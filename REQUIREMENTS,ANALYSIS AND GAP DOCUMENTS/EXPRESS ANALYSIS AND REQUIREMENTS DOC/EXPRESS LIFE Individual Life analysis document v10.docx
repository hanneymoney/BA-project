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013C" w:rsidRPr="00A17A95" w:rsidRDefault="00843871" w:rsidP="0050013C">
      <w:pPr>
        <w:pStyle w:val="Title"/>
        <w:rPr>
          <w:rFonts w:ascii="Cambria" w:hAnsi="Cambria"/>
          <w:sz w:val="40"/>
          <w:szCs w:val="40"/>
        </w:rPr>
      </w:pPr>
      <w:r w:rsidRPr="00A17A95">
        <w:rPr>
          <w:rFonts w:ascii="Cambria" w:hAnsi="Cambria"/>
          <w:sz w:val="40"/>
          <w:szCs w:val="40"/>
        </w:rPr>
        <w:t>EXPRESS LIFE IN</w:t>
      </w:r>
      <w:r w:rsidR="0050013C" w:rsidRPr="00A17A95">
        <w:rPr>
          <w:rFonts w:ascii="Cambria" w:hAnsi="Cambria"/>
          <w:sz w:val="40"/>
          <w:szCs w:val="40"/>
        </w:rPr>
        <w:t>SURANCE COMPANY</w:t>
      </w:r>
      <w:r w:rsidRPr="00A17A95">
        <w:rPr>
          <w:rFonts w:ascii="Cambria" w:hAnsi="Cambria"/>
          <w:sz w:val="40"/>
          <w:szCs w:val="40"/>
        </w:rPr>
        <w:t xml:space="preserve"> LTD</w:t>
      </w:r>
    </w:p>
    <w:p w:rsidR="0050013C" w:rsidRPr="00A17A95" w:rsidRDefault="0050013C" w:rsidP="00FD3A51">
      <w:pPr>
        <w:spacing w:line="276" w:lineRule="auto"/>
        <w:jc w:val="both"/>
        <w:rPr>
          <w:rFonts w:ascii="Cambria" w:hAnsi="Cambria"/>
        </w:rPr>
      </w:pPr>
    </w:p>
    <w:p w:rsidR="0050013C" w:rsidRPr="00A17A95" w:rsidRDefault="0050013C" w:rsidP="00FD3A51">
      <w:pPr>
        <w:spacing w:line="276" w:lineRule="auto"/>
        <w:jc w:val="both"/>
        <w:rPr>
          <w:rFonts w:ascii="Cambria" w:hAnsi="Cambria"/>
        </w:rPr>
      </w:pPr>
    </w:p>
    <w:p w:rsidR="0050013C" w:rsidRPr="00A17A95" w:rsidRDefault="0050013C" w:rsidP="00FD3A51">
      <w:pPr>
        <w:spacing w:line="276" w:lineRule="auto"/>
        <w:jc w:val="both"/>
        <w:rPr>
          <w:rFonts w:ascii="Cambria" w:hAnsi="Cambria"/>
        </w:rPr>
      </w:pPr>
    </w:p>
    <w:p w:rsidR="0050013C" w:rsidRPr="00A17A95" w:rsidRDefault="0050013C" w:rsidP="00FD3A51">
      <w:pPr>
        <w:spacing w:line="276" w:lineRule="auto"/>
        <w:jc w:val="both"/>
        <w:rPr>
          <w:rFonts w:ascii="Cambria" w:hAnsi="Cambria"/>
        </w:rPr>
      </w:pPr>
    </w:p>
    <w:p w:rsidR="0050013C" w:rsidRPr="00A17A95" w:rsidRDefault="00D64C27" w:rsidP="00D64C27">
      <w:pPr>
        <w:tabs>
          <w:tab w:val="left" w:pos="1842"/>
        </w:tabs>
        <w:spacing w:line="276" w:lineRule="auto"/>
        <w:jc w:val="both"/>
        <w:rPr>
          <w:rFonts w:ascii="Cambria" w:hAnsi="Cambria"/>
        </w:rPr>
      </w:pPr>
      <w:r w:rsidRPr="00A17A95">
        <w:rPr>
          <w:rFonts w:ascii="Cambria" w:hAnsi="Cambria"/>
        </w:rPr>
        <w:tab/>
      </w:r>
    </w:p>
    <w:p w:rsidR="0050013C" w:rsidRPr="00A17A95" w:rsidRDefault="0050013C" w:rsidP="00FD3A51">
      <w:pPr>
        <w:spacing w:line="276" w:lineRule="auto"/>
        <w:jc w:val="both"/>
        <w:rPr>
          <w:rFonts w:ascii="Cambria" w:hAnsi="Cambria"/>
        </w:rPr>
      </w:pPr>
    </w:p>
    <w:p w:rsidR="0050013C" w:rsidRPr="00A17A95" w:rsidRDefault="0050013C" w:rsidP="00FD3A51">
      <w:pPr>
        <w:spacing w:line="276" w:lineRule="auto"/>
        <w:jc w:val="both"/>
        <w:rPr>
          <w:rFonts w:ascii="Cambria" w:hAnsi="Cambria"/>
        </w:rPr>
      </w:pPr>
    </w:p>
    <w:p w:rsidR="0050013C" w:rsidRPr="00A17A95" w:rsidRDefault="0050013C" w:rsidP="00FD3A51">
      <w:pPr>
        <w:spacing w:line="276" w:lineRule="auto"/>
        <w:jc w:val="both"/>
        <w:rPr>
          <w:rFonts w:ascii="Cambria" w:hAnsi="Cambria"/>
        </w:rPr>
      </w:pPr>
    </w:p>
    <w:p w:rsidR="0050013C" w:rsidRPr="00A17A95" w:rsidRDefault="0050013C" w:rsidP="00FD3A51">
      <w:pPr>
        <w:spacing w:line="276" w:lineRule="auto"/>
        <w:jc w:val="both"/>
        <w:rPr>
          <w:rFonts w:ascii="Cambria" w:hAnsi="Cambria"/>
        </w:rPr>
      </w:pPr>
    </w:p>
    <w:p w:rsidR="0050013C" w:rsidRPr="00A17A95" w:rsidRDefault="0050013C" w:rsidP="00FD3A51">
      <w:pPr>
        <w:spacing w:line="276" w:lineRule="auto"/>
        <w:jc w:val="both"/>
        <w:rPr>
          <w:rFonts w:ascii="Cambria" w:hAnsi="Cambria"/>
        </w:rPr>
      </w:pPr>
    </w:p>
    <w:p w:rsidR="0050013C" w:rsidRPr="00A17A95" w:rsidRDefault="0050013C" w:rsidP="00FD3A51">
      <w:pPr>
        <w:spacing w:line="276" w:lineRule="auto"/>
        <w:jc w:val="both"/>
        <w:rPr>
          <w:rFonts w:ascii="Cambria" w:hAnsi="Cambria"/>
        </w:rPr>
      </w:pPr>
    </w:p>
    <w:p w:rsidR="0050013C" w:rsidRPr="00A17A95" w:rsidRDefault="0050013C" w:rsidP="00FD3A51">
      <w:pPr>
        <w:spacing w:line="276" w:lineRule="auto"/>
        <w:jc w:val="both"/>
        <w:rPr>
          <w:rFonts w:ascii="Cambria" w:hAnsi="Cambria"/>
        </w:rPr>
      </w:pPr>
    </w:p>
    <w:p w:rsidR="0050013C" w:rsidRPr="00A17A95" w:rsidRDefault="0050013C" w:rsidP="0050013C">
      <w:pPr>
        <w:pStyle w:val="Title"/>
        <w:rPr>
          <w:rFonts w:ascii="Cambria" w:hAnsi="Cambria"/>
          <w:sz w:val="40"/>
          <w:szCs w:val="40"/>
        </w:rPr>
      </w:pPr>
    </w:p>
    <w:p w:rsidR="0050013C" w:rsidRPr="00A17A95" w:rsidRDefault="0050013C" w:rsidP="0050013C">
      <w:pPr>
        <w:pStyle w:val="Title"/>
        <w:rPr>
          <w:rFonts w:ascii="Cambria" w:hAnsi="Cambria"/>
          <w:sz w:val="40"/>
          <w:szCs w:val="40"/>
        </w:rPr>
      </w:pPr>
      <w:r w:rsidRPr="00A17A95">
        <w:rPr>
          <w:rFonts w:ascii="Cambria" w:hAnsi="Cambria"/>
          <w:sz w:val="40"/>
          <w:szCs w:val="40"/>
        </w:rPr>
        <w:t>Individual Life Business</w:t>
      </w:r>
    </w:p>
    <w:p w:rsidR="0050013C" w:rsidRPr="00A17A95" w:rsidRDefault="0050013C" w:rsidP="0050013C">
      <w:pPr>
        <w:pStyle w:val="Title"/>
        <w:rPr>
          <w:rFonts w:ascii="Cambria" w:hAnsi="Cambria"/>
          <w:sz w:val="40"/>
          <w:szCs w:val="40"/>
        </w:rPr>
      </w:pPr>
      <w:bookmarkStart w:id="0" w:name="_Toc14229275"/>
      <w:bookmarkStart w:id="1" w:name="_Toc14829498"/>
      <w:bookmarkStart w:id="2" w:name="_Toc216686373"/>
      <w:bookmarkStart w:id="3" w:name="_Toc231959525"/>
      <w:bookmarkStart w:id="4" w:name="_Toc232051745"/>
      <w:bookmarkStart w:id="5" w:name="_Toc232052031"/>
      <w:bookmarkStart w:id="6" w:name="_Toc232832046"/>
      <w:bookmarkStart w:id="7" w:name="_Toc232925334"/>
      <w:bookmarkStart w:id="8" w:name="_Toc232925597"/>
      <w:bookmarkStart w:id="9" w:name="_Toc233039992"/>
      <w:bookmarkStart w:id="10" w:name="_Toc233077622"/>
      <w:bookmarkStart w:id="11" w:name="_Toc233080023"/>
      <w:bookmarkStart w:id="12" w:name="_Toc233177470"/>
      <w:bookmarkStart w:id="13" w:name="_Toc233356918"/>
      <w:bookmarkStart w:id="14" w:name="_Toc233358978"/>
      <w:bookmarkStart w:id="15" w:name="_Toc233361679"/>
      <w:bookmarkStart w:id="16" w:name="_Toc254557200"/>
      <w:bookmarkStart w:id="17" w:name="_Toc254605043"/>
      <w:bookmarkStart w:id="18" w:name="_Toc255208341"/>
      <w:bookmarkStart w:id="19" w:name="_Toc255209940"/>
      <w:bookmarkStart w:id="20" w:name="_Toc255404968"/>
      <w:bookmarkStart w:id="21" w:name="_Toc255511411"/>
      <w:bookmarkStart w:id="22" w:name="_Toc255565699"/>
      <w:bookmarkStart w:id="23" w:name="_Toc257649378"/>
      <w:bookmarkStart w:id="24" w:name="_Toc260210737"/>
      <w:r w:rsidRPr="00A17A95">
        <w:rPr>
          <w:rFonts w:ascii="Cambria" w:hAnsi="Cambria"/>
          <w:sz w:val="40"/>
          <w:szCs w:val="40"/>
        </w:rPr>
        <w:t>System Analysis</w:t>
      </w:r>
      <w:bookmarkStart w:id="25" w:name="_Toc14229276"/>
      <w:bookmarkStart w:id="26" w:name="_Toc14829499"/>
      <w:bookmarkStart w:id="27" w:name="_Toc216686374"/>
      <w:bookmarkStart w:id="28" w:name="_Toc231959526"/>
      <w:bookmarkStart w:id="29" w:name="_Toc232051746"/>
      <w:bookmarkStart w:id="30" w:name="_Toc232052032"/>
      <w:bookmarkStart w:id="31" w:name="_Toc232832047"/>
      <w:bookmarkStart w:id="32" w:name="_Toc232925335"/>
      <w:bookmarkStart w:id="33" w:name="_Toc232925598"/>
      <w:bookmarkStart w:id="34" w:name="_Toc233039993"/>
      <w:bookmarkStart w:id="35" w:name="_Toc233077623"/>
      <w:bookmarkStart w:id="36" w:name="_Toc233080024"/>
      <w:bookmarkStart w:id="37" w:name="_Toc233177471"/>
      <w:bookmarkStart w:id="38" w:name="_Toc233356919"/>
      <w:bookmarkStart w:id="39" w:name="_Toc233358979"/>
      <w:bookmarkStart w:id="40" w:name="_Toc233361680"/>
      <w:bookmarkStart w:id="41" w:name="_Toc254557201"/>
      <w:bookmarkStart w:id="42" w:name="_Toc254605044"/>
      <w:bookmarkStart w:id="43" w:name="_Toc255208342"/>
      <w:bookmarkStart w:id="44" w:name="_Toc255209941"/>
      <w:bookmarkStart w:id="45" w:name="_Toc255404969"/>
      <w:bookmarkStart w:id="46" w:name="_Toc255511412"/>
      <w:bookmarkStart w:id="47" w:name="_Toc255565700"/>
      <w:bookmarkStart w:id="48" w:name="_Toc257649379"/>
      <w:bookmarkStart w:id="49" w:name="_Toc260210738"/>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sidRPr="00A17A95">
        <w:rPr>
          <w:rFonts w:ascii="Cambria" w:hAnsi="Cambria"/>
          <w:sz w:val="40"/>
          <w:szCs w:val="40"/>
        </w:rPr>
        <w:t xml:space="preserve"> Document</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rsidR="0050013C" w:rsidRPr="00A17A95" w:rsidRDefault="0050013C" w:rsidP="0050013C">
      <w:pPr>
        <w:pStyle w:val="Title"/>
        <w:rPr>
          <w:rFonts w:ascii="Cambria" w:hAnsi="Cambria"/>
          <w:sz w:val="40"/>
          <w:szCs w:val="40"/>
        </w:rPr>
      </w:pPr>
      <w:r w:rsidRPr="00A17A95">
        <w:rPr>
          <w:rFonts w:ascii="Cambria" w:hAnsi="Cambria"/>
          <w:sz w:val="40"/>
          <w:szCs w:val="40"/>
        </w:rPr>
        <w:t>2013</w:t>
      </w:r>
    </w:p>
    <w:p w:rsidR="0050013C" w:rsidRPr="00A17A95" w:rsidRDefault="0050013C" w:rsidP="0050013C">
      <w:pPr>
        <w:pStyle w:val="Title"/>
        <w:rPr>
          <w:rFonts w:ascii="Cambria" w:hAnsi="Cambria"/>
          <w:sz w:val="40"/>
          <w:szCs w:val="40"/>
        </w:rPr>
      </w:pPr>
    </w:p>
    <w:p w:rsidR="0050013C" w:rsidRPr="00A17A95" w:rsidRDefault="0050013C" w:rsidP="0050013C">
      <w:pPr>
        <w:jc w:val="center"/>
        <w:rPr>
          <w:rFonts w:ascii="Cambria" w:hAnsi="Cambria" w:cs="Trebuchet MS"/>
          <w:sz w:val="40"/>
          <w:szCs w:val="40"/>
        </w:rPr>
      </w:pPr>
    </w:p>
    <w:p w:rsidR="0050013C" w:rsidRPr="00A17A95" w:rsidRDefault="0050013C" w:rsidP="0050013C">
      <w:pPr>
        <w:jc w:val="center"/>
        <w:rPr>
          <w:rFonts w:ascii="Cambria" w:hAnsi="Cambria" w:cs="Trebuchet MS"/>
          <w:b/>
          <w:sz w:val="40"/>
          <w:szCs w:val="40"/>
        </w:rPr>
      </w:pPr>
    </w:p>
    <w:p w:rsidR="0050013C" w:rsidRPr="00A17A95" w:rsidRDefault="0050013C" w:rsidP="0050013C">
      <w:pPr>
        <w:jc w:val="center"/>
        <w:rPr>
          <w:rFonts w:ascii="Cambria" w:hAnsi="Cambria" w:cs="Trebuchet MS"/>
          <w:sz w:val="40"/>
          <w:szCs w:val="40"/>
        </w:rPr>
      </w:pPr>
    </w:p>
    <w:p w:rsidR="0050013C" w:rsidRPr="00A17A95" w:rsidRDefault="0050013C" w:rsidP="0050013C">
      <w:pPr>
        <w:jc w:val="center"/>
        <w:rPr>
          <w:rFonts w:ascii="Cambria" w:hAnsi="Cambria" w:cs="Trebuchet MS"/>
          <w:sz w:val="40"/>
          <w:szCs w:val="40"/>
        </w:rPr>
      </w:pPr>
    </w:p>
    <w:p w:rsidR="0050013C" w:rsidRPr="00A17A95" w:rsidRDefault="0050013C" w:rsidP="0050013C">
      <w:pPr>
        <w:jc w:val="center"/>
        <w:rPr>
          <w:rFonts w:ascii="Cambria" w:hAnsi="Cambria" w:cs="Trebuchet MS"/>
          <w:sz w:val="40"/>
          <w:szCs w:val="40"/>
        </w:rPr>
      </w:pPr>
    </w:p>
    <w:p w:rsidR="0050013C" w:rsidRPr="00A17A95" w:rsidRDefault="0050013C" w:rsidP="0050013C">
      <w:pPr>
        <w:jc w:val="center"/>
        <w:rPr>
          <w:rFonts w:ascii="Cambria" w:hAnsi="Cambria" w:cs="Trebuchet MS"/>
          <w:sz w:val="40"/>
          <w:szCs w:val="40"/>
        </w:rPr>
      </w:pPr>
    </w:p>
    <w:p w:rsidR="0050013C" w:rsidRPr="00A17A95" w:rsidRDefault="0050013C" w:rsidP="0050013C">
      <w:pPr>
        <w:jc w:val="center"/>
        <w:rPr>
          <w:rFonts w:ascii="Cambria" w:hAnsi="Cambria" w:cs="Trebuchet MS"/>
          <w:sz w:val="40"/>
          <w:szCs w:val="40"/>
        </w:rPr>
      </w:pPr>
    </w:p>
    <w:p w:rsidR="0050013C" w:rsidRPr="00A17A95" w:rsidRDefault="0050013C" w:rsidP="0050013C">
      <w:pPr>
        <w:jc w:val="center"/>
        <w:rPr>
          <w:rFonts w:ascii="Cambria" w:hAnsi="Cambria" w:cs="Trebuchet MS"/>
          <w:sz w:val="40"/>
          <w:szCs w:val="40"/>
        </w:rPr>
      </w:pPr>
    </w:p>
    <w:p w:rsidR="0050013C" w:rsidRPr="00A17A95" w:rsidRDefault="0050013C" w:rsidP="0050013C">
      <w:pPr>
        <w:jc w:val="center"/>
        <w:rPr>
          <w:rFonts w:ascii="Cambria" w:hAnsi="Cambria" w:cs="Trebuchet MS"/>
          <w:sz w:val="40"/>
          <w:szCs w:val="40"/>
        </w:rPr>
      </w:pPr>
      <w:r w:rsidRPr="00A17A95">
        <w:rPr>
          <w:rFonts w:ascii="Cambria" w:hAnsi="Cambria" w:cs="Trebuchet MS"/>
          <w:sz w:val="40"/>
          <w:szCs w:val="40"/>
        </w:rPr>
        <w:t>By</w:t>
      </w:r>
    </w:p>
    <w:p w:rsidR="0050013C" w:rsidRPr="00A17A95" w:rsidRDefault="0050013C" w:rsidP="0050013C">
      <w:pPr>
        <w:jc w:val="center"/>
        <w:rPr>
          <w:rFonts w:ascii="Cambria" w:hAnsi="Cambria" w:cs="Trebuchet MS"/>
          <w:sz w:val="40"/>
          <w:szCs w:val="40"/>
        </w:rPr>
      </w:pPr>
      <w:r w:rsidRPr="00A17A95">
        <w:rPr>
          <w:rFonts w:ascii="Cambria" w:hAnsi="Cambria" w:cs="Trebuchet MS"/>
          <w:sz w:val="40"/>
          <w:szCs w:val="40"/>
        </w:rPr>
        <w:t>Turnkey Africa Limited</w:t>
      </w:r>
    </w:p>
    <w:p w:rsidR="00325CD2" w:rsidRPr="00A17A95" w:rsidRDefault="00325CD2" w:rsidP="00FD3A51">
      <w:pPr>
        <w:spacing w:line="276" w:lineRule="auto"/>
        <w:rPr>
          <w:rFonts w:ascii="Cambria" w:hAnsi="Cambria"/>
        </w:rPr>
      </w:pPr>
    </w:p>
    <w:p w:rsidR="0050013C" w:rsidRPr="00A17A95" w:rsidRDefault="0050013C" w:rsidP="00FD3A51">
      <w:pPr>
        <w:spacing w:line="276" w:lineRule="auto"/>
        <w:rPr>
          <w:rFonts w:ascii="Cambria" w:hAnsi="Cambria"/>
        </w:rPr>
      </w:pPr>
    </w:p>
    <w:p w:rsidR="0050013C" w:rsidRPr="00A17A95" w:rsidRDefault="0050013C" w:rsidP="00FD3A51">
      <w:pPr>
        <w:spacing w:line="276" w:lineRule="auto"/>
        <w:rPr>
          <w:rFonts w:ascii="Cambria" w:hAnsi="Cambria"/>
        </w:rPr>
      </w:pPr>
    </w:p>
    <w:p w:rsidR="0050013C" w:rsidRPr="00A17A95" w:rsidRDefault="0050013C" w:rsidP="00FD3A51">
      <w:pPr>
        <w:spacing w:line="276" w:lineRule="auto"/>
        <w:rPr>
          <w:rFonts w:ascii="Cambria" w:hAnsi="Cambria"/>
        </w:rPr>
      </w:pPr>
    </w:p>
    <w:p w:rsidR="00DE060E" w:rsidRPr="00A17A95" w:rsidRDefault="00DE060E" w:rsidP="00DE060E">
      <w:pPr>
        <w:pStyle w:val="Heading1"/>
        <w:rPr>
          <w:rFonts w:ascii="Cambria" w:hAnsi="Cambria"/>
        </w:rPr>
      </w:pPr>
      <w:bookmarkStart w:id="50" w:name="_Toc326240532"/>
      <w:bookmarkStart w:id="51" w:name="_Toc326403446"/>
      <w:bookmarkStart w:id="52" w:name="_Toc360639987"/>
      <w:bookmarkStart w:id="53" w:name="_Toc371586281"/>
      <w:r w:rsidRPr="00A17A95">
        <w:rPr>
          <w:rFonts w:ascii="Cambria" w:hAnsi="Cambria"/>
        </w:rPr>
        <w:lastRenderedPageBreak/>
        <w:t>DOCUMENT INFORMATION AND HISTORY</w:t>
      </w:r>
      <w:bookmarkEnd w:id="50"/>
      <w:bookmarkEnd w:id="51"/>
      <w:bookmarkEnd w:id="52"/>
      <w:bookmarkEnd w:id="53"/>
    </w:p>
    <w:tbl>
      <w:tblPr>
        <w:tblpPr w:leftFromText="180" w:rightFromText="180" w:vertAnchor="text" w:horzAnchor="margin" w:tblpX="-176" w:tblpY="393"/>
        <w:tblW w:w="50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6"/>
        <w:gridCol w:w="1067"/>
        <w:gridCol w:w="495"/>
        <w:gridCol w:w="2126"/>
        <w:gridCol w:w="3261"/>
        <w:gridCol w:w="1690"/>
      </w:tblGrid>
      <w:tr w:rsidR="00DE060E" w:rsidRPr="00A17A95" w:rsidTr="001E79B5">
        <w:tc>
          <w:tcPr>
            <w:tcW w:w="5000" w:type="pct"/>
            <w:gridSpan w:val="6"/>
          </w:tcPr>
          <w:p w:rsidR="00DE060E" w:rsidRPr="00A17A95" w:rsidRDefault="00DE060E" w:rsidP="001E79B5">
            <w:pPr>
              <w:rPr>
                <w:rFonts w:ascii="Cambria" w:hAnsi="Cambria"/>
                <w:b/>
                <w:sz w:val="20"/>
                <w:szCs w:val="20"/>
                <w:lang w:val="en-CA"/>
              </w:rPr>
            </w:pPr>
            <w:r w:rsidRPr="00A17A95">
              <w:rPr>
                <w:rFonts w:ascii="Cambria" w:hAnsi="Cambria"/>
                <w:sz w:val="20"/>
                <w:szCs w:val="20"/>
                <w:lang w:val="en-CA"/>
              </w:rPr>
              <w:br w:type="page"/>
            </w:r>
            <w:r w:rsidRPr="00A17A95">
              <w:rPr>
                <w:rFonts w:ascii="Cambria" w:hAnsi="Cambria"/>
                <w:b/>
                <w:sz w:val="20"/>
                <w:szCs w:val="20"/>
                <w:lang w:val="en-CA"/>
              </w:rPr>
              <w:t>Document Information and Revision History</w:t>
            </w:r>
          </w:p>
        </w:tc>
      </w:tr>
      <w:tr w:rsidR="00DE060E" w:rsidRPr="00A17A95" w:rsidTr="001E79B5">
        <w:trPr>
          <w:trHeight w:hRule="exact" w:val="160"/>
        </w:trPr>
        <w:tc>
          <w:tcPr>
            <w:tcW w:w="5000" w:type="pct"/>
            <w:gridSpan w:val="6"/>
          </w:tcPr>
          <w:p w:rsidR="00DE060E" w:rsidRPr="00A17A95" w:rsidRDefault="00DE060E" w:rsidP="001E79B5">
            <w:pPr>
              <w:rPr>
                <w:rFonts w:ascii="Cambria" w:hAnsi="Cambria"/>
                <w:sz w:val="20"/>
                <w:szCs w:val="20"/>
                <w:lang w:val="en-CA"/>
              </w:rPr>
            </w:pPr>
          </w:p>
        </w:tc>
      </w:tr>
      <w:tr w:rsidR="00DE060E" w:rsidRPr="00A17A95" w:rsidTr="001E79B5">
        <w:tc>
          <w:tcPr>
            <w:tcW w:w="1111" w:type="pct"/>
            <w:gridSpan w:val="2"/>
          </w:tcPr>
          <w:p w:rsidR="00DE060E" w:rsidRPr="00A17A95" w:rsidRDefault="00DE060E" w:rsidP="001E79B5">
            <w:pPr>
              <w:rPr>
                <w:rFonts w:ascii="Cambria" w:hAnsi="Cambria"/>
                <w:b/>
                <w:sz w:val="20"/>
                <w:szCs w:val="20"/>
                <w:lang w:val="en-CA"/>
              </w:rPr>
            </w:pPr>
            <w:r w:rsidRPr="00A17A95">
              <w:rPr>
                <w:rFonts w:ascii="Cambria" w:hAnsi="Cambria"/>
                <w:b/>
                <w:sz w:val="20"/>
                <w:szCs w:val="20"/>
                <w:lang w:val="en-CA"/>
              </w:rPr>
              <w:t>Project</w:t>
            </w:r>
          </w:p>
        </w:tc>
        <w:tc>
          <w:tcPr>
            <w:tcW w:w="3889" w:type="pct"/>
            <w:gridSpan w:val="4"/>
          </w:tcPr>
          <w:p w:rsidR="00DE060E" w:rsidRPr="00A17A95" w:rsidRDefault="00DE060E" w:rsidP="001E79B5">
            <w:pPr>
              <w:rPr>
                <w:rFonts w:ascii="Cambria" w:hAnsi="Cambria"/>
                <w:i/>
                <w:sz w:val="20"/>
                <w:szCs w:val="20"/>
                <w:lang w:val="en-CA"/>
              </w:rPr>
            </w:pPr>
            <w:r w:rsidRPr="00A17A95">
              <w:rPr>
                <w:rFonts w:ascii="Cambria" w:hAnsi="Cambria"/>
                <w:i/>
                <w:sz w:val="20"/>
                <w:szCs w:val="20"/>
                <w:lang w:val="en-CA"/>
              </w:rPr>
              <w:t>Express Life</w:t>
            </w:r>
          </w:p>
        </w:tc>
      </w:tr>
      <w:tr w:rsidR="00DE060E" w:rsidRPr="00A17A95" w:rsidTr="001E79B5">
        <w:tc>
          <w:tcPr>
            <w:tcW w:w="1111" w:type="pct"/>
            <w:gridSpan w:val="2"/>
          </w:tcPr>
          <w:p w:rsidR="00DE060E" w:rsidRPr="00A17A95" w:rsidRDefault="00DE060E" w:rsidP="001E79B5">
            <w:pPr>
              <w:rPr>
                <w:rFonts w:ascii="Cambria" w:hAnsi="Cambria"/>
                <w:b/>
                <w:sz w:val="20"/>
                <w:szCs w:val="20"/>
                <w:lang w:val="en-CA"/>
              </w:rPr>
            </w:pPr>
            <w:r w:rsidRPr="00A17A95">
              <w:rPr>
                <w:rFonts w:ascii="Cambria" w:hAnsi="Cambria"/>
                <w:b/>
                <w:sz w:val="20"/>
                <w:szCs w:val="20"/>
                <w:lang w:val="en-CA"/>
              </w:rPr>
              <w:t>Title</w:t>
            </w:r>
          </w:p>
        </w:tc>
        <w:tc>
          <w:tcPr>
            <w:tcW w:w="3889" w:type="pct"/>
            <w:gridSpan w:val="4"/>
          </w:tcPr>
          <w:p w:rsidR="00DE060E" w:rsidRPr="00A17A95" w:rsidRDefault="00DE060E" w:rsidP="00DE060E">
            <w:pPr>
              <w:rPr>
                <w:rFonts w:ascii="Cambria" w:hAnsi="Cambria"/>
                <w:sz w:val="20"/>
                <w:szCs w:val="20"/>
                <w:lang w:val="en-CA"/>
              </w:rPr>
            </w:pPr>
            <w:r w:rsidRPr="00A17A95">
              <w:rPr>
                <w:rFonts w:ascii="Cambria" w:hAnsi="Cambria"/>
                <w:sz w:val="20"/>
                <w:szCs w:val="20"/>
                <w:lang w:val="en-CA"/>
              </w:rPr>
              <w:t>TurnQuest Indiv</w:t>
            </w:r>
            <w:r w:rsidR="007629FD" w:rsidRPr="00A17A95">
              <w:rPr>
                <w:rFonts w:ascii="Cambria" w:hAnsi="Cambria"/>
                <w:sz w:val="20"/>
                <w:szCs w:val="20"/>
                <w:lang w:val="en-CA"/>
              </w:rPr>
              <w:t>i</w:t>
            </w:r>
            <w:r w:rsidRPr="00A17A95">
              <w:rPr>
                <w:rFonts w:ascii="Cambria" w:hAnsi="Cambria"/>
                <w:sz w:val="20"/>
                <w:szCs w:val="20"/>
                <w:lang w:val="en-CA"/>
              </w:rPr>
              <w:t>dual Life Analysis Document</w:t>
            </w:r>
          </w:p>
        </w:tc>
      </w:tr>
      <w:tr w:rsidR="00DE060E" w:rsidRPr="00A17A95" w:rsidTr="001E79B5">
        <w:tc>
          <w:tcPr>
            <w:tcW w:w="1111" w:type="pct"/>
            <w:gridSpan w:val="2"/>
          </w:tcPr>
          <w:p w:rsidR="00DE060E" w:rsidRPr="00A17A95" w:rsidRDefault="00DE060E" w:rsidP="001E79B5">
            <w:pPr>
              <w:rPr>
                <w:rFonts w:ascii="Cambria" w:hAnsi="Cambria"/>
                <w:b/>
                <w:sz w:val="20"/>
                <w:szCs w:val="20"/>
                <w:lang w:val="en-CA"/>
              </w:rPr>
            </w:pPr>
            <w:r w:rsidRPr="00A17A95">
              <w:rPr>
                <w:rFonts w:ascii="Cambria" w:hAnsi="Cambria"/>
                <w:b/>
                <w:sz w:val="20"/>
                <w:szCs w:val="20"/>
                <w:lang w:val="en-CA"/>
              </w:rPr>
              <w:t>Author</w:t>
            </w:r>
          </w:p>
        </w:tc>
        <w:tc>
          <w:tcPr>
            <w:tcW w:w="3889" w:type="pct"/>
            <w:gridSpan w:val="4"/>
          </w:tcPr>
          <w:p w:rsidR="00DE060E" w:rsidRPr="00A17A95" w:rsidRDefault="00DE060E" w:rsidP="001E79B5">
            <w:pPr>
              <w:rPr>
                <w:rFonts w:ascii="Cambria" w:hAnsi="Cambria"/>
                <w:sz w:val="20"/>
                <w:szCs w:val="20"/>
                <w:lang w:val="en-CA"/>
              </w:rPr>
            </w:pPr>
            <w:r w:rsidRPr="00A17A95">
              <w:rPr>
                <w:rFonts w:ascii="Cambria" w:hAnsi="Cambria"/>
                <w:sz w:val="20"/>
                <w:szCs w:val="20"/>
                <w:lang w:val="en-CA"/>
              </w:rPr>
              <w:t>Lillian Munyendo</w:t>
            </w:r>
          </w:p>
        </w:tc>
      </w:tr>
      <w:tr w:rsidR="00DE060E" w:rsidRPr="00A17A95" w:rsidTr="001E79B5">
        <w:trPr>
          <w:trHeight w:val="315"/>
        </w:trPr>
        <w:tc>
          <w:tcPr>
            <w:tcW w:w="1111" w:type="pct"/>
            <w:gridSpan w:val="2"/>
          </w:tcPr>
          <w:p w:rsidR="00DE060E" w:rsidRPr="00A17A95" w:rsidRDefault="00DE060E" w:rsidP="001E79B5">
            <w:pPr>
              <w:rPr>
                <w:rFonts w:ascii="Cambria" w:hAnsi="Cambria"/>
                <w:b/>
                <w:sz w:val="20"/>
                <w:szCs w:val="20"/>
                <w:lang w:val="en-CA"/>
              </w:rPr>
            </w:pPr>
            <w:r w:rsidRPr="00A17A95">
              <w:rPr>
                <w:rFonts w:ascii="Cambria" w:hAnsi="Cambria"/>
                <w:b/>
                <w:sz w:val="20"/>
                <w:szCs w:val="20"/>
                <w:lang w:val="en-CA"/>
              </w:rPr>
              <w:t>Version</w:t>
            </w:r>
          </w:p>
        </w:tc>
        <w:tc>
          <w:tcPr>
            <w:tcW w:w="3889" w:type="pct"/>
            <w:gridSpan w:val="4"/>
          </w:tcPr>
          <w:p w:rsidR="00DE060E" w:rsidRPr="00A17A95" w:rsidRDefault="00DE060E" w:rsidP="001E79B5">
            <w:pPr>
              <w:rPr>
                <w:rFonts w:ascii="Cambria" w:hAnsi="Cambria"/>
                <w:sz w:val="20"/>
                <w:szCs w:val="20"/>
                <w:lang w:val="en-CA"/>
              </w:rPr>
            </w:pPr>
            <w:r w:rsidRPr="00A17A95">
              <w:rPr>
                <w:rFonts w:ascii="Cambria" w:hAnsi="Cambria"/>
                <w:sz w:val="20"/>
                <w:szCs w:val="20"/>
                <w:lang w:val="en-CA"/>
              </w:rPr>
              <w:t>1</w:t>
            </w:r>
          </w:p>
        </w:tc>
      </w:tr>
      <w:tr w:rsidR="00DE060E" w:rsidRPr="00A17A95" w:rsidTr="001E79B5">
        <w:tc>
          <w:tcPr>
            <w:tcW w:w="1111" w:type="pct"/>
            <w:gridSpan w:val="2"/>
          </w:tcPr>
          <w:p w:rsidR="00DE060E" w:rsidRPr="00A17A95" w:rsidRDefault="00DE060E" w:rsidP="001E79B5">
            <w:pPr>
              <w:rPr>
                <w:rFonts w:ascii="Cambria" w:hAnsi="Cambria"/>
                <w:b/>
                <w:sz w:val="20"/>
                <w:szCs w:val="20"/>
                <w:lang w:val="en-CA"/>
              </w:rPr>
            </w:pPr>
            <w:r w:rsidRPr="00A17A95">
              <w:rPr>
                <w:rFonts w:ascii="Cambria" w:hAnsi="Cambria"/>
                <w:b/>
                <w:sz w:val="20"/>
                <w:szCs w:val="20"/>
                <w:lang w:val="en-CA"/>
              </w:rPr>
              <w:t>Status</w:t>
            </w:r>
          </w:p>
        </w:tc>
        <w:tc>
          <w:tcPr>
            <w:tcW w:w="3889" w:type="pct"/>
            <w:gridSpan w:val="4"/>
          </w:tcPr>
          <w:p w:rsidR="00DE060E" w:rsidRPr="00A17A95" w:rsidRDefault="00DE060E" w:rsidP="001E79B5">
            <w:pPr>
              <w:rPr>
                <w:rFonts w:ascii="Cambria" w:hAnsi="Cambria"/>
                <w:sz w:val="20"/>
                <w:szCs w:val="20"/>
                <w:lang w:val="en-CA"/>
              </w:rPr>
            </w:pPr>
            <w:r w:rsidRPr="00A17A95">
              <w:rPr>
                <w:rFonts w:ascii="Cambria" w:hAnsi="Cambria"/>
                <w:sz w:val="20"/>
                <w:szCs w:val="20"/>
                <w:lang w:val="en-CA"/>
              </w:rPr>
              <w:t>Release 1</w:t>
            </w:r>
          </w:p>
        </w:tc>
      </w:tr>
      <w:tr w:rsidR="00DE060E" w:rsidRPr="00A17A95" w:rsidTr="001E79B5">
        <w:tc>
          <w:tcPr>
            <w:tcW w:w="1111" w:type="pct"/>
            <w:gridSpan w:val="2"/>
          </w:tcPr>
          <w:p w:rsidR="00DE060E" w:rsidRPr="00A17A95" w:rsidRDefault="00DE060E" w:rsidP="001E79B5">
            <w:pPr>
              <w:rPr>
                <w:rFonts w:ascii="Cambria" w:hAnsi="Cambria"/>
                <w:b/>
                <w:sz w:val="20"/>
                <w:szCs w:val="20"/>
                <w:lang w:val="en-CA"/>
              </w:rPr>
            </w:pPr>
            <w:r w:rsidRPr="00A17A95">
              <w:rPr>
                <w:rFonts w:ascii="Cambria" w:hAnsi="Cambria"/>
                <w:b/>
                <w:sz w:val="20"/>
                <w:szCs w:val="20"/>
                <w:lang w:val="en-CA"/>
              </w:rPr>
              <w:t>File path</w:t>
            </w:r>
          </w:p>
        </w:tc>
        <w:tc>
          <w:tcPr>
            <w:tcW w:w="3889" w:type="pct"/>
            <w:gridSpan w:val="4"/>
          </w:tcPr>
          <w:p w:rsidR="00DE060E" w:rsidRPr="00A17A95" w:rsidRDefault="00DE060E" w:rsidP="001E79B5">
            <w:pPr>
              <w:rPr>
                <w:rFonts w:ascii="Cambria" w:hAnsi="Cambria"/>
                <w:sz w:val="20"/>
                <w:szCs w:val="20"/>
                <w:lang w:val="en-CA"/>
              </w:rPr>
            </w:pPr>
          </w:p>
        </w:tc>
      </w:tr>
      <w:tr w:rsidR="00DE060E" w:rsidRPr="00A17A95" w:rsidTr="001E79B5">
        <w:tc>
          <w:tcPr>
            <w:tcW w:w="5000" w:type="pct"/>
            <w:gridSpan w:val="6"/>
          </w:tcPr>
          <w:p w:rsidR="00DE060E" w:rsidRPr="00A17A95" w:rsidRDefault="00DE060E" w:rsidP="001E79B5">
            <w:pPr>
              <w:rPr>
                <w:rFonts w:ascii="Cambria" w:hAnsi="Cambria"/>
                <w:sz w:val="20"/>
                <w:szCs w:val="20"/>
                <w:lang w:val="en-CA"/>
              </w:rPr>
            </w:pPr>
          </w:p>
        </w:tc>
      </w:tr>
      <w:tr w:rsidR="00DE060E" w:rsidRPr="00A17A95" w:rsidTr="001E79B5">
        <w:trPr>
          <w:trHeight w:hRule="exact" w:val="360"/>
        </w:trPr>
        <w:tc>
          <w:tcPr>
            <w:tcW w:w="5000" w:type="pct"/>
            <w:gridSpan w:val="6"/>
          </w:tcPr>
          <w:p w:rsidR="00DE060E" w:rsidRPr="00A17A95" w:rsidRDefault="00DE060E" w:rsidP="001E79B5">
            <w:pPr>
              <w:rPr>
                <w:rFonts w:ascii="Cambria" w:hAnsi="Cambria"/>
                <w:b/>
                <w:sz w:val="20"/>
                <w:szCs w:val="20"/>
                <w:lang w:val="en-CA"/>
              </w:rPr>
            </w:pPr>
            <w:r w:rsidRPr="00A17A95">
              <w:rPr>
                <w:rFonts w:ascii="Cambria" w:hAnsi="Cambria"/>
                <w:b/>
                <w:sz w:val="20"/>
                <w:szCs w:val="20"/>
                <w:lang w:val="en-CA"/>
              </w:rPr>
              <w:t>HISTORY</w:t>
            </w:r>
          </w:p>
        </w:tc>
      </w:tr>
      <w:tr w:rsidR="00DE060E" w:rsidRPr="00A17A95" w:rsidTr="001E79B5">
        <w:tc>
          <w:tcPr>
            <w:tcW w:w="563" w:type="pct"/>
          </w:tcPr>
          <w:p w:rsidR="00DE060E" w:rsidRPr="00A17A95" w:rsidRDefault="00DE060E" w:rsidP="001E79B5">
            <w:pPr>
              <w:rPr>
                <w:rFonts w:ascii="Cambria" w:hAnsi="Cambria"/>
                <w:b/>
                <w:sz w:val="20"/>
                <w:szCs w:val="20"/>
                <w:lang w:val="en-CA"/>
              </w:rPr>
            </w:pPr>
            <w:r w:rsidRPr="00A17A95">
              <w:rPr>
                <w:rFonts w:ascii="Cambria" w:hAnsi="Cambria"/>
                <w:b/>
                <w:sz w:val="20"/>
                <w:szCs w:val="20"/>
                <w:lang w:val="en-CA"/>
              </w:rPr>
              <w:t>Version</w:t>
            </w:r>
          </w:p>
        </w:tc>
        <w:tc>
          <w:tcPr>
            <w:tcW w:w="802" w:type="pct"/>
            <w:gridSpan w:val="2"/>
          </w:tcPr>
          <w:p w:rsidR="00DE060E" w:rsidRPr="00A17A95" w:rsidRDefault="00DE060E" w:rsidP="001E79B5">
            <w:pPr>
              <w:rPr>
                <w:rFonts w:ascii="Cambria" w:hAnsi="Cambria"/>
                <w:b/>
                <w:sz w:val="20"/>
                <w:szCs w:val="20"/>
                <w:lang w:val="en-CA"/>
              </w:rPr>
            </w:pPr>
            <w:r w:rsidRPr="00A17A95">
              <w:rPr>
                <w:rFonts w:ascii="Cambria" w:hAnsi="Cambria"/>
                <w:b/>
                <w:sz w:val="20"/>
                <w:szCs w:val="20"/>
                <w:lang w:val="en-CA"/>
              </w:rPr>
              <w:t>Date</w:t>
            </w:r>
          </w:p>
        </w:tc>
        <w:tc>
          <w:tcPr>
            <w:tcW w:w="1092" w:type="pct"/>
          </w:tcPr>
          <w:p w:rsidR="00DE060E" w:rsidRPr="00A17A95" w:rsidRDefault="00DE060E" w:rsidP="001E79B5">
            <w:pPr>
              <w:rPr>
                <w:rFonts w:ascii="Cambria" w:hAnsi="Cambria"/>
                <w:b/>
                <w:sz w:val="20"/>
                <w:szCs w:val="20"/>
                <w:lang w:val="en-CA"/>
              </w:rPr>
            </w:pPr>
            <w:r w:rsidRPr="00A17A95">
              <w:rPr>
                <w:rFonts w:ascii="Cambria" w:hAnsi="Cambria"/>
                <w:b/>
                <w:sz w:val="20"/>
                <w:szCs w:val="20"/>
                <w:lang w:val="en-CA"/>
              </w:rPr>
              <w:t>Changes made by:</w:t>
            </w:r>
          </w:p>
        </w:tc>
        <w:tc>
          <w:tcPr>
            <w:tcW w:w="1675" w:type="pct"/>
          </w:tcPr>
          <w:p w:rsidR="00DE060E" w:rsidRPr="00A17A95" w:rsidRDefault="00DE060E" w:rsidP="001E79B5">
            <w:pPr>
              <w:rPr>
                <w:rFonts w:ascii="Cambria" w:hAnsi="Cambria"/>
                <w:b/>
                <w:sz w:val="20"/>
                <w:szCs w:val="20"/>
                <w:lang w:val="en-CA"/>
              </w:rPr>
            </w:pPr>
            <w:r w:rsidRPr="00A17A95">
              <w:rPr>
                <w:rFonts w:ascii="Cambria" w:hAnsi="Cambria"/>
                <w:b/>
                <w:sz w:val="20"/>
                <w:szCs w:val="20"/>
                <w:lang w:val="en-CA"/>
              </w:rPr>
              <w:t>Description of Change</w:t>
            </w:r>
          </w:p>
          <w:p w:rsidR="00DE060E" w:rsidRPr="00A17A95" w:rsidRDefault="00DE060E" w:rsidP="001E79B5">
            <w:pPr>
              <w:rPr>
                <w:rFonts w:ascii="Cambria" w:hAnsi="Cambria"/>
                <w:b/>
                <w:sz w:val="20"/>
                <w:szCs w:val="20"/>
                <w:lang w:val="en-CA"/>
              </w:rPr>
            </w:pPr>
          </w:p>
        </w:tc>
        <w:tc>
          <w:tcPr>
            <w:tcW w:w="867" w:type="pct"/>
          </w:tcPr>
          <w:p w:rsidR="00DE060E" w:rsidRPr="00A17A95" w:rsidRDefault="00DE060E" w:rsidP="001E79B5">
            <w:pPr>
              <w:rPr>
                <w:rFonts w:ascii="Cambria" w:hAnsi="Cambria"/>
                <w:b/>
                <w:sz w:val="20"/>
                <w:szCs w:val="20"/>
                <w:lang w:val="en-CA"/>
              </w:rPr>
            </w:pPr>
            <w:r w:rsidRPr="00A17A95">
              <w:rPr>
                <w:rFonts w:ascii="Cambria" w:hAnsi="Cambria"/>
                <w:b/>
                <w:sz w:val="20"/>
                <w:szCs w:val="20"/>
                <w:lang w:val="en-CA"/>
              </w:rPr>
              <w:t>Approved By</w:t>
            </w:r>
          </w:p>
        </w:tc>
      </w:tr>
      <w:tr w:rsidR="00DE060E" w:rsidRPr="00A17A95" w:rsidTr="001E79B5">
        <w:trPr>
          <w:trHeight w:val="242"/>
        </w:trPr>
        <w:tc>
          <w:tcPr>
            <w:tcW w:w="563" w:type="pct"/>
          </w:tcPr>
          <w:p w:rsidR="00DE060E" w:rsidRPr="00A17A95" w:rsidRDefault="00DE060E" w:rsidP="001E79B5">
            <w:pPr>
              <w:rPr>
                <w:rFonts w:ascii="Cambria" w:hAnsi="Cambria"/>
                <w:sz w:val="20"/>
                <w:szCs w:val="20"/>
                <w:lang w:val="en-CA"/>
              </w:rPr>
            </w:pPr>
            <w:r w:rsidRPr="00A17A95">
              <w:rPr>
                <w:rFonts w:ascii="Cambria" w:hAnsi="Cambria"/>
                <w:sz w:val="20"/>
                <w:szCs w:val="20"/>
                <w:lang w:val="en-CA"/>
              </w:rPr>
              <w:t>1.0</w:t>
            </w:r>
          </w:p>
          <w:p w:rsidR="00DE060E" w:rsidRPr="00A17A95" w:rsidRDefault="00DE060E" w:rsidP="001E79B5">
            <w:pPr>
              <w:rPr>
                <w:rFonts w:ascii="Cambria" w:hAnsi="Cambria"/>
                <w:sz w:val="20"/>
                <w:szCs w:val="20"/>
                <w:lang w:val="en-CA"/>
              </w:rPr>
            </w:pPr>
          </w:p>
        </w:tc>
        <w:tc>
          <w:tcPr>
            <w:tcW w:w="802" w:type="pct"/>
            <w:gridSpan w:val="2"/>
          </w:tcPr>
          <w:p w:rsidR="00DE060E" w:rsidRPr="00A17A95" w:rsidRDefault="00DE060E" w:rsidP="001E79B5">
            <w:pPr>
              <w:rPr>
                <w:rFonts w:ascii="Cambria" w:hAnsi="Cambria"/>
                <w:sz w:val="20"/>
                <w:szCs w:val="20"/>
                <w:lang w:val="en-CA"/>
              </w:rPr>
            </w:pPr>
            <w:r w:rsidRPr="00A17A95">
              <w:rPr>
                <w:rFonts w:ascii="Cambria" w:hAnsi="Cambria"/>
                <w:sz w:val="20"/>
                <w:szCs w:val="20"/>
                <w:lang w:val="en-CA"/>
              </w:rPr>
              <w:t>16/09/2013</w:t>
            </w:r>
          </w:p>
        </w:tc>
        <w:tc>
          <w:tcPr>
            <w:tcW w:w="1092" w:type="pct"/>
          </w:tcPr>
          <w:p w:rsidR="00DE060E" w:rsidRPr="00A17A95" w:rsidRDefault="00DE060E" w:rsidP="001E79B5">
            <w:pPr>
              <w:rPr>
                <w:rFonts w:ascii="Cambria" w:hAnsi="Cambria"/>
                <w:sz w:val="20"/>
                <w:szCs w:val="20"/>
                <w:lang w:val="en-CA"/>
              </w:rPr>
            </w:pPr>
            <w:r w:rsidRPr="00A17A95">
              <w:rPr>
                <w:rFonts w:ascii="Cambria" w:hAnsi="Cambria"/>
                <w:sz w:val="20"/>
                <w:szCs w:val="20"/>
                <w:lang w:val="en-CA"/>
              </w:rPr>
              <w:t>Lillian Munyendo</w:t>
            </w:r>
          </w:p>
        </w:tc>
        <w:tc>
          <w:tcPr>
            <w:tcW w:w="1675" w:type="pct"/>
          </w:tcPr>
          <w:p w:rsidR="00DE060E" w:rsidRPr="00A17A95" w:rsidRDefault="00DE060E" w:rsidP="001E79B5">
            <w:pPr>
              <w:rPr>
                <w:rFonts w:ascii="Cambria" w:hAnsi="Cambria"/>
                <w:sz w:val="20"/>
                <w:szCs w:val="20"/>
                <w:lang w:val="en-CA"/>
              </w:rPr>
            </w:pPr>
            <w:r w:rsidRPr="00A17A95">
              <w:rPr>
                <w:rFonts w:ascii="Cambria" w:hAnsi="Cambria"/>
                <w:sz w:val="20"/>
                <w:szCs w:val="20"/>
                <w:lang w:val="en-CA"/>
              </w:rPr>
              <w:t>Document creation</w:t>
            </w:r>
          </w:p>
        </w:tc>
        <w:tc>
          <w:tcPr>
            <w:tcW w:w="867" w:type="pct"/>
          </w:tcPr>
          <w:p w:rsidR="00DE060E" w:rsidRPr="00A17A95" w:rsidRDefault="00DE060E" w:rsidP="001E79B5">
            <w:pPr>
              <w:rPr>
                <w:rFonts w:ascii="Cambria" w:hAnsi="Cambria"/>
                <w:sz w:val="20"/>
                <w:szCs w:val="20"/>
                <w:lang w:val="en-CA"/>
              </w:rPr>
            </w:pPr>
          </w:p>
        </w:tc>
      </w:tr>
      <w:tr w:rsidR="00EB71B0" w:rsidRPr="00A17A95" w:rsidTr="001E79B5">
        <w:trPr>
          <w:trHeight w:val="242"/>
        </w:trPr>
        <w:tc>
          <w:tcPr>
            <w:tcW w:w="563" w:type="pct"/>
          </w:tcPr>
          <w:p w:rsidR="00EB71B0" w:rsidRPr="00A17A95" w:rsidRDefault="00EB71B0" w:rsidP="001E79B5">
            <w:pPr>
              <w:rPr>
                <w:rFonts w:ascii="Cambria" w:hAnsi="Cambria"/>
                <w:sz w:val="20"/>
                <w:szCs w:val="20"/>
                <w:lang w:val="en-CA"/>
              </w:rPr>
            </w:pPr>
            <w:r w:rsidRPr="00A17A95">
              <w:rPr>
                <w:rFonts w:ascii="Cambria" w:hAnsi="Cambria"/>
                <w:sz w:val="20"/>
                <w:szCs w:val="20"/>
                <w:lang w:val="en-CA"/>
              </w:rPr>
              <w:t>2.0</w:t>
            </w:r>
          </w:p>
        </w:tc>
        <w:tc>
          <w:tcPr>
            <w:tcW w:w="802" w:type="pct"/>
            <w:gridSpan w:val="2"/>
          </w:tcPr>
          <w:p w:rsidR="00EB71B0" w:rsidRPr="00A17A95" w:rsidRDefault="00EB71B0" w:rsidP="001E79B5">
            <w:pPr>
              <w:rPr>
                <w:rFonts w:ascii="Cambria" w:hAnsi="Cambria"/>
                <w:sz w:val="20"/>
                <w:szCs w:val="20"/>
                <w:lang w:val="en-CA"/>
              </w:rPr>
            </w:pPr>
            <w:r w:rsidRPr="00A17A95">
              <w:rPr>
                <w:rFonts w:ascii="Cambria" w:hAnsi="Cambria"/>
                <w:sz w:val="20"/>
                <w:szCs w:val="20"/>
                <w:lang w:val="en-CA"/>
              </w:rPr>
              <w:t>24/09/2013</w:t>
            </w:r>
          </w:p>
        </w:tc>
        <w:tc>
          <w:tcPr>
            <w:tcW w:w="1092" w:type="pct"/>
          </w:tcPr>
          <w:p w:rsidR="00EB71B0" w:rsidRPr="00A17A95" w:rsidRDefault="00EB71B0" w:rsidP="001E79B5">
            <w:pPr>
              <w:rPr>
                <w:rFonts w:ascii="Cambria" w:hAnsi="Cambria"/>
                <w:sz w:val="20"/>
                <w:szCs w:val="20"/>
                <w:lang w:val="en-CA"/>
              </w:rPr>
            </w:pPr>
            <w:r w:rsidRPr="00A17A95">
              <w:rPr>
                <w:rFonts w:ascii="Cambria" w:hAnsi="Cambria"/>
                <w:sz w:val="20"/>
                <w:szCs w:val="20"/>
                <w:lang w:val="en-CA"/>
              </w:rPr>
              <w:t>Express Life</w:t>
            </w:r>
          </w:p>
        </w:tc>
        <w:tc>
          <w:tcPr>
            <w:tcW w:w="1675" w:type="pct"/>
          </w:tcPr>
          <w:p w:rsidR="00EB71B0" w:rsidRPr="00A17A95" w:rsidRDefault="00EB71B0" w:rsidP="001E79B5">
            <w:pPr>
              <w:rPr>
                <w:rFonts w:ascii="Cambria" w:hAnsi="Cambria"/>
                <w:sz w:val="20"/>
                <w:szCs w:val="20"/>
                <w:lang w:val="en-CA"/>
              </w:rPr>
            </w:pPr>
            <w:r w:rsidRPr="00A17A95">
              <w:rPr>
                <w:rFonts w:ascii="Cambria" w:hAnsi="Cambria"/>
                <w:sz w:val="20"/>
                <w:szCs w:val="20"/>
                <w:lang w:val="en-CA"/>
              </w:rPr>
              <w:t>Feedback on comments</w:t>
            </w:r>
          </w:p>
        </w:tc>
        <w:tc>
          <w:tcPr>
            <w:tcW w:w="867" w:type="pct"/>
          </w:tcPr>
          <w:p w:rsidR="00EB71B0" w:rsidRPr="00A17A95" w:rsidRDefault="00EB71B0" w:rsidP="001E79B5">
            <w:pPr>
              <w:rPr>
                <w:rFonts w:ascii="Cambria" w:hAnsi="Cambria"/>
                <w:sz w:val="20"/>
                <w:szCs w:val="20"/>
                <w:lang w:val="en-CA"/>
              </w:rPr>
            </w:pPr>
          </w:p>
        </w:tc>
      </w:tr>
      <w:tr w:rsidR="00EB71B0" w:rsidRPr="00A17A95" w:rsidTr="001E79B5">
        <w:trPr>
          <w:trHeight w:val="242"/>
        </w:trPr>
        <w:tc>
          <w:tcPr>
            <w:tcW w:w="563" w:type="pct"/>
          </w:tcPr>
          <w:p w:rsidR="00EB71B0" w:rsidRPr="00A17A95" w:rsidRDefault="00EB71B0" w:rsidP="001E79B5">
            <w:pPr>
              <w:rPr>
                <w:rFonts w:ascii="Cambria" w:hAnsi="Cambria"/>
                <w:sz w:val="20"/>
                <w:szCs w:val="20"/>
                <w:lang w:val="en-CA"/>
              </w:rPr>
            </w:pPr>
            <w:r w:rsidRPr="00A17A95">
              <w:rPr>
                <w:rFonts w:ascii="Cambria" w:hAnsi="Cambria"/>
                <w:sz w:val="20"/>
                <w:szCs w:val="20"/>
                <w:lang w:val="en-CA"/>
              </w:rPr>
              <w:t>3.0</w:t>
            </w:r>
          </w:p>
        </w:tc>
        <w:tc>
          <w:tcPr>
            <w:tcW w:w="802" w:type="pct"/>
            <w:gridSpan w:val="2"/>
          </w:tcPr>
          <w:p w:rsidR="00EB71B0" w:rsidRPr="00A17A95" w:rsidRDefault="00EB71B0" w:rsidP="001E79B5">
            <w:pPr>
              <w:rPr>
                <w:rFonts w:ascii="Cambria" w:hAnsi="Cambria"/>
                <w:sz w:val="20"/>
                <w:szCs w:val="20"/>
                <w:lang w:val="en-CA"/>
              </w:rPr>
            </w:pPr>
            <w:r w:rsidRPr="00A17A95">
              <w:rPr>
                <w:rFonts w:ascii="Cambria" w:hAnsi="Cambria"/>
                <w:sz w:val="20"/>
                <w:szCs w:val="20"/>
                <w:lang w:val="en-CA"/>
              </w:rPr>
              <w:t>01/10/2013</w:t>
            </w:r>
          </w:p>
        </w:tc>
        <w:tc>
          <w:tcPr>
            <w:tcW w:w="1092" w:type="pct"/>
          </w:tcPr>
          <w:p w:rsidR="00EB71B0" w:rsidRPr="00A17A95" w:rsidRDefault="00EB71B0" w:rsidP="001E79B5">
            <w:pPr>
              <w:rPr>
                <w:rFonts w:ascii="Cambria" w:hAnsi="Cambria"/>
                <w:sz w:val="20"/>
                <w:szCs w:val="20"/>
                <w:lang w:val="en-CA"/>
              </w:rPr>
            </w:pPr>
            <w:r w:rsidRPr="00A17A95">
              <w:rPr>
                <w:rFonts w:ascii="Cambria" w:hAnsi="Cambria"/>
                <w:sz w:val="20"/>
                <w:szCs w:val="20"/>
                <w:lang w:val="en-CA"/>
              </w:rPr>
              <w:t>Lillian Munyendo</w:t>
            </w:r>
          </w:p>
        </w:tc>
        <w:tc>
          <w:tcPr>
            <w:tcW w:w="1675" w:type="pct"/>
          </w:tcPr>
          <w:p w:rsidR="00EB71B0" w:rsidRPr="00A17A95" w:rsidRDefault="00EB71B0" w:rsidP="001E79B5">
            <w:pPr>
              <w:rPr>
                <w:rFonts w:ascii="Cambria" w:hAnsi="Cambria"/>
                <w:sz w:val="20"/>
                <w:szCs w:val="20"/>
                <w:lang w:val="en-CA"/>
              </w:rPr>
            </w:pPr>
            <w:r w:rsidRPr="00A17A95">
              <w:rPr>
                <w:rFonts w:ascii="Cambria" w:hAnsi="Cambria"/>
                <w:sz w:val="20"/>
                <w:szCs w:val="20"/>
                <w:lang w:val="en-CA"/>
              </w:rPr>
              <w:t xml:space="preserve">Update based on comments </w:t>
            </w:r>
          </w:p>
        </w:tc>
        <w:tc>
          <w:tcPr>
            <w:tcW w:w="867" w:type="pct"/>
          </w:tcPr>
          <w:p w:rsidR="00EB71B0" w:rsidRPr="00A17A95" w:rsidRDefault="00EB71B0" w:rsidP="001E79B5">
            <w:pPr>
              <w:rPr>
                <w:rFonts w:ascii="Cambria" w:hAnsi="Cambria"/>
                <w:sz w:val="20"/>
                <w:szCs w:val="20"/>
                <w:lang w:val="en-CA"/>
              </w:rPr>
            </w:pPr>
          </w:p>
        </w:tc>
      </w:tr>
      <w:tr w:rsidR="00EB71B0" w:rsidRPr="00A17A95" w:rsidTr="001E79B5">
        <w:trPr>
          <w:trHeight w:val="242"/>
        </w:trPr>
        <w:tc>
          <w:tcPr>
            <w:tcW w:w="563" w:type="pct"/>
          </w:tcPr>
          <w:p w:rsidR="00EB71B0" w:rsidRPr="00A17A95" w:rsidRDefault="00EB71B0" w:rsidP="001E79B5">
            <w:pPr>
              <w:rPr>
                <w:rFonts w:ascii="Cambria" w:hAnsi="Cambria"/>
                <w:sz w:val="20"/>
                <w:szCs w:val="20"/>
                <w:lang w:val="en-CA"/>
              </w:rPr>
            </w:pPr>
            <w:r w:rsidRPr="00A17A95">
              <w:rPr>
                <w:rFonts w:ascii="Cambria" w:hAnsi="Cambria"/>
                <w:sz w:val="20"/>
                <w:szCs w:val="20"/>
                <w:lang w:val="en-CA"/>
              </w:rPr>
              <w:t>4.0</w:t>
            </w:r>
          </w:p>
        </w:tc>
        <w:tc>
          <w:tcPr>
            <w:tcW w:w="802" w:type="pct"/>
            <w:gridSpan w:val="2"/>
          </w:tcPr>
          <w:p w:rsidR="00EB71B0" w:rsidRPr="00A17A95" w:rsidRDefault="00EB71B0" w:rsidP="001E79B5">
            <w:pPr>
              <w:rPr>
                <w:rFonts w:ascii="Cambria" w:hAnsi="Cambria"/>
                <w:sz w:val="20"/>
                <w:szCs w:val="20"/>
                <w:lang w:val="en-CA"/>
              </w:rPr>
            </w:pPr>
            <w:r w:rsidRPr="00A17A95">
              <w:rPr>
                <w:rFonts w:ascii="Cambria" w:hAnsi="Cambria"/>
                <w:sz w:val="20"/>
                <w:szCs w:val="20"/>
                <w:lang w:val="en-CA"/>
              </w:rPr>
              <w:t>09/10/2013</w:t>
            </w:r>
          </w:p>
        </w:tc>
        <w:tc>
          <w:tcPr>
            <w:tcW w:w="1092" w:type="pct"/>
          </w:tcPr>
          <w:p w:rsidR="00EB71B0" w:rsidRPr="00A17A95" w:rsidRDefault="00EB71B0" w:rsidP="001E79B5">
            <w:pPr>
              <w:rPr>
                <w:rFonts w:ascii="Cambria" w:hAnsi="Cambria"/>
                <w:sz w:val="20"/>
                <w:szCs w:val="20"/>
                <w:lang w:val="en-CA"/>
              </w:rPr>
            </w:pPr>
            <w:r w:rsidRPr="00A17A95">
              <w:rPr>
                <w:rFonts w:ascii="Cambria" w:hAnsi="Cambria"/>
                <w:sz w:val="20"/>
                <w:szCs w:val="20"/>
                <w:lang w:val="en-CA"/>
              </w:rPr>
              <w:t>Benedicta</w:t>
            </w:r>
          </w:p>
        </w:tc>
        <w:tc>
          <w:tcPr>
            <w:tcW w:w="1675" w:type="pct"/>
          </w:tcPr>
          <w:p w:rsidR="00EB71B0" w:rsidRPr="00A17A95" w:rsidRDefault="00EB71B0" w:rsidP="001E79B5">
            <w:pPr>
              <w:rPr>
                <w:rFonts w:ascii="Cambria" w:hAnsi="Cambria"/>
                <w:sz w:val="20"/>
                <w:szCs w:val="20"/>
                <w:lang w:val="en-CA"/>
              </w:rPr>
            </w:pPr>
            <w:r w:rsidRPr="00A17A95">
              <w:rPr>
                <w:rFonts w:ascii="Cambria" w:hAnsi="Cambria"/>
                <w:sz w:val="20"/>
                <w:szCs w:val="20"/>
                <w:lang w:val="en-CA"/>
              </w:rPr>
              <w:t>Inclusion of Multipurpose</w:t>
            </w:r>
            <w:r w:rsidR="006511B9" w:rsidRPr="00A17A95">
              <w:rPr>
                <w:rFonts w:ascii="Cambria" w:hAnsi="Cambria"/>
                <w:sz w:val="20"/>
                <w:szCs w:val="20"/>
                <w:lang w:val="en-CA"/>
              </w:rPr>
              <w:t>&amp; Pension Plan details</w:t>
            </w:r>
          </w:p>
        </w:tc>
        <w:tc>
          <w:tcPr>
            <w:tcW w:w="867" w:type="pct"/>
          </w:tcPr>
          <w:p w:rsidR="00EB71B0" w:rsidRPr="00A17A95" w:rsidRDefault="00EB71B0" w:rsidP="001E79B5">
            <w:pPr>
              <w:rPr>
                <w:rFonts w:ascii="Cambria" w:hAnsi="Cambria"/>
                <w:sz w:val="20"/>
                <w:szCs w:val="20"/>
                <w:lang w:val="en-CA"/>
              </w:rPr>
            </w:pPr>
          </w:p>
        </w:tc>
      </w:tr>
      <w:tr w:rsidR="006511B9" w:rsidRPr="00A17A95" w:rsidTr="001E79B5">
        <w:trPr>
          <w:trHeight w:val="242"/>
        </w:trPr>
        <w:tc>
          <w:tcPr>
            <w:tcW w:w="563" w:type="pct"/>
          </w:tcPr>
          <w:p w:rsidR="006511B9" w:rsidRPr="00A17A95" w:rsidRDefault="006511B9" w:rsidP="001E79B5">
            <w:pPr>
              <w:rPr>
                <w:rFonts w:ascii="Cambria" w:hAnsi="Cambria"/>
                <w:sz w:val="20"/>
                <w:szCs w:val="20"/>
                <w:lang w:val="en-CA"/>
              </w:rPr>
            </w:pPr>
            <w:r w:rsidRPr="00A17A95">
              <w:rPr>
                <w:rFonts w:ascii="Cambria" w:hAnsi="Cambria"/>
                <w:sz w:val="20"/>
                <w:szCs w:val="20"/>
                <w:lang w:val="en-CA"/>
              </w:rPr>
              <w:t xml:space="preserve">5.0 </w:t>
            </w:r>
          </w:p>
        </w:tc>
        <w:tc>
          <w:tcPr>
            <w:tcW w:w="802" w:type="pct"/>
            <w:gridSpan w:val="2"/>
          </w:tcPr>
          <w:p w:rsidR="006511B9" w:rsidRPr="00A17A95" w:rsidRDefault="006511B9" w:rsidP="001E79B5">
            <w:pPr>
              <w:rPr>
                <w:rFonts w:ascii="Cambria" w:hAnsi="Cambria"/>
                <w:sz w:val="20"/>
                <w:szCs w:val="20"/>
                <w:lang w:val="en-CA"/>
              </w:rPr>
            </w:pPr>
            <w:r w:rsidRPr="00A17A95">
              <w:rPr>
                <w:rFonts w:ascii="Cambria" w:hAnsi="Cambria"/>
                <w:sz w:val="20"/>
                <w:szCs w:val="20"/>
                <w:lang w:val="en-CA"/>
              </w:rPr>
              <w:t>21/10/2013</w:t>
            </w:r>
          </w:p>
        </w:tc>
        <w:tc>
          <w:tcPr>
            <w:tcW w:w="1092" w:type="pct"/>
          </w:tcPr>
          <w:p w:rsidR="006511B9" w:rsidRPr="00A17A95" w:rsidRDefault="006511B9" w:rsidP="001E79B5">
            <w:pPr>
              <w:rPr>
                <w:rFonts w:ascii="Cambria" w:hAnsi="Cambria"/>
                <w:sz w:val="20"/>
                <w:szCs w:val="20"/>
                <w:lang w:val="en-CA"/>
              </w:rPr>
            </w:pPr>
            <w:r w:rsidRPr="00A17A95">
              <w:rPr>
                <w:rFonts w:ascii="Cambria" w:hAnsi="Cambria"/>
                <w:sz w:val="20"/>
                <w:szCs w:val="20"/>
                <w:lang w:val="en-CA"/>
              </w:rPr>
              <w:t>Lillian</w:t>
            </w:r>
          </w:p>
        </w:tc>
        <w:tc>
          <w:tcPr>
            <w:tcW w:w="1675" w:type="pct"/>
          </w:tcPr>
          <w:p w:rsidR="006511B9" w:rsidRPr="00A17A95" w:rsidRDefault="006511B9" w:rsidP="001E79B5">
            <w:pPr>
              <w:rPr>
                <w:rFonts w:ascii="Cambria" w:hAnsi="Cambria"/>
                <w:sz w:val="20"/>
                <w:szCs w:val="20"/>
                <w:lang w:val="en-CA"/>
              </w:rPr>
            </w:pPr>
            <w:r w:rsidRPr="00A17A95">
              <w:rPr>
                <w:rFonts w:ascii="Cambria" w:hAnsi="Cambria"/>
                <w:sz w:val="20"/>
                <w:szCs w:val="20"/>
                <w:lang w:val="en-CA"/>
              </w:rPr>
              <w:t>Incusion of Reinsurance &amp; Jane Mingle input</w:t>
            </w:r>
          </w:p>
        </w:tc>
        <w:tc>
          <w:tcPr>
            <w:tcW w:w="867" w:type="pct"/>
          </w:tcPr>
          <w:p w:rsidR="006511B9" w:rsidRPr="00A17A95" w:rsidRDefault="006511B9" w:rsidP="001E79B5">
            <w:pPr>
              <w:rPr>
                <w:rFonts w:ascii="Cambria" w:hAnsi="Cambria"/>
                <w:sz w:val="20"/>
                <w:szCs w:val="20"/>
                <w:lang w:val="en-CA"/>
              </w:rPr>
            </w:pPr>
          </w:p>
        </w:tc>
      </w:tr>
      <w:tr w:rsidR="007629FD" w:rsidRPr="00A17A95" w:rsidTr="001E79B5">
        <w:trPr>
          <w:trHeight w:val="242"/>
        </w:trPr>
        <w:tc>
          <w:tcPr>
            <w:tcW w:w="563" w:type="pct"/>
          </w:tcPr>
          <w:p w:rsidR="007629FD" w:rsidRPr="00A17A95" w:rsidRDefault="007629FD" w:rsidP="001E79B5">
            <w:pPr>
              <w:rPr>
                <w:rFonts w:ascii="Cambria" w:hAnsi="Cambria"/>
                <w:sz w:val="20"/>
                <w:szCs w:val="20"/>
                <w:lang w:val="en-CA"/>
              </w:rPr>
            </w:pPr>
            <w:r w:rsidRPr="00A17A95">
              <w:rPr>
                <w:rFonts w:ascii="Cambria" w:hAnsi="Cambria"/>
                <w:sz w:val="20"/>
                <w:szCs w:val="20"/>
                <w:lang w:val="en-CA"/>
              </w:rPr>
              <w:t>6.0</w:t>
            </w:r>
          </w:p>
        </w:tc>
        <w:tc>
          <w:tcPr>
            <w:tcW w:w="802" w:type="pct"/>
            <w:gridSpan w:val="2"/>
          </w:tcPr>
          <w:p w:rsidR="007629FD" w:rsidRPr="00A17A95" w:rsidRDefault="007629FD" w:rsidP="001E79B5">
            <w:pPr>
              <w:rPr>
                <w:rFonts w:ascii="Cambria" w:hAnsi="Cambria"/>
                <w:sz w:val="20"/>
                <w:szCs w:val="20"/>
                <w:lang w:val="en-CA"/>
              </w:rPr>
            </w:pPr>
            <w:r w:rsidRPr="00A17A95">
              <w:rPr>
                <w:rFonts w:ascii="Cambria" w:hAnsi="Cambria"/>
                <w:sz w:val="20"/>
                <w:szCs w:val="20"/>
                <w:lang w:val="en-CA"/>
              </w:rPr>
              <w:t>24/10/2013</w:t>
            </w:r>
          </w:p>
        </w:tc>
        <w:tc>
          <w:tcPr>
            <w:tcW w:w="1092" w:type="pct"/>
          </w:tcPr>
          <w:p w:rsidR="007629FD" w:rsidRPr="00A17A95" w:rsidRDefault="007629FD" w:rsidP="001E79B5">
            <w:pPr>
              <w:rPr>
                <w:rFonts w:ascii="Cambria" w:hAnsi="Cambria"/>
                <w:sz w:val="20"/>
                <w:szCs w:val="20"/>
                <w:lang w:val="en-CA"/>
              </w:rPr>
            </w:pPr>
            <w:r w:rsidRPr="00A17A95">
              <w:rPr>
                <w:rFonts w:ascii="Cambria" w:hAnsi="Cambria"/>
                <w:sz w:val="20"/>
                <w:szCs w:val="20"/>
                <w:lang w:val="en-CA"/>
              </w:rPr>
              <w:t>Lillian</w:t>
            </w:r>
          </w:p>
        </w:tc>
        <w:tc>
          <w:tcPr>
            <w:tcW w:w="1675" w:type="pct"/>
          </w:tcPr>
          <w:p w:rsidR="007629FD" w:rsidRPr="00A17A95" w:rsidRDefault="007629FD" w:rsidP="001E79B5">
            <w:pPr>
              <w:rPr>
                <w:rFonts w:ascii="Cambria" w:hAnsi="Cambria"/>
                <w:sz w:val="20"/>
                <w:szCs w:val="20"/>
                <w:lang w:val="en-CA"/>
              </w:rPr>
            </w:pPr>
            <w:r w:rsidRPr="00A17A95">
              <w:rPr>
                <w:rFonts w:ascii="Cambria" w:hAnsi="Cambria"/>
                <w:sz w:val="20"/>
                <w:szCs w:val="20"/>
                <w:lang w:val="en-CA"/>
              </w:rPr>
              <w:t>Input of the SOUR document discussion details</w:t>
            </w:r>
          </w:p>
        </w:tc>
        <w:tc>
          <w:tcPr>
            <w:tcW w:w="867" w:type="pct"/>
          </w:tcPr>
          <w:p w:rsidR="007629FD" w:rsidRPr="00A17A95" w:rsidRDefault="007629FD" w:rsidP="001E79B5">
            <w:pPr>
              <w:rPr>
                <w:rFonts w:ascii="Cambria" w:hAnsi="Cambria"/>
                <w:sz w:val="20"/>
                <w:szCs w:val="20"/>
                <w:lang w:val="en-CA"/>
              </w:rPr>
            </w:pPr>
          </w:p>
        </w:tc>
      </w:tr>
    </w:tbl>
    <w:p w:rsidR="00DE060E" w:rsidRPr="00A17A95" w:rsidRDefault="00DE060E" w:rsidP="00FD3A51">
      <w:pPr>
        <w:spacing w:line="276" w:lineRule="auto"/>
        <w:rPr>
          <w:rFonts w:ascii="Cambria" w:hAnsi="Cambria"/>
        </w:rPr>
      </w:pPr>
    </w:p>
    <w:sdt>
      <w:sdtPr>
        <w:rPr>
          <w:rFonts w:ascii="Cambria" w:eastAsia="Times New Roman" w:hAnsi="Cambria" w:cs="Times New Roman"/>
          <w:b w:val="0"/>
          <w:bCs w:val="0"/>
          <w:color w:val="auto"/>
          <w:sz w:val="24"/>
          <w:szCs w:val="24"/>
        </w:rPr>
        <w:id w:val="11349027"/>
        <w:docPartObj>
          <w:docPartGallery w:val="Table of Contents"/>
          <w:docPartUnique/>
        </w:docPartObj>
      </w:sdtPr>
      <w:sdtEndPr/>
      <w:sdtContent>
        <w:p w:rsidR="00425021" w:rsidRPr="00A17A95" w:rsidRDefault="00425021">
          <w:pPr>
            <w:pStyle w:val="TOCHeading"/>
            <w:rPr>
              <w:rFonts w:ascii="Cambria" w:hAnsi="Cambria"/>
            </w:rPr>
          </w:pPr>
          <w:r w:rsidRPr="00A17A95">
            <w:rPr>
              <w:rFonts w:ascii="Cambria" w:hAnsi="Cambria"/>
            </w:rPr>
            <w:t>Table of Contents</w:t>
          </w:r>
        </w:p>
        <w:p w:rsidR="00AB41ED" w:rsidRDefault="00922144">
          <w:pPr>
            <w:pStyle w:val="TOC1"/>
            <w:tabs>
              <w:tab w:val="left" w:pos="480"/>
              <w:tab w:val="right" w:leader="dot" w:pos="9350"/>
            </w:tabs>
            <w:rPr>
              <w:rFonts w:asciiTheme="minorHAnsi" w:eastAsiaTheme="minorEastAsia" w:hAnsiTheme="minorHAnsi" w:cstheme="minorBidi"/>
              <w:noProof/>
              <w:sz w:val="22"/>
              <w:szCs w:val="22"/>
              <w:lang w:val="en-ZA" w:eastAsia="en-ZA"/>
            </w:rPr>
          </w:pPr>
          <w:r w:rsidRPr="00A17A95">
            <w:rPr>
              <w:rFonts w:ascii="Cambria" w:hAnsi="Cambria"/>
            </w:rPr>
            <w:fldChar w:fldCharType="begin"/>
          </w:r>
          <w:r w:rsidR="00425021" w:rsidRPr="00A17A95">
            <w:rPr>
              <w:rFonts w:ascii="Cambria" w:hAnsi="Cambria"/>
            </w:rPr>
            <w:instrText xml:space="preserve"> TOC \o "1-4" \h \z \u </w:instrText>
          </w:r>
          <w:r w:rsidRPr="00A17A95">
            <w:rPr>
              <w:rFonts w:ascii="Cambria" w:hAnsi="Cambria"/>
            </w:rPr>
            <w:fldChar w:fldCharType="separate"/>
          </w:r>
          <w:hyperlink w:anchor="_Toc371586281" w:history="1">
            <w:r w:rsidR="00AB41ED" w:rsidRPr="0095780B">
              <w:rPr>
                <w:rStyle w:val="Hyperlink"/>
                <w:rFonts w:ascii="Cambria" w:hAnsi="Cambria"/>
                <w:noProof/>
              </w:rPr>
              <w:t>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DOCUMENT INFORMATION AND HISTORY</w:t>
            </w:r>
            <w:r w:rsidR="00AB41ED">
              <w:rPr>
                <w:noProof/>
                <w:webHidden/>
              </w:rPr>
              <w:tab/>
            </w:r>
            <w:r>
              <w:rPr>
                <w:noProof/>
                <w:webHidden/>
              </w:rPr>
              <w:fldChar w:fldCharType="begin"/>
            </w:r>
            <w:r w:rsidR="00AB41ED">
              <w:rPr>
                <w:noProof/>
                <w:webHidden/>
              </w:rPr>
              <w:instrText xml:space="preserve"> PAGEREF _Toc371586281 \h </w:instrText>
            </w:r>
            <w:r>
              <w:rPr>
                <w:noProof/>
                <w:webHidden/>
              </w:rPr>
            </w:r>
            <w:r>
              <w:rPr>
                <w:noProof/>
                <w:webHidden/>
              </w:rPr>
              <w:fldChar w:fldCharType="separate"/>
            </w:r>
            <w:r w:rsidR="00AB41ED">
              <w:rPr>
                <w:noProof/>
                <w:webHidden/>
              </w:rPr>
              <w:t>2</w:t>
            </w:r>
            <w:r>
              <w:rPr>
                <w:noProof/>
                <w:webHidden/>
              </w:rPr>
              <w:fldChar w:fldCharType="end"/>
            </w:r>
          </w:hyperlink>
        </w:p>
        <w:p w:rsidR="00AB41ED" w:rsidRDefault="00AE1055">
          <w:pPr>
            <w:pStyle w:val="TOC1"/>
            <w:tabs>
              <w:tab w:val="left" w:pos="480"/>
              <w:tab w:val="right" w:leader="dot" w:pos="9350"/>
            </w:tabs>
            <w:rPr>
              <w:rFonts w:asciiTheme="minorHAnsi" w:eastAsiaTheme="minorEastAsia" w:hAnsiTheme="minorHAnsi" w:cstheme="minorBidi"/>
              <w:noProof/>
              <w:sz w:val="22"/>
              <w:szCs w:val="22"/>
              <w:lang w:val="en-ZA" w:eastAsia="en-ZA"/>
            </w:rPr>
          </w:pPr>
          <w:hyperlink w:anchor="_Toc371586282" w:history="1">
            <w:r w:rsidR="00AB41ED" w:rsidRPr="0095780B">
              <w:rPr>
                <w:rStyle w:val="Hyperlink"/>
                <w:rFonts w:ascii="Cambria" w:hAnsi="Cambria"/>
                <w:noProof/>
              </w:rPr>
              <w:t>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System Analysis</w:t>
            </w:r>
            <w:r w:rsidR="00AB41ED">
              <w:rPr>
                <w:noProof/>
                <w:webHidden/>
              </w:rPr>
              <w:tab/>
            </w:r>
            <w:r w:rsidR="00922144">
              <w:rPr>
                <w:noProof/>
                <w:webHidden/>
              </w:rPr>
              <w:fldChar w:fldCharType="begin"/>
            </w:r>
            <w:r w:rsidR="00AB41ED">
              <w:rPr>
                <w:noProof/>
                <w:webHidden/>
              </w:rPr>
              <w:instrText xml:space="preserve"> PAGEREF _Toc371586282 \h </w:instrText>
            </w:r>
            <w:r w:rsidR="00922144">
              <w:rPr>
                <w:noProof/>
                <w:webHidden/>
              </w:rPr>
            </w:r>
            <w:r w:rsidR="00922144">
              <w:rPr>
                <w:noProof/>
                <w:webHidden/>
              </w:rPr>
              <w:fldChar w:fldCharType="separate"/>
            </w:r>
            <w:r w:rsidR="00AB41ED">
              <w:rPr>
                <w:noProof/>
                <w:webHidden/>
              </w:rPr>
              <w:t>12</w:t>
            </w:r>
            <w:r w:rsidR="00922144">
              <w:rPr>
                <w:noProof/>
                <w:webHidden/>
              </w:rPr>
              <w:fldChar w:fldCharType="end"/>
            </w:r>
          </w:hyperlink>
        </w:p>
        <w:p w:rsidR="00AB41ED" w:rsidRDefault="00AE1055">
          <w:pPr>
            <w:pStyle w:val="TOC2"/>
            <w:tabs>
              <w:tab w:val="left" w:pos="880"/>
              <w:tab w:val="right" w:leader="dot" w:pos="9350"/>
            </w:tabs>
            <w:rPr>
              <w:rFonts w:asciiTheme="minorHAnsi" w:eastAsiaTheme="minorEastAsia" w:hAnsiTheme="minorHAnsi" w:cstheme="minorBidi"/>
              <w:noProof/>
              <w:sz w:val="22"/>
              <w:szCs w:val="22"/>
              <w:lang w:val="en-ZA" w:eastAsia="en-ZA"/>
            </w:rPr>
          </w:pPr>
          <w:hyperlink w:anchor="_Toc371586283" w:history="1">
            <w:r w:rsidR="00AB41ED" w:rsidRPr="0095780B">
              <w:rPr>
                <w:rStyle w:val="Hyperlink"/>
                <w:rFonts w:ascii="Cambria" w:hAnsi="Cambria"/>
                <w:noProof/>
              </w:rPr>
              <w:t>2.1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Introduction</w:t>
            </w:r>
            <w:r w:rsidR="00AB41ED">
              <w:rPr>
                <w:noProof/>
                <w:webHidden/>
              </w:rPr>
              <w:tab/>
            </w:r>
            <w:r w:rsidR="00922144">
              <w:rPr>
                <w:noProof/>
                <w:webHidden/>
              </w:rPr>
              <w:fldChar w:fldCharType="begin"/>
            </w:r>
            <w:r w:rsidR="00AB41ED">
              <w:rPr>
                <w:noProof/>
                <w:webHidden/>
              </w:rPr>
              <w:instrText xml:space="preserve"> PAGEREF _Toc371586283 \h </w:instrText>
            </w:r>
            <w:r w:rsidR="00922144">
              <w:rPr>
                <w:noProof/>
                <w:webHidden/>
              </w:rPr>
            </w:r>
            <w:r w:rsidR="00922144">
              <w:rPr>
                <w:noProof/>
                <w:webHidden/>
              </w:rPr>
              <w:fldChar w:fldCharType="separate"/>
            </w:r>
            <w:r w:rsidR="00AB41ED">
              <w:rPr>
                <w:noProof/>
                <w:webHidden/>
              </w:rPr>
              <w:t>12</w:t>
            </w:r>
            <w:r w:rsidR="00922144">
              <w:rPr>
                <w:noProof/>
                <w:webHidden/>
              </w:rPr>
              <w:fldChar w:fldCharType="end"/>
            </w:r>
          </w:hyperlink>
        </w:p>
        <w:p w:rsidR="00AB41ED" w:rsidRDefault="00AE1055">
          <w:pPr>
            <w:pStyle w:val="TOC2"/>
            <w:tabs>
              <w:tab w:val="left" w:pos="880"/>
              <w:tab w:val="right" w:leader="dot" w:pos="9350"/>
            </w:tabs>
            <w:rPr>
              <w:rFonts w:asciiTheme="minorHAnsi" w:eastAsiaTheme="minorEastAsia" w:hAnsiTheme="minorHAnsi" w:cstheme="minorBidi"/>
              <w:noProof/>
              <w:sz w:val="22"/>
              <w:szCs w:val="22"/>
              <w:lang w:val="en-ZA" w:eastAsia="en-ZA"/>
            </w:rPr>
          </w:pPr>
          <w:hyperlink w:anchor="_Toc371586284" w:history="1">
            <w:r w:rsidR="00AB41ED" w:rsidRPr="0095780B">
              <w:rPr>
                <w:rStyle w:val="Hyperlink"/>
                <w:rFonts w:ascii="Cambria" w:hAnsi="Cambria"/>
                <w:noProof/>
              </w:rPr>
              <w:t>2.2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Purpose</w:t>
            </w:r>
            <w:r w:rsidR="00AB41ED">
              <w:rPr>
                <w:noProof/>
                <w:webHidden/>
              </w:rPr>
              <w:tab/>
            </w:r>
            <w:r w:rsidR="00922144">
              <w:rPr>
                <w:noProof/>
                <w:webHidden/>
              </w:rPr>
              <w:fldChar w:fldCharType="begin"/>
            </w:r>
            <w:r w:rsidR="00AB41ED">
              <w:rPr>
                <w:noProof/>
                <w:webHidden/>
              </w:rPr>
              <w:instrText xml:space="preserve"> PAGEREF _Toc371586284 \h </w:instrText>
            </w:r>
            <w:r w:rsidR="00922144">
              <w:rPr>
                <w:noProof/>
                <w:webHidden/>
              </w:rPr>
            </w:r>
            <w:r w:rsidR="00922144">
              <w:rPr>
                <w:noProof/>
                <w:webHidden/>
              </w:rPr>
              <w:fldChar w:fldCharType="separate"/>
            </w:r>
            <w:r w:rsidR="00AB41ED">
              <w:rPr>
                <w:noProof/>
                <w:webHidden/>
              </w:rPr>
              <w:t>12</w:t>
            </w:r>
            <w:r w:rsidR="00922144">
              <w:rPr>
                <w:noProof/>
                <w:webHidden/>
              </w:rPr>
              <w:fldChar w:fldCharType="end"/>
            </w:r>
          </w:hyperlink>
        </w:p>
        <w:p w:rsidR="00AB41ED" w:rsidRDefault="00AE1055">
          <w:pPr>
            <w:pStyle w:val="TOC2"/>
            <w:tabs>
              <w:tab w:val="left" w:pos="880"/>
              <w:tab w:val="right" w:leader="dot" w:pos="9350"/>
            </w:tabs>
            <w:rPr>
              <w:rFonts w:asciiTheme="minorHAnsi" w:eastAsiaTheme="minorEastAsia" w:hAnsiTheme="minorHAnsi" w:cstheme="minorBidi"/>
              <w:noProof/>
              <w:sz w:val="22"/>
              <w:szCs w:val="22"/>
              <w:lang w:val="en-ZA" w:eastAsia="en-ZA"/>
            </w:rPr>
          </w:pPr>
          <w:hyperlink w:anchor="_Toc371586285" w:history="1">
            <w:r w:rsidR="00AB41ED" w:rsidRPr="0095780B">
              <w:rPr>
                <w:rStyle w:val="Hyperlink"/>
                <w:rFonts w:ascii="Cambria" w:hAnsi="Cambria"/>
                <w:noProof/>
              </w:rPr>
              <w:t>2.3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Objectives</w:t>
            </w:r>
            <w:r w:rsidR="00AB41ED">
              <w:rPr>
                <w:noProof/>
                <w:webHidden/>
              </w:rPr>
              <w:tab/>
            </w:r>
            <w:r w:rsidR="00922144">
              <w:rPr>
                <w:noProof/>
                <w:webHidden/>
              </w:rPr>
              <w:fldChar w:fldCharType="begin"/>
            </w:r>
            <w:r w:rsidR="00AB41ED">
              <w:rPr>
                <w:noProof/>
                <w:webHidden/>
              </w:rPr>
              <w:instrText xml:space="preserve"> PAGEREF _Toc371586285 \h </w:instrText>
            </w:r>
            <w:r w:rsidR="00922144">
              <w:rPr>
                <w:noProof/>
                <w:webHidden/>
              </w:rPr>
            </w:r>
            <w:r w:rsidR="00922144">
              <w:rPr>
                <w:noProof/>
                <w:webHidden/>
              </w:rPr>
              <w:fldChar w:fldCharType="separate"/>
            </w:r>
            <w:r w:rsidR="00AB41ED">
              <w:rPr>
                <w:noProof/>
                <w:webHidden/>
              </w:rPr>
              <w:t>13</w:t>
            </w:r>
            <w:r w:rsidR="00922144">
              <w:rPr>
                <w:noProof/>
                <w:webHidden/>
              </w:rPr>
              <w:fldChar w:fldCharType="end"/>
            </w:r>
          </w:hyperlink>
        </w:p>
        <w:p w:rsidR="00AB41ED" w:rsidRDefault="00AE1055">
          <w:pPr>
            <w:pStyle w:val="TOC2"/>
            <w:tabs>
              <w:tab w:val="left" w:pos="880"/>
              <w:tab w:val="right" w:leader="dot" w:pos="9350"/>
            </w:tabs>
            <w:rPr>
              <w:rFonts w:asciiTheme="minorHAnsi" w:eastAsiaTheme="minorEastAsia" w:hAnsiTheme="minorHAnsi" w:cstheme="minorBidi"/>
              <w:noProof/>
              <w:sz w:val="22"/>
              <w:szCs w:val="22"/>
              <w:lang w:val="en-ZA" w:eastAsia="en-ZA"/>
            </w:rPr>
          </w:pPr>
          <w:hyperlink w:anchor="_Toc371586286" w:history="1">
            <w:r w:rsidR="00AB41ED" w:rsidRPr="0095780B">
              <w:rPr>
                <w:rStyle w:val="Hyperlink"/>
                <w:rFonts w:ascii="Cambria" w:hAnsi="Cambria"/>
                <w:noProof/>
              </w:rPr>
              <w:t>2.4</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Document Organization</w:t>
            </w:r>
            <w:r w:rsidR="00AB41ED">
              <w:rPr>
                <w:noProof/>
                <w:webHidden/>
              </w:rPr>
              <w:tab/>
            </w:r>
            <w:r w:rsidR="00922144">
              <w:rPr>
                <w:noProof/>
                <w:webHidden/>
              </w:rPr>
              <w:fldChar w:fldCharType="begin"/>
            </w:r>
            <w:r w:rsidR="00AB41ED">
              <w:rPr>
                <w:noProof/>
                <w:webHidden/>
              </w:rPr>
              <w:instrText xml:space="preserve"> PAGEREF _Toc371586286 \h </w:instrText>
            </w:r>
            <w:r w:rsidR="00922144">
              <w:rPr>
                <w:noProof/>
                <w:webHidden/>
              </w:rPr>
            </w:r>
            <w:r w:rsidR="00922144">
              <w:rPr>
                <w:noProof/>
                <w:webHidden/>
              </w:rPr>
              <w:fldChar w:fldCharType="separate"/>
            </w:r>
            <w:r w:rsidR="00AB41ED">
              <w:rPr>
                <w:noProof/>
                <w:webHidden/>
              </w:rPr>
              <w:t>14</w:t>
            </w:r>
            <w:r w:rsidR="00922144">
              <w:rPr>
                <w:noProof/>
                <w:webHidden/>
              </w:rPr>
              <w:fldChar w:fldCharType="end"/>
            </w:r>
          </w:hyperlink>
        </w:p>
        <w:p w:rsidR="00AB41ED" w:rsidRDefault="00AE1055">
          <w:pPr>
            <w:pStyle w:val="TOC2"/>
            <w:tabs>
              <w:tab w:val="left" w:pos="880"/>
              <w:tab w:val="right" w:leader="dot" w:pos="9350"/>
            </w:tabs>
            <w:rPr>
              <w:rFonts w:asciiTheme="minorHAnsi" w:eastAsiaTheme="minorEastAsia" w:hAnsiTheme="minorHAnsi" w:cstheme="minorBidi"/>
              <w:noProof/>
              <w:sz w:val="22"/>
              <w:szCs w:val="22"/>
              <w:lang w:val="en-ZA" w:eastAsia="en-ZA"/>
            </w:rPr>
          </w:pPr>
          <w:hyperlink w:anchor="_Toc371586287" w:history="1">
            <w:r w:rsidR="00AB41ED" w:rsidRPr="0095780B">
              <w:rPr>
                <w:rStyle w:val="Hyperlink"/>
                <w:rFonts w:ascii="Cambria" w:hAnsi="Cambria"/>
                <w:noProof/>
              </w:rPr>
              <w:t>2.5</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Definitions, Acronyms and Abbreviations</w:t>
            </w:r>
            <w:r w:rsidR="00AB41ED">
              <w:rPr>
                <w:noProof/>
                <w:webHidden/>
              </w:rPr>
              <w:tab/>
            </w:r>
            <w:r w:rsidR="00922144">
              <w:rPr>
                <w:noProof/>
                <w:webHidden/>
              </w:rPr>
              <w:fldChar w:fldCharType="begin"/>
            </w:r>
            <w:r w:rsidR="00AB41ED">
              <w:rPr>
                <w:noProof/>
                <w:webHidden/>
              </w:rPr>
              <w:instrText xml:space="preserve"> PAGEREF _Toc371586287 \h </w:instrText>
            </w:r>
            <w:r w:rsidR="00922144">
              <w:rPr>
                <w:noProof/>
                <w:webHidden/>
              </w:rPr>
            </w:r>
            <w:r w:rsidR="00922144">
              <w:rPr>
                <w:noProof/>
                <w:webHidden/>
              </w:rPr>
              <w:fldChar w:fldCharType="separate"/>
            </w:r>
            <w:r w:rsidR="00AB41ED">
              <w:rPr>
                <w:noProof/>
                <w:webHidden/>
              </w:rPr>
              <w:t>14</w:t>
            </w:r>
            <w:r w:rsidR="00922144">
              <w:rPr>
                <w:noProof/>
                <w:webHidden/>
              </w:rPr>
              <w:fldChar w:fldCharType="end"/>
            </w:r>
          </w:hyperlink>
        </w:p>
        <w:p w:rsidR="00AB41ED" w:rsidRDefault="00AE1055">
          <w:pPr>
            <w:pStyle w:val="TOC1"/>
            <w:tabs>
              <w:tab w:val="left" w:pos="480"/>
              <w:tab w:val="right" w:leader="dot" w:pos="9350"/>
            </w:tabs>
            <w:rPr>
              <w:rFonts w:asciiTheme="minorHAnsi" w:eastAsiaTheme="minorEastAsia" w:hAnsiTheme="minorHAnsi" w:cstheme="minorBidi"/>
              <w:noProof/>
              <w:sz w:val="22"/>
              <w:szCs w:val="22"/>
              <w:lang w:val="en-ZA" w:eastAsia="en-ZA"/>
            </w:rPr>
          </w:pPr>
          <w:hyperlink w:anchor="_Toc371586288" w:history="1">
            <w:r w:rsidR="00AB41ED" w:rsidRPr="0095780B">
              <w:rPr>
                <w:rStyle w:val="Hyperlink"/>
                <w:rFonts w:ascii="Cambria" w:hAnsi="Cambria"/>
                <w:noProof/>
              </w:rPr>
              <w:t>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Interviewees</w:t>
            </w:r>
            <w:r w:rsidR="00AB41ED">
              <w:rPr>
                <w:noProof/>
                <w:webHidden/>
              </w:rPr>
              <w:tab/>
            </w:r>
            <w:r w:rsidR="00922144">
              <w:rPr>
                <w:noProof/>
                <w:webHidden/>
              </w:rPr>
              <w:fldChar w:fldCharType="begin"/>
            </w:r>
            <w:r w:rsidR="00AB41ED">
              <w:rPr>
                <w:noProof/>
                <w:webHidden/>
              </w:rPr>
              <w:instrText xml:space="preserve"> PAGEREF _Toc371586288 \h </w:instrText>
            </w:r>
            <w:r w:rsidR="00922144">
              <w:rPr>
                <w:noProof/>
                <w:webHidden/>
              </w:rPr>
            </w:r>
            <w:r w:rsidR="00922144">
              <w:rPr>
                <w:noProof/>
                <w:webHidden/>
              </w:rPr>
              <w:fldChar w:fldCharType="separate"/>
            </w:r>
            <w:r w:rsidR="00AB41ED">
              <w:rPr>
                <w:noProof/>
                <w:webHidden/>
              </w:rPr>
              <w:t>14</w:t>
            </w:r>
            <w:r w:rsidR="00922144">
              <w:rPr>
                <w:noProof/>
                <w:webHidden/>
              </w:rPr>
              <w:fldChar w:fldCharType="end"/>
            </w:r>
          </w:hyperlink>
        </w:p>
        <w:p w:rsidR="00AB41ED" w:rsidRDefault="00AE1055">
          <w:pPr>
            <w:pStyle w:val="TOC1"/>
            <w:tabs>
              <w:tab w:val="left" w:pos="480"/>
              <w:tab w:val="right" w:leader="dot" w:pos="9350"/>
            </w:tabs>
            <w:rPr>
              <w:rFonts w:asciiTheme="minorHAnsi" w:eastAsiaTheme="minorEastAsia" w:hAnsiTheme="minorHAnsi" w:cstheme="minorBidi"/>
              <w:noProof/>
              <w:sz w:val="22"/>
              <w:szCs w:val="22"/>
              <w:lang w:val="en-ZA" w:eastAsia="en-ZA"/>
            </w:rPr>
          </w:pPr>
          <w:hyperlink w:anchor="_Toc371586289" w:history="1">
            <w:r w:rsidR="00AB41ED" w:rsidRPr="0095780B">
              <w:rPr>
                <w:rStyle w:val="Hyperlink"/>
                <w:rFonts w:ascii="Cambria" w:hAnsi="Cambria"/>
                <w:noProof/>
              </w:rPr>
              <w:t>4</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Business Environment</w:t>
            </w:r>
            <w:r w:rsidR="00AB41ED">
              <w:rPr>
                <w:noProof/>
                <w:webHidden/>
              </w:rPr>
              <w:tab/>
            </w:r>
            <w:r w:rsidR="00922144">
              <w:rPr>
                <w:noProof/>
                <w:webHidden/>
              </w:rPr>
              <w:fldChar w:fldCharType="begin"/>
            </w:r>
            <w:r w:rsidR="00AB41ED">
              <w:rPr>
                <w:noProof/>
                <w:webHidden/>
              </w:rPr>
              <w:instrText xml:space="preserve"> PAGEREF _Toc371586289 \h </w:instrText>
            </w:r>
            <w:r w:rsidR="00922144">
              <w:rPr>
                <w:noProof/>
                <w:webHidden/>
              </w:rPr>
            </w:r>
            <w:r w:rsidR="00922144">
              <w:rPr>
                <w:noProof/>
                <w:webHidden/>
              </w:rPr>
              <w:fldChar w:fldCharType="separate"/>
            </w:r>
            <w:r w:rsidR="00AB41ED">
              <w:rPr>
                <w:noProof/>
                <w:webHidden/>
              </w:rPr>
              <w:t>15</w:t>
            </w:r>
            <w:r w:rsidR="00922144">
              <w:rPr>
                <w:noProof/>
                <w:webHidden/>
              </w:rPr>
              <w:fldChar w:fldCharType="end"/>
            </w:r>
          </w:hyperlink>
        </w:p>
        <w:p w:rsidR="00AB41ED" w:rsidRDefault="00AE1055">
          <w:pPr>
            <w:pStyle w:val="TOC2"/>
            <w:tabs>
              <w:tab w:val="left" w:pos="880"/>
              <w:tab w:val="right" w:leader="dot" w:pos="9350"/>
            </w:tabs>
            <w:rPr>
              <w:rFonts w:asciiTheme="minorHAnsi" w:eastAsiaTheme="minorEastAsia" w:hAnsiTheme="minorHAnsi" w:cstheme="minorBidi"/>
              <w:noProof/>
              <w:sz w:val="22"/>
              <w:szCs w:val="22"/>
              <w:lang w:val="en-ZA" w:eastAsia="en-ZA"/>
            </w:rPr>
          </w:pPr>
          <w:hyperlink w:anchor="_Toc371586290" w:history="1">
            <w:r w:rsidR="00AB41ED" w:rsidRPr="0095780B">
              <w:rPr>
                <w:rStyle w:val="Hyperlink"/>
                <w:rFonts w:ascii="Cambria" w:hAnsi="Cambria"/>
                <w:noProof/>
              </w:rPr>
              <w:t>4.1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Organization Structure</w:t>
            </w:r>
            <w:r w:rsidR="00AB41ED">
              <w:rPr>
                <w:noProof/>
                <w:webHidden/>
              </w:rPr>
              <w:tab/>
            </w:r>
            <w:r w:rsidR="00922144">
              <w:rPr>
                <w:noProof/>
                <w:webHidden/>
              </w:rPr>
              <w:fldChar w:fldCharType="begin"/>
            </w:r>
            <w:r w:rsidR="00AB41ED">
              <w:rPr>
                <w:noProof/>
                <w:webHidden/>
              </w:rPr>
              <w:instrText xml:space="preserve"> PAGEREF _Toc371586290 \h </w:instrText>
            </w:r>
            <w:r w:rsidR="00922144">
              <w:rPr>
                <w:noProof/>
                <w:webHidden/>
              </w:rPr>
            </w:r>
            <w:r w:rsidR="00922144">
              <w:rPr>
                <w:noProof/>
                <w:webHidden/>
              </w:rPr>
              <w:fldChar w:fldCharType="separate"/>
            </w:r>
            <w:r w:rsidR="00AB41ED">
              <w:rPr>
                <w:noProof/>
                <w:webHidden/>
              </w:rPr>
              <w:t>15</w:t>
            </w:r>
            <w:r w:rsidR="00922144">
              <w:rPr>
                <w:noProof/>
                <w:webHidden/>
              </w:rPr>
              <w:fldChar w:fldCharType="end"/>
            </w:r>
          </w:hyperlink>
        </w:p>
        <w:p w:rsidR="00AB41ED" w:rsidRDefault="00AE1055">
          <w:pPr>
            <w:pStyle w:val="TOC2"/>
            <w:tabs>
              <w:tab w:val="left" w:pos="880"/>
              <w:tab w:val="right" w:leader="dot" w:pos="9350"/>
            </w:tabs>
            <w:rPr>
              <w:rFonts w:asciiTheme="minorHAnsi" w:eastAsiaTheme="minorEastAsia" w:hAnsiTheme="minorHAnsi" w:cstheme="minorBidi"/>
              <w:noProof/>
              <w:sz w:val="22"/>
              <w:szCs w:val="22"/>
              <w:lang w:val="en-ZA" w:eastAsia="en-ZA"/>
            </w:rPr>
          </w:pPr>
          <w:hyperlink w:anchor="_Toc371586291" w:history="1">
            <w:r w:rsidR="00AB41ED" w:rsidRPr="0095780B">
              <w:rPr>
                <w:rStyle w:val="Hyperlink"/>
                <w:rFonts w:ascii="Cambria" w:eastAsiaTheme="minorHAnsi" w:hAnsi="Cambria"/>
                <w:noProof/>
              </w:rPr>
              <w:t>4.2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Team Structure: New Business Operations [Branch]</w:t>
            </w:r>
            <w:r w:rsidR="00AB41ED">
              <w:rPr>
                <w:noProof/>
                <w:webHidden/>
              </w:rPr>
              <w:tab/>
            </w:r>
            <w:r w:rsidR="00922144">
              <w:rPr>
                <w:noProof/>
                <w:webHidden/>
              </w:rPr>
              <w:fldChar w:fldCharType="begin"/>
            </w:r>
            <w:r w:rsidR="00AB41ED">
              <w:rPr>
                <w:noProof/>
                <w:webHidden/>
              </w:rPr>
              <w:instrText xml:space="preserve"> PAGEREF _Toc371586291 \h </w:instrText>
            </w:r>
            <w:r w:rsidR="00922144">
              <w:rPr>
                <w:noProof/>
                <w:webHidden/>
              </w:rPr>
            </w:r>
            <w:r w:rsidR="00922144">
              <w:rPr>
                <w:noProof/>
                <w:webHidden/>
              </w:rPr>
              <w:fldChar w:fldCharType="separate"/>
            </w:r>
            <w:r w:rsidR="00AB41ED">
              <w:rPr>
                <w:noProof/>
                <w:webHidden/>
              </w:rPr>
              <w:t>15</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292" w:history="1">
            <w:r w:rsidR="00AB41ED" w:rsidRPr="0095780B">
              <w:rPr>
                <w:rStyle w:val="Hyperlink"/>
                <w:rFonts w:ascii="Cambria" w:eastAsiaTheme="minorHAnsi" w:hAnsi="Cambria"/>
                <w:noProof/>
              </w:rPr>
              <w:t>4.2.1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Roles &amp; Responsibilities: New Business Operations [Branch]</w:t>
            </w:r>
            <w:r w:rsidR="00AB41ED">
              <w:rPr>
                <w:noProof/>
                <w:webHidden/>
              </w:rPr>
              <w:tab/>
            </w:r>
            <w:r w:rsidR="00922144">
              <w:rPr>
                <w:noProof/>
                <w:webHidden/>
              </w:rPr>
              <w:fldChar w:fldCharType="begin"/>
            </w:r>
            <w:r w:rsidR="00AB41ED">
              <w:rPr>
                <w:noProof/>
                <w:webHidden/>
              </w:rPr>
              <w:instrText xml:space="preserve"> PAGEREF _Toc371586292 \h </w:instrText>
            </w:r>
            <w:r w:rsidR="00922144">
              <w:rPr>
                <w:noProof/>
                <w:webHidden/>
              </w:rPr>
            </w:r>
            <w:r w:rsidR="00922144">
              <w:rPr>
                <w:noProof/>
                <w:webHidden/>
              </w:rPr>
              <w:fldChar w:fldCharType="separate"/>
            </w:r>
            <w:r w:rsidR="00AB41ED">
              <w:rPr>
                <w:noProof/>
                <w:webHidden/>
              </w:rPr>
              <w:t>16</w:t>
            </w:r>
            <w:r w:rsidR="00922144">
              <w:rPr>
                <w:noProof/>
                <w:webHidden/>
              </w:rPr>
              <w:fldChar w:fldCharType="end"/>
            </w:r>
          </w:hyperlink>
        </w:p>
        <w:p w:rsidR="00AB41ED" w:rsidRDefault="00AE1055">
          <w:pPr>
            <w:pStyle w:val="TOC2"/>
            <w:tabs>
              <w:tab w:val="left" w:pos="880"/>
              <w:tab w:val="right" w:leader="dot" w:pos="9350"/>
            </w:tabs>
            <w:rPr>
              <w:rFonts w:asciiTheme="minorHAnsi" w:eastAsiaTheme="minorEastAsia" w:hAnsiTheme="minorHAnsi" w:cstheme="minorBidi"/>
              <w:noProof/>
              <w:sz w:val="22"/>
              <w:szCs w:val="22"/>
              <w:lang w:val="en-ZA" w:eastAsia="en-ZA"/>
            </w:rPr>
          </w:pPr>
          <w:hyperlink w:anchor="_Toc371586293" w:history="1">
            <w:r w:rsidR="00AB41ED" w:rsidRPr="0095780B">
              <w:rPr>
                <w:rStyle w:val="Hyperlink"/>
                <w:rFonts w:ascii="Cambria" w:eastAsiaTheme="minorHAnsi" w:hAnsi="Cambria"/>
                <w:noProof/>
              </w:rPr>
              <w:t>4.3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Team Structure: New Business Operations [Head Office]</w:t>
            </w:r>
            <w:r w:rsidR="00AB41ED">
              <w:rPr>
                <w:noProof/>
                <w:webHidden/>
              </w:rPr>
              <w:tab/>
            </w:r>
            <w:r w:rsidR="00922144">
              <w:rPr>
                <w:noProof/>
                <w:webHidden/>
              </w:rPr>
              <w:fldChar w:fldCharType="begin"/>
            </w:r>
            <w:r w:rsidR="00AB41ED">
              <w:rPr>
                <w:noProof/>
                <w:webHidden/>
              </w:rPr>
              <w:instrText xml:space="preserve"> PAGEREF _Toc371586293 \h </w:instrText>
            </w:r>
            <w:r w:rsidR="00922144">
              <w:rPr>
                <w:noProof/>
                <w:webHidden/>
              </w:rPr>
            </w:r>
            <w:r w:rsidR="00922144">
              <w:rPr>
                <w:noProof/>
                <w:webHidden/>
              </w:rPr>
              <w:fldChar w:fldCharType="separate"/>
            </w:r>
            <w:r w:rsidR="00AB41ED">
              <w:rPr>
                <w:noProof/>
                <w:webHidden/>
              </w:rPr>
              <w:t>16</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294" w:history="1">
            <w:r w:rsidR="00AB41ED" w:rsidRPr="0095780B">
              <w:rPr>
                <w:rStyle w:val="Hyperlink"/>
                <w:rFonts w:ascii="Cambria" w:eastAsiaTheme="minorHAnsi" w:hAnsi="Cambria"/>
                <w:noProof/>
              </w:rPr>
              <w:t>4.3.1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Roles &amp; Responsibilities: New Business Operations [Head Office]</w:t>
            </w:r>
            <w:r w:rsidR="00AB41ED">
              <w:rPr>
                <w:noProof/>
                <w:webHidden/>
              </w:rPr>
              <w:tab/>
            </w:r>
            <w:r w:rsidR="00922144">
              <w:rPr>
                <w:noProof/>
                <w:webHidden/>
              </w:rPr>
              <w:fldChar w:fldCharType="begin"/>
            </w:r>
            <w:r w:rsidR="00AB41ED">
              <w:rPr>
                <w:noProof/>
                <w:webHidden/>
              </w:rPr>
              <w:instrText xml:space="preserve"> PAGEREF _Toc371586294 \h </w:instrText>
            </w:r>
            <w:r w:rsidR="00922144">
              <w:rPr>
                <w:noProof/>
                <w:webHidden/>
              </w:rPr>
            </w:r>
            <w:r w:rsidR="00922144">
              <w:rPr>
                <w:noProof/>
                <w:webHidden/>
              </w:rPr>
              <w:fldChar w:fldCharType="separate"/>
            </w:r>
            <w:r w:rsidR="00AB41ED">
              <w:rPr>
                <w:noProof/>
                <w:webHidden/>
              </w:rPr>
              <w:t>16</w:t>
            </w:r>
            <w:r w:rsidR="00922144">
              <w:rPr>
                <w:noProof/>
                <w:webHidden/>
              </w:rPr>
              <w:fldChar w:fldCharType="end"/>
            </w:r>
          </w:hyperlink>
        </w:p>
        <w:p w:rsidR="00AB41ED" w:rsidRDefault="00AE1055">
          <w:pPr>
            <w:pStyle w:val="TOC1"/>
            <w:tabs>
              <w:tab w:val="left" w:pos="480"/>
              <w:tab w:val="right" w:leader="dot" w:pos="9350"/>
            </w:tabs>
            <w:rPr>
              <w:rFonts w:asciiTheme="minorHAnsi" w:eastAsiaTheme="minorEastAsia" w:hAnsiTheme="minorHAnsi" w:cstheme="minorBidi"/>
              <w:noProof/>
              <w:sz w:val="22"/>
              <w:szCs w:val="22"/>
              <w:lang w:val="en-ZA" w:eastAsia="en-ZA"/>
            </w:rPr>
          </w:pPr>
          <w:hyperlink w:anchor="_Toc371586295" w:history="1">
            <w:r w:rsidR="00AB41ED" w:rsidRPr="0095780B">
              <w:rPr>
                <w:rStyle w:val="Hyperlink"/>
                <w:rFonts w:ascii="Cambria" w:hAnsi="Cambria"/>
                <w:noProof/>
              </w:rPr>
              <w:t>5</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Existing Systems</w:t>
            </w:r>
            <w:r w:rsidR="00AB41ED">
              <w:rPr>
                <w:noProof/>
                <w:webHidden/>
              </w:rPr>
              <w:tab/>
            </w:r>
            <w:r w:rsidR="00922144">
              <w:rPr>
                <w:noProof/>
                <w:webHidden/>
              </w:rPr>
              <w:fldChar w:fldCharType="begin"/>
            </w:r>
            <w:r w:rsidR="00AB41ED">
              <w:rPr>
                <w:noProof/>
                <w:webHidden/>
              </w:rPr>
              <w:instrText xml:space="preserve"> PAGEREF _Toc371586295 \h </w:instrText>
            </w:r>
            <w:r w:rsidR="00922144">
              <w:rPr>
                <w:noProof/>
                <w:webHidden/>
              </w:rPr>
            </w:r>
            <w:r w:rsidR="00922144">
              <w:rPr>
                <w:noProof/>
                <w:webHidden/>
              </w:rPr>
              <w:fldChar w:fldCharType="separate"/>
            </w:r>
            <w:r w:rsidR="00AB41ED">
              <w:rPr>
                <w:noProof/>
                <w:webHidden/>
              </w:rPr>
              <w:t>16</w:t>
            </w:r>
            <w:r w:rsidR="00922144">
              <w:rPr>
                <w:noProof/>
                <w:webHidden/>
              </w:rPr>
              <w:fldChar w:fldCharType="end"/>
            </w:r>
          </w:hyperlink>
        </w:p>
        <w:p w:rsidR="00AB41ED" w:rsidRDefault="00AE1055">
          <w:pPr>
            <w:pStyle w:val="TOC1"/>
            <w:tabs>
              <w:tab w:val="left" w:pos="480"/>
              <w:tab w:val="right" w:leader="dot" w:pos="9350"/>
            </w:tabs>
            <w:rPr>
              <w:rFonts w:asciiTheme="minorHAnsi" w:eastAsiaTheme="minorEastAsia" w:hAnsiTheme="minorHAnsi" w:cstheme="minorBidi"/>
              <w:noProof/>
              <w:sz w:val="22"/>
              <w:szCs w:val="22"/>
              <w:lang w:val="en-ZA" w:eastAsia="en-ZA"/>
            </w:rPr>
          </w:pPr>
          <w:hyperlink w:anchor="_Toc371586296" w:history="1">
            <w:r w:rsidR="00AB41ED" w:rsidRPr="0095780B">
              <w:rPr>
                <w:rStyle w:val="Hyperlink"/>
                <w:rFonts w:ascii="Cambria" w:hAnsi="Cambria"/>
                <w:i/>
                <w:noProof/>
              </w:rPr>
              <w:t>6</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Products</w:t>
            </w:r>
            <w:r w:rsidR="00AB41ED">
              <w:rPr>
                <w:noProof/>
                <w:webHidden/>
              </w:rPr>
              <w:tab/>
            </w:r>
            <w:r w:rsidR="00922144">
              <w:rPr>
                <w:noProof/>
                <w:webHidden/>
              </w:rPr>
              <w:fldChar w:fldCharType="begin"/>
            </w:r>
            <w:r w:rsidR="00AB41ED">
              <w:rPr>
                <w:noProof/>
                <w:webHidden/>
              </w:rPr>
              <w:instrText xml:space="preserve"> PAGEREF _Toc371586296 \h </w:instrText>
            </w:r>
            <w:r w:rsidR="00922144">
              <w:rPr>
                <w:noProof/>
                <w:webHidden/>
              </w:rPr>
            </w:r>
            <w:r w:rsidR="00922144">
              <w:rPr>
                <w:noProof/>
                <w:webHidden/>
              </w:rPr>
              <w:fldChar w:fldCharType="separate"/>
            </w:r>
            <w:r w:rsidR="00AB41ED">
              <w:rPr>
                <w:noProof/>
                <w:webHidden/>
              </w:rPr>
              <w:t>17</w:t>
            </w:r>
            <w:r w:rsidR="00922144">
              <w:rPr>
                <w:noProof/>
                <w:webHidden/>
              </w:rPr>
              <w:fldChar w:fldCharType="end"/>
            </w:r>
          </w:hyperlink>
        </w:p>
        <w:p w:rsidR="00AB41ED" w:rsidRDefault="00AE1055">
          <w:pPr>
            <w:pStyle w:val="TOC2"/>
            <w:tabs>
              <w:tab w:val="left" w:pos="880"/>
              <w:tab w:val="right" w:leader="dot" w:pos="9350"/>
            </w:tabs>
            <w:rPr>
              <w:rFonts w:asciiTheme="minorHAnsi" w:eastAsiaTheme="minorEastAsia" w:hAnsiTheme="minorHAnsi" w:cstheme="minorBidi"/>
              <w:noProof/>
              <w:sz w:val="22"/>
              <w:szCs w:val="22"/>
              <w:lang w:val="en-ZA" w:eastAsia="en-ZA"/>
            </w:rPr>
          </w:pPr>
          <w:hyperlink w:anchor="_Toc371586297" w:history="1">
            <w:r w:rsidR="00AB41ED" w:rsidRPr="0095780B">
              <w:rPr>
                <w:rStyle w:val="Hyperlink"/>
                <w:rFonts w:ascii="Cambria" w:hAnsi="Cambria"/>
                <w:i/>
                <w:noProof/>
              </w:rPr>
              <w:t>6.1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Education Support Plan</w:t>
            </w:r>
            <w:r w:rsidR="00AB41ED">
              <w:rPr>
                <w:noProof/>
                <w:webHidden/>
              </w:rPr>
              <w:tab/>
            </w:r>
            <w:r w:rsidR="00922144">
              <w:rPr>
                <w:noProof/>
                <w:webHidden/>
              </w:rPr>
              <w:fldChar w:fldCharType="begin"/>
            </w:r>
            <w:r w:rsidR="00AB41ED">
              <w:rPr>
                <w:noProof/>
                <w:webHidden/>
              </w:rPr>
              <w:instrText xml:space="preserve"> PAGEREF _Toc371586297 \h </w:instrText>
            </w:r>
            <w:r w:rsidR="00922144">
              <w:rPr>
                <w:noProof/>
                <w:webHidden/>
              </w:rPr>
            </w:r>
            <w:r w:rsidR="00922144">
              <w:rPr>
                <w:noProof/>
                <w:webHidden/>
              </w:rPr>
              <w:fldChar w:fldCharType="separate"/>
            </w:r>
            <w:r w:rsidR="00AB41ED">
              <w:rPr>
                <w:noProof/>
                <w:webHidden/>
              </w:rPr>
              <w:t>17</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298" w:history="1">
            <w:r w:rsidR="00AB41ED" w:rsidRPr="0095780B">
              <w:rPr>
                <w:rStyle w:val="Hyperlink"/>
                <w:rFonts w:ascii="Cambria" w:hAnsi="Cambria"/>
                <w:i/>
                <w:noProof/>
              </w:rPr>
              <w:t>6.1.1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Product Summary</w:t>
            </w:r>
            <w:r w:rsidR="00AB41ED">
              <w:rPr>
                <w:noProof/>
                <w:webHidden/>
              </w:rPr>
              <w:tab/>
            </w:r>
            <w:r w:rsidR="00922144">
              <w:rPr>
                <w:noProof/>
                <w:webHidden/>
              </w:rPr>
              <w:fldChar w:fldCharType="begin"/>
            </w:r>
            <w:r w:rsidR="00AB41ED">
              <w:rPr>
                <w:noProof/>
                <w:webHidden/>
              </w:rPr>
              <w:instrText xml:space="preserve"> PAGEREF _Toc371586298 \h </w:instrText>
            </w:r>
            <w:r w:rsidR="00922144">
              <w:rPr>
                <w:noProof/>
                <w:webHidden/>
              </w:rPr>
            </w:r>
            <w:r w:rsidR="00922144">
              <w:rPr>
                <w:noProof/>
                <w:webHidden/>
              </w:rPr>
              <w:fldChar w:fldCharType="separate"/>
            </w:r>
            <w:r w:rsidR="00AB41ED">
              <w:rPr>
                <w:noProof/>
                <w:webHidden/>
              </w:rPr>
              <w:t>17</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299" w:history="1">
            <w:r w:rsidR="00AB41ED" w:rsidRPr="0095780B">
              <w:rPr>
                <w:rStyle w:val="Hyperlink"/>
                <w:rFonts w:ascii="Cambria" w:hAnsi="Cambria"/>
                <w:i/>
                <w:noProof/>
              </w:rPr>
              <w:t>6.1.2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Premium Computation</w:t>
            </w:r>
            <w:r w:rsidR="00AB41ED">
              <w:rPr>
                <w:noProof/>
                <w:webHidden/>
              </w:rPr>
              <w:tab/>
            </w:r>
            <w:r w:rsidR="00922144">
              <w:rPr>
                <w:noProof/>
                <w:webHidden/>
              </w:rPr>
              <w:fldChar w:fldCharType="begin"/>
            </w:r>
            <w:r w:rsidR="00AB41ED">
              <w:rPr>
                <w:noProof/>
                <w:webHidden/>
              </w:rPr>
              <w:instrText xml:space="preserve"> PAGEREF _Toc371586299 \h </w:instrText>
            </w:r>
            <w:r w:rsidR="00922144">
              <w:rPr>
                <w:noProof/>
                <w:webHidden/>
              </w:rPr>
            </w:r>
            <w:r w:rsidR="00922144">
              <w:rPr>
                <w:noProof/>
                <w:webHidden/>
              </w:rPr>
              <w:fldChar w:fldCharType="separate"/>
            </w:r>
            <w:r w:rsidR="00AB41ED">
              <w:rPr>
                <w:noProof/>
                <w:webHidden/>
              </w:rPr>
              <w:t>18</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00" w:history="1">
            <w:r w:rsidR="00AB41ED" w:rsidRPr="0095780B">
              <w:rPr>
                <w:rStyle w:val="Hyperlink"/>
                <w:rFonts w:ascii="Cambria" w:eastAsiaTheme="minorHAnsi" w:hAnsi="Cambria"/>
                <w:noProof/>
                <w:lang w:val="en-ZA"/>
              </w:rPr>
              <w:t>6.1.3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lang w:val="en-ZA"/>
              </w:rPr>
              <w:t>Graduation benefit</w:t>
            </w:r>
            <w:r w:rsidR="00AB41ED">
              <w:rPr>
                <w:noProof/>
                <w:webHidden/>
              </w:rPr>
              <w:tab/>
            </w:r>
            <w:r w:rsidR="00922144">
              <w:rPr>
                <w:noProof/>
                <w:webHidden/>
              </w:rPr>
              <w:fldChar w:fldCharType="begin"/>
            </w:r>
            <w:r w:rsidR="00AB41ED">
              <w:rPr>
                <w:noProof/>
                <w:webHidden/>
              </w:rPr>
              <w:instrText xml:space="preserve"> PAGEREF _Toc371586300 \h </w:instrText>
            </w:r>
            <w:r w:rsidR="00922144">
              <w:rPr>
                <w:noProof/>
                <w:webHidden/>
              </w:rPr>
            </w:r>
            <w:r w:rsidR="00922144">
              <w:rPr>
                <w:noProof/>
                <w:webHidden/>
              </w:rPr>
              <w:fldChar w:fldCharType="separate"/>
            </w:r>
            <w:r w:rsidR="00AB41ED">
              <w:rPr>
                <w:noProof/>
                <w:webHidden/>
              </w:rPr>
              <w:t>19</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01" w:history="1">
            <w:r w:rsidR="00AB41ED" w:rsidRPr="0095780B">
              <w:rPr>
                <w:rStyle w:val="Hyperlink"/>
                <w:rFonts w:ascii="Cambria" w:eastAsiaTheme="minorHAnsi" w:hAnsi="Cambria"/>
                <w:noProof/>
                <w:lang w:val="en-ZA"/>
              </w:rPr>
              <w:t>6.1.4</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lang w:val="en-ZA"/>
              </w:rPr>
              <w:t>Death of beneficiary</w:t>
            </w:r>
            <w:r w:rsidR="00AB41ED">
              <w:rPr>
                <w:noProof/>
                <w:webHidden/>
              </w:rPr>
              <w:tab/>
            </w:r>
            <w:r w:rsidR="00922144">
              <w:rPr>
                <w:noProof/>
                <w:webHidden/>
              </w:rPr>
              <w:fldChar w:fldCharType="begin"/>
            </w:r>
            <w:r w:rsidR="00AB41ED">
              <w:rPr>
                <w:noProof/>
                <w:webHidden/>
              </w:rPr>
              <w:instrText xml:space="preserve"> PAGEREF _Toc371586301 \h </w:instrText>
            </w:r>
            <w:r w:rsidR="00922144">
              <w:rPr>
                <w:noProof/>
                <w:webHidden/>
              </w:rPr>
            </w:r>
            <w:r w:rsidR="00922144">
              <w:rPr>
                <w:noProof/>
                <w:webHidden/>
              </w:rPr>
              <w:fldChar w:fldCharType="separate"/>
            </w:r>
            <w:r w:rsidR="00AB41ED">
              <w:rPr>
                <w:noProof/>
                <w:webHidden/>
              </w:rPr>
              <w:t>19</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02" w:history="1">
            <w:r w:rsidR="00AB41ED" w:rsidRPr="0095780B">
              <w:rPr>
                <w:rStyle w:val="Hyperlink"/>
                <w:rFonts w:ascii="Cambria" w:hAnsi="Cambria"/>
                <w:i/>
                <w:noProof/>
              </w:rPr>
              <w:t>6.1.5</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Guaranteed Benefit Computation</w:t>
            </w:r>
            <w:r w:rsidR="00AB41ED">
              <w:rPr>
                <w:noProof/>
                <w:webHidden/>
              </w:rPr>
              <w:tab/>
            </w:r>
            <w:r w:rsidR="00922144">
              <w:rPr>
                <w:noProof/>
                <w:webHidden/>
              </w:rPr>
              <w:fldChar w:fldCharType="begin"/>
            </w:r>
            <w:r w:rsidR="00AB41ED">
              <w:rPr>
                <w:noProof/>
                <w:webHidden/>
              </w:rPr>
              <w:instrText xml:space="preserve"> PAGEREF _Toc371586302 \h </w:instrText>
            </w:r>
            <w:r w:rsidR="00922144">
              <w:rPr>
                <w:noProof/>
                <w:webHidden/>
              </w:rPr>
            </w:r>
            <w:r w:rsidR="00922144">
              <w:rPr>
                <w:noProof/>
                <w:webHidden/>
              </w:rPr>
              <w:fldChar w:fldCharType="separate"/>
            </w:r>
            <w:r w:rsidR="00AB41ED">
              <w:rPr>
                <w:noProof/>
                <w:webHidden/>
              </w:rPr>
              <w:t>19</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03" w:history="1">
            <w:r w:rsidR="00AB41ED" w:rsidRPr="0095780B">
              <w:rPr>
                <w:rStyle w:val="Hyperlink"/>
                <w:rFonts w:ascii="Cambria" w:eastAsiaTheme="minorHAnsi" w:hAnsi="Cambria"/>
                <w:noProof/>
                <w:lang w:val="en-ZA"/>
              </w:rPr>
              <w:t>6.1.6</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lang w:val="en-ZA"/>
              </w:rPr>
              <w:t>Lump sum investment</w:t>
            </w:r>
            <w:r w:rsidR="00AB41ED">
              <w:rPr>
                <w:noProof/>
                <w:webHidden/>
              </w:rPr>
              <w:tab/>
            </w:r>
            <w:r w:rsidR="00922144">
              <w:rPr>
                <w:noProof/>
                <w:webHidden/>
              </w:rPr>
              <w:fldChar w:fldCharType="begin"/>
            </w:r>
            <w:r w:rsidR="00AB41ED">
              <w:rPr>
                <w:noProof/>
                <w:webHidden/>
              </w:rPr>
              <w:instrText xml:space="preserve"> PAGEREF _Toc371586303 \h </w:instrText>
            </w:r>
            <w:r w:rsidR="00922144">
              <w:rPr>
                <w:noProof/>
                <w:webHidden/>
              </w:rPr>
            </w:r>
            <w:r w:rsidR="00922144">
              <w:rPr>
                <w:noProof/>
                <w:webHidden/>
              </w:rPr>
              <w:fldChar w:fldCharType="separate"/>
            </w:r>
            <w:r w:rsidR="00AB41ED">
              <w:rPr>
                <w:noProof/>
                <w:webHidden/>
              </w:rPr>
              <w:t>19</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04" w:history="1">
            <w:r w:rsidR="00AB41ED" w:rsidRPr="0095780B">
              <w:rPr>
                <w:rStyle w:val="Hyperlink"/>
                <w:rFonts w:ascii="Cambria" w:hAnsi="Cambria"/>
                <w:i/>
                <w:noProof/>
              </w:rPr>
              <w:t>6.1.7</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Optional Rider Benefits</w:t>
            </w:r>
            <w:r w:rsidR="00AB41ED">
              <w:rPr>
                <w:noProof/>
                <w:webHidden/>
              </w:rPr>
              <w:tab/>
            </w:r>
            <w:r w:rsidR="00922144">
              <w:rPr>
                <w:noProof/>
                <w:webHidden/>
              </w:rPr>
              <w:fldChar w:fldCharType="begin"/>
            </w:r>
            <w:r w:rsidR="00AB41ED">
              <w:rPr>
                <w:noProof/>
                <w:webHidden/>
              </w:rPr>
              <w:instrText xml:space="preserve"> PAGEREF _Toc371586304 \h </w:instrText>
            </w:r>
            <w:r w:rsidR="00922144">
              <w:rPr>
                <w:noProof/>
                <w:webHidden/>
              </w:rPr>
            </w:r>
            <w:r w:rsidR="00922144">
              <w:rPr>
                <w:noProof/>
                <w:webHidden/>
              </w:rPr>
              <w:fldChar w:fldCharType="separate"/>
            </w:r>
            <w:r w:rsidR="00AB41ED">
              <w:rPr>
                <w:noProof/>
                <w:webHidden/>
              </w:rPr>
              <w:t>19</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05" w:history="1">
            <w:r w:rsidR="00AB41ED" w:rsidRPr="0095780B">
              <w:rPr>
                <w:rStyle w:val="Hyperlink"/>
                <w:noProof/>
              </w:rPr>
              <w:t>6.1.7.1</w:t>
            </w:r>
            <w:r w:rsidR="00AB41ED">
              <w:rPr>
                <w:noProof/>
              </w:rPr>
              <w:tab/>
            </w:r>
            <w:r w:rsidR="00AB41ED" w:rsidRPr="0095780B">
              <w:rPr>
                <w:rStyle w:val="Hyperlink"/>
                <w:noProof/>
              </w:rPr>
              <w:t>Inflation protector</w:t>
            </w:r>
            <w:r w:rsidR="00AB41ED">
              <w:rPr>
                <w:noProof/>
                <w:webHidden/>
              </w:rPr>
              <w:tab/>
            </w:r>
            <w:r w:rsidR="00922144">
              <w:rPr>
                <w:noProof/>
                <w:webHidden/>
              </w:rPr>
              <w:fldChar w:fldCharType="begin"/>
            </w:r>
            <w:r w:rsidR="00AB41ED">
              <w:rPr>
                <w:noProof/>
                <w:webHidden/>
              </w:rPr>
              <w:instrText xml:space="preserve"> PAGEREF _Toc371586305 \h </w:instrText>
            </w:r>
            <w:r w:rsidR="00922144">
              <w:rPr>
                <w:noProof/>
                <w:webHidden/>
              </w:rPr>
            </w:r>
            <w:r w:rsidR="00922144">
              <w:rPr>
                <w:noProof/>
                <w:webHidden/>
              </w:rPr>
              <w:fldChar w:fldCharType="separate"/>
            </w:r>
            <w:r w:rsidR="00AB41ED">
              <w:rPr>
                <w:noProof/>
                <w:webHidden/>
              </w:rPr>
              <w:t>19</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06" w:history="1">
            <w:r w:rsidR="00AB41ED" w:rsidRPr="0095780B">
              <w:rPr>
                <w:rStyle w:val="Hyperlink"/>
                <w:noProof/>
              </w:rPr>
              <w:t>6.1.7.2</w:t>
            </w:r>
            <w:r w:rsidR="00AB41ED">
              <w:rPr>
                <w:noProof/>
              </w:rPr>
              <w:tab/>
            </w:r>
            <w:r w:rsidR="00AB41ED" w:rsidRPr="0095780B">
              <w:rPr>
                <w:rStyle w:val="Hyperlink"/>
                <w:noProof/>
              </w:rPr>
              <w:t>Waiver of Premium</w:t>
            </w:r>
            <w:r w:rsidR="00AB41ED">
              <w:rPr>
                <w:noProof/>
                <w:webHidden/>
              </w:rPr>
              <w:tab/>
            </w:r>
            <w:r w:rsidR="00922144">
              <w:rPr>
                <w:noProof/>
                <w:webHidden/>
              </w:rPr>
              <w:fldChar w:fldCharType="begin"/>
            </w:r>
            <w:r w:rsidR="00AB41ED">
              <w:rPr>
                <w:noProof/>
                <w:webHidden/>
              </w:rPr>
              <w:instrText xml:space="preserve"> PAGEREF _Toc371586306 \h </w:instrText>
            </w:r>
            <w:r w:rsidR="00922144">
              <w:rPr>
                <w:noProof/>
                <w:webHidden/>
              </w:rPr>
            </w:r>
            <w:r w:rsidR="00922144">
              <w:rPr>
                <w:noProof/>
                <w:webHidden/>
              </w:rPr>
              <w:fldChar w:fldCharType="separate"/>
            </w:r>
            <w:r w:rsidR="00AB41ED">
              <w:rPr>
                <w:noProof/>
                <w:webHidden/>
              </w:rPr>
              <w:t>19</w:t>
            </w:r>
            <w:r w:rsidR="00922144">
              <w:rPr>
                <w:noProof/>
                <w:webHidden/>
              </w:rPr>
              <w:fldChar w:fldCharType="end"/>
            </w:r>
          </w:hyperlink>
        </w:p>
        <w:p w:rsidR="00AB41ED" w:rsidRDefault="00AE1055">
          <w:pPr>
            <w:pStyle w:val="TOC2"/>
            <w:tabs>
              <w:tab w:val="left" w:pos="880"/>
              <w:tab w:val="right" w:leader="dot" w:pos="9350"/>
            </w:tabs>
            <w:rPr>
              <w:rFonts w:asciiTheme="minorHAnsi" w:eastAsiaTheme="minorEastAsia" w:hAnsiTheme="minorHAnsi" w:cstheme="minorBidi"/>
              <w:noProof/>
              <w:sz w:val="22"/>
              <w:szCs w:val="22"/>
              <w:lang w:val="en-ZA" w:eastAsia="en-ZA"/>
            </w:rPr>
          </w:pPr>
          <w:hyperlink w:anchor="_Toc371586307" w:history="1">
            <w:r w:rsidR="00AB41ED" w:rsidRPr="0095780B">
              <w:rPr>
                <w:rStyle w:val="Hyperlink"/>
                <w:rFonts w:ascii="Cambria" w:hAnsi="Cambria"/>
                <w:noProof/>
              </w:rPr>
              <w:t>6.2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Express Farewell Plan</w:t>
            </w:r>
            <w:r w:rsidR="00AB41ED">
              <w:rPr>
                <w:noProof/>
                <w:webHidden/>
              </w:rPr>
              <w:tab/>
            </w:r>
            <w:r w:rsidR="00922144">
              <w:rPr>
                <w:noProof/>
                <w:webHidden/>
              </w:rPr>
              <w:fldChar w:fldCharType="begin"/>
            </w:r>
            <w:r w:rsidR="00AB41ED">
              <w:rPr>
                <w:noProof/>
                <w:webHidden/>
              </w:rPr>
              <w:instrText xml:space="preserve"> PAGEREF _Toc371586307 \h </w:instrText>
            </w:r>
            <w:r w:rsidR="00922144">
              <w:rPr>
                <w:noProof/>
                <w:webHidden/>
              </w:rPr>
            </w:r>
            <w:r w:rsidR="00922144">
              <w:rPr>
                <w:noProof/>
                <w:webHidden/>
              </w:rPr>
              <w:fldChar w:fldCharType="separate"/>
            </w:r>
            <w:r w:rsidR="00AB41ED">
              <w:rPr>
                <w:noProof/>
                <w:webHidden/>
              </w:rPr>
              <w:t>20</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08" w:history="1">
            <w:r w:rsidR="00AB41ED" w:rsidRPr="0095780B">
              <w:rPr>
                <w:rStyle w:val="Hyperlink"/>
                <w:rFonts w:ascii="Cambria" w:hAnsi="Cambria"/>
                <w:noProof/>
              </w:rPr>
              <w:t>6.2.1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Product Summary</w:t>
            </w:r>
            <w:r w:rsidR="00AB41ED">
              <w:rPr>
                <w:noProof/>
                <w:webHidden/>
              </w:rPr>
              <w:tab/>
            </w:r>
            <w:r w:rsidR="00922144">
              <w:rPr>
                <w:noProof/>
                <w:webHidden/>
              </w:rPr>
              <w:fldChar w:fldCharType="begin"/>
            </w:r>
            <w:r w:rsidR="00AB41ED">
              <w:rPr>
                <w:noProof/>
                <w:webHidden/>
              </w:rPr>
              <w:instrText xml:space="preserve"> PAGEREF _Toc371586308 \h </w:instrText>
            </w:r>
            <w:r w:rsidR="00922144">
              <w:rPr>
                <w:noProof/>
                <w:webHidden/>
              </w:rPr>
            </w:r>
            <w:r w:rsidR="00922144">
              <w:rPr>
                <w:noProof/>
                <w:webHidden/>
              </w:rPr>
              <w:fldChar w:fldCharType="separate"/>
            </w:r>
            <w:r w:rsidR="00AB41ED">
              <w:rPr>
                <w:noProof/>
                <w:webHidden/>
              </w:rPr>
              <w:t>20</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09" w:history="1">
            <w:r w:rsidR="00AB41ED" w:rsidRPr="0095780B">
              <w:rPr>
                <w:rStyle w:val="Hyperlink"/>
                <w:rFonts w:ascii="Cambria" w:hAnsi="Cambria"/>
                <w:noProof/>
              </w:rPr>
              <w:t>6.2.2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Premium Computation</w:t>
            </w:r>
            <w:r w:rsidR="00AB41ED">
              <w:rPr>
                <w:noProof/>
                <w:webHidden/>
              </w:rPr>
              <w:tab/>
            </w:r>
            <w:r w:rsidR="00922144">
              <w:rPr>
                <w:noProof/>
                <w:webHidden/>
              </w:rPr>
              <w:fldChar w:fldCharType="begin"/>
            </w:r>
            <w:r w:rsidR="00AB41ED">
              <w:rPr>
                <w:noProof/>
                <w:webHidden/>
              </w:rPr>
              <w:instrText xml:space="preserve"> PAGEREF _Toc371586309 \h </w:instrText>
            </w:r>
            <w:r w:rsidR="00922144">
              <w:rPr>
                <w:noProof/>
                <w:webHidden/>
              </w:rPr>
            </w:r>
            <w:r w:rsidR="00922144">
              <w:rPr>
                <w:noProof/>
                <w:webHidden/>
              </w:rPr>
              <w:fldChar w:fldCharType="separate"/>
            </w:r>
            <w:r w:rsidR="00AB41ED">
              <w:rPr>
                <w:noProof/>
                <w:webHidden/>
              </w:rPr>
              <w:t>23</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10" w:history="1">
            <w:r w:rsidR="00AB41ED" w:rsidRPr="0095780B">
              <w:rPr>
                <w:rStyle w:val="Hyperlink"/>
                <w:rFonts w:ascii="Cambria" w:hAnsi="Cambria"/>
                <w:noProof/>
              </w:rPr>
              <w:t>6.2.3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Inbuilt benefits</w:t>
            </w:r>
            <w:r w:rsidR="00AB41ED">
              <w:rPr>
                <w:noProof/>
                <w:webHidden/>
              </w:rPr>
              <w:tab/>
            </w:r>
            <w:r w:rsidR="00922144">
              <w:rPr>
                <w:noProof/>
                <w:webHidden/>
              </w:rPr>
              <w:fldChar w:fldCharType="begin"/>
            </w:r>
            <w:r w:rsidR="00AB41ED">
              <w:rPr>
                <w:noProof/>
                <w:webHidden/>
              </w:rPr>
              <w:instrText xml:space="preserve"> PAGEREF _Toc371586310 \h </w:instrText>
            </w:r>
            <w:r w:rsidR="00922144">
              <w:rPr>
                <w:noProof/>
                <w:webHidden/>
              </w:rPr>
            </w:r>
            <w:r w:rsidR="00922144">
              <w:rPr>
                <w:noProof/>
                <w:webHidden/>
              </w:rPr>
              <w:fldChar w:fldCharType="separate"/>
            </w:r>
            <w:r w:rsidR="00AB41ED">
              <w:rPr>
                <w:noProof/>
                <w:webHidden/>
              </w:rPr>
              <w:t>23</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11" w:history="1">
            <w:r w:rsidR="00AB41ED" w:rsidRPr="0095780B">
              <w:rPr>
                <w:rStyle w:val="Hyperlink"/>
                <w:noProof/>
              </w:rPr>
              <w:t>6.2.3.1</w:t>
            </w:r>
            <w:r w:rsidR="00AB41ED">
              <w:rPr>
                <w:noProof/>
              </w:rPr>
              <w:tab/>
            </w:r>
            <w:r w:rsidR="00AB41ED" w:rsidRPr="0095780B">
              <w:rPr>
                <w:rStyle w:val="Hyperlink"/>
                <w:noProof/>
              </w:rPr>
              <w:t>Cash Back Benefit</w:t>
            </w:r>
            <w:r w:rsidR="00AB41ED">
              <w:rPr>
                <w:noProof/>
                <w:webHidden/>
              </w:rPr>
              <w:tab/>
            </w:r>
            <w:r w:rsidR="00922144">
              <w:rPr>
                <w:noProof/>
                <w:webHidden/>
              </w:rPr>
              <w:fldChar w:fldCharType="begin"/>
            </w:r>
            <w:r w:rsidR="00AB41ED">
              <w:rPr>
                <w:noProof/>
                <w:webHidden/>
              </w:rPr>
              <w:instrText xml:space="preserve"> PAGEREF _Toc371586311 \h </w:instrText>
            </w:r>
            <w:r w:rsidR="00922144">
              <w:rPr>
                <w:noProof/>
                <w:webHidden/>
              </w:rPr>
            </w:r>
            <w:r w:rsidR="00922144">
              <w:rPr>
                <w:noProof/>
                <w:webHidden/>
              </w:rPr>
              <w:fldChar w:fldCharType="separate"/>
            </w:r>
            <w:r w:rsidR="00AB41ED">
              <w:rPr>
                <w:noProof/>
                <w:webHidden/>
              </w:rPr>
              <w:t>23</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12" w:history="1">
            <w:r w:rsidR="00AB41ED" w:rsidRPr="0095780B">
              <w:rPr>
                <w:rStyle w:val="Hyperlink"/>
                <w:noProof/>
              </w:rPr>
              <w:t>6.2.3.2</w:t>
            </w:r>
            <w:r w:rsidR="00AB41ED">
              <w:rPr>
                <w:noProof/>
              </w:rPr>
              <w:tab/>
            </w:r>
            <w:r w:rsidR="00AB41ED" w:rsidRPr="0095780B">
              <w:rPr>
                <w:rStyle w:val="Hyperlink"/>
                <w:noProof/>
              </w:rPr>
              <w:t>Loyalty Benefit</w:t>
            </w:r>
            <w:r w:rsidR="00AB41ED">
              <w:rPr>
                <w:noProof/>
                <w:webHidden/>
              </w:rPr>
              <w:tab/>
            </w:r>
            <w:r w:rsidR="00922144">
              <w:rPr>
                <w:noProof/>
                <w:webHidden/>
              </w:rPr>
              <w:fldChar w:fldCharType="begin"/>
            </w:r>
            <w:r w:rsidR="00AB41ED">
              <w:rPr>
                <w:noProof/>
                <w:webHidden/>
              </w:rPr>
              <w:instrText xml:space="preserve"> PAGEREF _Toc371586312 \h </w:instrText>
            </w:r>
            <w:r w:rsidR="00922144">
              <w:rPr>
                <w:noProof/>
                <w:webHidden/>
              </w:rPr>
            </w:r>
            <w:r w:rsidR="00922144">
              <w:rPr>
                <w:noProof/>
                <w:webHidden/>
              </w:rPr>
              <w:fldChar w:fldCharType="separate"/>
            </w:r>
            <w:r w:rsidR="00AB41ED">
              <w:rPr>
                <w:noProof/>
                <w:webHidden/>
              </w:rPr>
              <w:t>24</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13" w:history="1">
            <w:r w:rsidR="00AB41ED" w:rsidRPr="0095780B">
              <w:rPr>
                <w:rStyle w:val="Hyperlink"/>
                <w:noProof/>
              </w:rPr>
              <w:t>6.2.3.3</w:t>
            </w:r>
            <w:r w:rsidR="00AB41ED">
              <w:rPr>
                <w:noProof/>
              </w:rPr>
              <w:tab/>
            </w:r>
            <w:r w:rsidR="00AB41ED" w:rsidRPr="0095780B">
              <w:rPr>
                <w:rStyle w:val="Hyperlink"/>
                <w:noProof/>
              </w:rPr>
              <w:t>Family Cushion benefit</w:t>
            </w:r>
            <w:r w:rsidR="00AB41ED">
              <w:rPr>
                <w:noProof/>
                <w:webHidden/>
              </w:rPr>
              <w:tab/>
            </w:r>
            <w:r w:rsidR="00922144">
              <w:rPr>
                <w:noProof/>
                <w:webHidden/>
              </w:rPr>
              <w:fldChar w:fldCharType="begin"/>
            </w:r>
            <w:r w:rsidR="00AB41ED">
              <w:rPr>
                <w:noProof/>
                <w:webHidden/>
              </w:rPr>
              <w:instrText xml:space="preserve"> PAGEREF _Toc371586313 \h </w:instrText>
            </w:r>
            <w:r w:rsidR="00922144">
              <w:rPr>
                <w:noProof/>
                <w:webHidden/>
              </w:rPr>
            </w:r>
            <w:r w:rsidR="00922144">
              <w:rPr>
                <w:noProof/>
                <w:webHidden/>
              </w:rPr>
              <w:fldChar w:fldCharType="separate"/>
            </w:r>
            <w:r w:rsidR="00AB41ED">
              <w:rPr>
                <w:noProof/>
                <w:webHidden/>
              </w:rPr>
              <w:t>24</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14" w:history="1">
            <w:r w:rsidR="00AB41ED" w:rsidRPr="0095780B">
              <w:rPr>
                <w:rStyle w:val="Hyperlink"/>
                <w:noProof/>
              </w:rPr>
              <w:t>6.2.3.4</w:t>
            </w:r>
            <w:r w:rsidR="00AB41ED">
              <w:rPr>
                <w:noProof/>
              </w:rPr>
              <w:tab/>
            </w:r>
            <w:r w:rsidR="00AB41ED" w:rsidRPr="0095780B">
              <w:rPr>
                <w:rStyle w:val="Hyperlink"/>
                <w:noProof/>
              </w:rPr>
              <w:t>Accidental Death Benefits</w:t>
            </w:r>
            <w:r w:rsidR="00AB41ED">
              <w:rPr>
                <w:noProof/>
                <w:webHidden/>
              </w:rPr>
              <w:tab/>
            </w:r>
            <w:r w:rsidR="00922144">
              <w:rPr>
                <w:noProof/>
                <w:webHidden/>
              </w:rPr>
              <w:fldChar w:fldCharType="begin"/>
            </w:r>
            <w:r w:rsidR="00AB41ED">
              <w:rPr>
                <w:noProof/>
                <w:webHidden/>
              </w:rPr>
              <w:instrText xml:space="preserve"> PAGEREF _Toc371586314 \h </w:instrText>
            </w:r>
            <w:r w:rsidR="00922144">
              <w:rPr>
                <w:noProof/>
                <w:webHidden/>
              </w:rPr>
            </w:r>
            <w:r w:rsidR="00922144">
              <w:rPr>
                <w:noProof/>
                <w:webHidden/>
              </w:rPr>
              <w:fldChar w:fldCharType="separate"/>
            </w:r>
            <w:r w:rsidR="00AB41ED">
              <w:rPr>
                <w:noProof/>
                <w:webHidden/>
              </w:rPr>
              <w:t>24</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15" w:history="1">
            <w:r w:rsidR="00AB41ED" w:rsidRPr="0095780B">
              <w:rPr>
                <w:rStyle w:val="Hyperlink"/>
                <w:noProof/>
              </w:rPr>
              <w:t>6.2.3.5</w:t>
            </w:r>
            <w:r w:rsidR="00AB41ED">
              <w:rPr>
                <w:noProof/>
              </w:rPr>
              <w:tab/>
            </w:r>
            <w:r w:rsidR="00AB41ED" w:rsidRPr="0095780B">
              <w:rPr>
                <w:rStyle w:val="Hyperlink"/>
                <w:noProof/>
              </w:rPr>
              <w:t>Hospitalization benefit</w:t>
            </w:r>
            <w:r w:rsidR="00AB41ED">
              <w:rPr>
                <w:noProof/>
                <w:webHidden/>
              </w:rPr>
              <w:tab/>
            </w:r>
            <w:r w:rsidR="00922144">
              <w:rPr>
                <w:noProof/>
                <w:webHidden/>
              </w:rPr>
              <w:fldChar w:fldCharType="begin"/>
            </w:r>
            <w:r w:rsidR="00AB41ED">
              <w:rPr>
                <w:noProof/>
                <w:webHidden/>
              </w:rPr>
              <w:instrText xml:space="preserve"> PAGEREF _Toc371586315 \h </w:instrText>
            </w:r>
            <w:r w:rsidR="00922144">
              <w:rPr>
                <w:noProof/>
                <w:webHidden/>
              </w:rPr>
            </w:r>
            <w:r w:rsidR="00922144">
              <w:rPr>
                <w:noProof/>
                <w:webHidden/>
              </w:rPr>
              <w:fldChar w:fldCharType="separate"/>
            </w:r>
            <w:r w:rsidR="00AB41ED">
              <w:rPr>
                <w:noProof/>
                <w:webHidden/>
              </w:rPr>
              <w:t>24</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16" w:history="1">
            <w:r w:rsidR="00AB41ED" w:rsidRPr="0095780B">
              <w:rPr>
                <w:rStyle w:val="Hyperlink"/>
                <w:noProof/>
              </w:rPr>
              <w:t>6.2.3.6</w:t>
            </w:r>
            <w:r w:rsidR="00AB41ED">
              <w:rPr>
                <w:noProof/>
              </w:rPr>
              <w:tab/>
            </w:r>
            <w:r w:rsidR="00AB41ED" w:rsidRPr="0095780B">
              <w:rPr>
                <w:rStyle w:val="Hyperlink"/>
                <w:noProof/>
              </w:rPr>
              <w:t>Waiver of premium benefit</w:t>
            </w:r>
            <w:r w:rsidR="00AB41ED">
              <w:rPr>
                <w:noProof/>
                <w:webHidden/>
              </w:rPr>
              <w:tab/>
            </w:r>
            <w:r w:rsidR="00922144">
              <w:rPr>
                <w:noProof/>
                <w:webHidden/>
              </w:rPr>
              <w:fldChar w:fldCharType="begin"/>
            </w:r>
            <w:r w:rsidR="00AB41ED">
              <w:rPr>
                <w:noProof/>
                <w:webHidden/>
              </w:rPr>
              <w:instrText xml:space="preserve"> PAGEREF _Toc371586316 \h </w:instrText>
            </w:r>
            <w:r w:rsidR="00922144">
              <w:rPr>
                <w:noProof/>
                <w:webHidden/>
              </w:rPr>
            </w:r>
            <w:r w:rsidR="00922144">
              <w:rPr>
                <w:noProof/>
                <w:webHidden/>
              </w:rPr>
              <w:fldChar w:fldCharType="separate"/>
            </w:r>
            <w:r w:rsidR="00AB41ED">
              <w:rPr>
                <w:noProof/>
                <w:webHidden/>
              </w:rPr>
              <w:t>24</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17" w:history="1">
            <w:r w:rsidR="00AB41ED" w:rsidRPr="0095780B">
              <w:rPr>
                <w:rStyle w:val="Hyperlink"/>
                <w:rFonts w:ascii="Cambria" w:hAnsi="Cambria"/>
                <w:noProof/>
              </w:rPr>
              <w:t>6.2.4</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Other Riders</w:t>
            </w:r>
            <w:r w:rsidR="00AB41ED">
              <w:rPr>
                <w:noProof/>
                <w:webHidden/>
              </w:rPr>
              <w:tab/>
            </w:r>
            <w:r w:rsidR="00922144">
              <w:rPr>
                <w:noProof/>
                <w:webHidden/>
              </w:rPr>
              <w:fldChar w:fldCharType="begin"/>
            </w:r>
            <w:r w:rsidR="00AB41ED">
              <w:rPr>
                <w:noProof/>
                <w:webHidden/>
              </w:rPr>
              <w:instrText xml:space="preserve"> PAGEREF _Toc371586317 \h </w:instrText>
            </w:r>
            <w:r w:rsidR="00922144">
              <w:rPr>
                <w:noProof/>
                <w:webHidden/>
              </w:rPr>
            </w:r>
            <w:r w:rsidR="00922144">
              <w:rPr>
                <w:noProof/>
                <w:webHidden/>
              </w:rPr>
              <w:fldChar w:fldCharType="separate"/>
            </w:r>
            <w:r w:rsidR="00AB41ED">
              <w:rPr>
                <w:noProof/>
                <w:webHidden/>
              </w:rPr>
              <w:t>24</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18" w:history="1">
            <w:r w:rsidR="00AB41ED" w:rsidRPr="0095780B">
              <w:rPr>
                <w:rStyle w:val="Hyperlink"/>
                <w:noProof/>
              </w:rPr>
              <w:t>6.2.4.1</w:t>
            </w:r>
            <w:r w:rsidR="00AB41ED">
              <w:rPr>
                <w:noProof/>
              </w:rPr>
              <w:tab/>
            </w:r>
            <w:r w:rsidR="00AB41ED" w:rsidRPr="0095780B">
              <w:rPr>
                <w:rStyle w:val="Hyperlink"/>
                <w:noProof/>
              </w:rPr>
              <w:t>Cash Investment</w:t>
            </w:r>
            <w:r w:rsidR="00AB41ED">
              <w:rPr>
                <w:noProof/>
                <w:webHidden/>
              </w:rPr>
              <w:tab/>
            </w:r>
            <w:r w:rsidR="00922144">
              <w:rPr>
                <w:noProof/>
                <w:webHidden/>
              </w:rPr>
              <w:fldChar w:fldCharType="begin"/>
            </w:r>
            <w:r w:rsidR="00AB41ED">
              <w:rPr>
                <w:noProof/>
                <w:webHidden/>
              </w:rPr>
              <w:instrText xml:space="preserve"> PAGEREF _Toc371586318 \h </w:instrText>
            </w:r>
            <w:r w:rsidR="00922144">
              <w:rPr>
                <w:noProof/>
                <w:webHidden/>
              </w:rPr>
            </w:r>
            <w:r w:rsidR="00922144">
              <w:rPr>
                <w:noProof/>
                <w:webHidden/>
              </w:rPr>
              <w:fldChar w:fldCharType="separate"/>
            </w:r>
            <w:r w:rsidR="00AB41ED">
              <w:rPr>
                <w:noProof/>
                <w:webHidden/>
              </w:rPr>
              <w:t>24</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19" w:history="1">
            <w:r w:rsidR="00AB41ED" w:rsidRPr="0095780B">
              <w:rPr>
                <w:rStyle w:val="Hyperlink"/>
                <w:noProof/>
              </w:rPr>
              <w:t>6.2.4.2</w:t>
            </w:r>
            <w:r w:rsidR="00AB41ED">
              <w:rPr>
                <w:noProof/>
              </w:rPr>
              <w:tab/>
            </w:r>
            <w:r w:rsidR="00AB41ED" w:rsidRPr="0095780B">
              <w:rPr>
                <w:rStyle w:val="Hyperlink"/>
                <w:noProof/>
              </w:rPr>
              <w:t>Memorial Benefit</w:t>
            </w:r>
            <w:r w:rsidR="00AB41ED">
              <w:rPr>
                <w:noProof/>
                <w:webHidden/>
              </w:rPr>
              <w:tab/>
            </w:r>
            <w:r w:rsidR="00922144">
              <w:rPr>
                <w:noProof/>
                <w:webHidden/>
              </w:rPr>
              <w:fldChar w:fldCharType="begin"/>
            </w:r>
            <w:r w:rsidR="00AB41ED">
              <w:rPr>
                <w:noProof/>
                <w:webHidden/>
              </w:rPr>
              <w:instrText xml:space="preserve"> PAGEREF _Toc371586319 \h </w:instrText>
            </w:r>
            <w:r w:rsidR="00922144">
              <w:rPr>
                <w:noProof/>
                <w:webHidden/>
              </w:rPr>
            </w:r>
            <w:r w:rsidR="00922144">
              <w:rPr>
                <w:noProof/>
                <w:webHidden/>
              </w:rPr>
              <w:fldChar w:fldCharType="separate"/>
            </w:r>
            <w:r w:rsidR="00AB41ED">
              <w:rPr>
                <w:noProof/>
                <w:webHidden/>
              </w:rPr>
              <w:t>25</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20" w:history="1">
            <w:r w:rsidR="00AB41ED" w:rsidRPr="0095780B">
              <w:rPr>
                <w:rStyle w:val="Hyperlink"/>
                <w:noProof/>
              </w:rPr>
              <w:t>6.2.4.3</w:t>
            </w:r>
            <w:r w:rsidR="00AB41ED">
              <w:rPr>
                <w:noProof/>
              </w:rPr>
              <w:tab/>
            </w:r>
            <w:r w:rsidR="00AB41ED" w:rsidRPr="0095780B">
              <w:rPr>
                <w:rStyle w:val="Hyperlink"/>
                <w:noProof/>
              </w:rPr>
              <w:t>One week benefit</w:t>
            </w:r>
            <w:r w:rsidR="00AB41ED">
              <w:rPr>
                <w:noProof/>
                <w:webHidden/>
              </w:rPr>
              <w:tab/>
            </w:r>
            <w:r w:rsidR="00922144">
              <w:rPr>
                <w:noProof/>
                <w:webHidden/>
              </w:rPr>
              <w:fldChar w:fldCharType="begin"/>
            </w:r>
            <w:r w:rsidR="00AB41ED">
              <w:rPr>
                <w:noProof/>
                <w:webHidden/>
              </w:rPr>
              <w:instrText xml:space="preserve"> PAGEREF _Toc371586320 \h </w:instrText>
            </w:r>
            <w:r w:rsidR="00922144">
              <w:rPr>
                <w:noProof/>
                <w:webHidden/>
              </w:rPr>
            </w:r>
            <w:r w:rsidR="00922144">
              <w:rPr>
                <w:noProof/>
                <w:webHidden/>
              </w:rPr>
              <w:fldChar w:fldCharType="separate"/>
            </w:r>
            <w:r w:rsidR="00AB41ED">
              <w:rPr>
                <w:noProof/>
                <w:webHidden/>
              </w:rPr>
              <w:t>25</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21" w:history="1">
            <w:r w:rsidR="00AB41ED" w:rsidRPr="0095780B">
              <w:rPr>
                <w:rStyle w:val="Hyperlink"/>
                <w:noProof/>
              </w:rPr>
              <w:t>6.2.4.4</w:t>
            </w:r>
            <w:r w:rsidR="00AB41ED">
              <w:rPr>
                <w:noProof/>
              </w:rPr>
              <w:tab/>
            </w:r>
            <w:r w:rsidR="00AB41ED" w:rsidRPr="0095780B">
              <w:rPr>
                <w:rStyle w:val="Hyperlink"/>
                <w:noProof/>
              </w:rPr>
              <w:t>40 days  benefit</w:t>
            </w:r>
            <w:r w:rsidR="00AB41ED">
              <w:rPr>
                <w:noProof/>
                <w:webHidden/>
              </w:rPr>
              <w:tab/>
            </w:r>
            <w:r w:rsidR="00922144">
              <w:rPr>
                <w:noProof/>
                <w:webHidden/>
              </w:rPr>
              <w:fldChar w:fldCharType="begin"/>
            </w:r>
            <w:r w:rsidR="00AB41ED">
              <w:rPr>
                <w:noProof/>
                <w:webHidden/>
              </w:rPr>
              <w:instrText xml:space="preserve"> PAGEREF _Toc371586321 \h </w:instrText>
            </w:r>
            <w:r w:rsidR="00922144">
              <w:rPr>
                <w:noProof/>
                <w:webHidden/>
              </w:rPr>
            </w:r>
            <w:r w:rsidR="00922144">
              <w:rPr>
                <w:noProof/>
                <w:webHidden/>
              </w:rPr>
              <w:fldChar w:fldCharType="separate"/>
            </w:r>
            <w:r w:rsidR="00AB41ED">
              <w:rPr>
                <w:noProof/>
                <w:webHidden/>
              </w:rPr>
              <w:t>25</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22" w:history="1">
            <w:r w:rsidR="00AB41ED" w:rsidRPr="0095780B">
              <w:rPr>
                <w:rStyle w:val="Hyperlink"/>
                <w:noProof/>
              </w:rPr>
              <w:t>6.2.4.5</w:t>
            </w:r>
            <w:r w:rsidR="00AB41ED">
              <w:rPr>
                <w:noProof/>
              </w:rPr>
              <w:tab/>
            </w:r>
            <w:r w:rsidR="00AB41ED" w:rsidRPr="0095780B">
              <w:rPr>
                <w:rStyle w:val="Hyperlink"/>
                <w:noProof/>
              </w:rPr>
              <w:t>Inflation protector</w:t>
            </w:r>
            <w:r w:rsidR="00AB41ED">
              <w:rPr>
                <w:noProof/>
                <w:webHidden/>
              </w:rPr>
              <w:tab/>
            </w:r>
            <w:r w:rsidR="00922144">
              <w:rPr>
                <w:noProof/>
                <w:webHidden/>
              </w:rPr>
              <w:fldChar w:fldCharType="begin"/>
            </w:r>
            <w:r w:rsidR="00AB41ED">
              <w:rPr>
                <w:noProof/>
                <w:webHidden/>
              </w:rPr>
              <w:instrText xml:space="preserve"> PAGEREF _Toc371586322 \h </w:instrText>
            </w:r>
            <w:r w:rsidR="00922144">
              <w:rPr>
                <w:noProof/>
                <w:webHidden/>
              </w:rPr>
            </w:r>
            <w:r w:rsidR="00922144">
              <w:rPr>
                <w:noProof/>
                <w:webHidden/>
              </w:rPr>
              <w:fldChar w:fldCharType="separate"/>
            </w:r>
            <w:r w:rsidR="00AB41ED">
              <w:rPr>
                <w:noProof/>
                <w:webHidden/>
              </w:rPr>
              <w:t>26</w:t>
            </w:r>
            <w:r w:rsidR="00922144">
              <w:rPr>
                <w:noProof/>
                <w:webHidden/>
              </w:rPr>
              <w:fldChar w:fldCharType="end"/>
            </w:r>
          </w:hyperlink>
        </w:p>
        <w:p w:rsidR="00AB41ED" w:rsidRDefault="00AE1055">
          <w:pPr>
            <w:pStyle w:val="TOC2"/>
            <w:tabs>
              <w:tab w:val="left" w:pos="880"/>
              <w:tab w:val="right" w:leader="dot" w:pos="9350"/>
            </w:tabs>
            <w:rPr>
              <w:rFonts w:asciiTheme="minorHAnsi" w:eastAsiaTheme="minorEastAsia" w:hAnsiTheme="minorHAnsi" w:cstheme="minorBidi"/>
              <w:noProof/>
              <w:sz w:val="22"/>
              <w:szCs w:val="22"/>
              <w:lang w:val="en-ZA" w:eastAsia="en-ZA"/>
            </w:rPr>
          </w:pPr>
          <w:hyperlink w:anchor="_Toc371586323" w:history="1">
            <w:r w:rsidR="00AB41ED" w:rsidRPr="0095780B">
              <w:rPr>
                <w:rStyle w:val="Hyperlink"/>
                <w:rFonts w:ascii="Cambria" w:hAnsi="Cambria"/>
                <w:noProof/>
              </w:rPr>
              <w:t>6.3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Multipurpose Savings Plan(EMSP)</w:t>
            </w:r>
            <w:r w:rsidR="00AB41ED">
              <w:rPr>
                <w:noProof/>
                <w:webHidden/>
              </w:rPr>
              <w:tab/>
            </w:r>
            <w:r w:rsidR="00922144">
              <w:rPr>
                <w:noProof/>
                <w:webHidden/>
              </w:rPr>
              <w:fldChar w:fldCharType="begin"/>
            </w:r>
            <w:r w:rsidR="00AB41ED">
              <w:rPr>
                <w:noProof/>
                <w:webHidden/>
              </w:rPr>
              <w:instrText xml:space="preserve"> PAGEREF _Toc371586323 \h </w:instrText>
            </w:r>
            <w:r w:rsidR="00922144">
              <w:rPr>
                <w:noProof/>
                <w:webHidden/>
              </w:rPr>
            </w:r>
            <w:r w:rsidR="00922144">
              <w:rPr>
                <w:noProof/>
                <w:webHidden/>
              </w:rPr>
              <w:fldChar w:fldCharType="separate"/>
            </w:r>
            <w:r w:rsidR="00AB41ED">
              <w:rPr>
                <w:noProof/>
                <w:webHidden/>
              </w:rPr>
              <w:t>26</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24" w:history="1">
            <w:r w:rsidR="00AB41ED" w:rsidRPr="0095780B">
              <w:rPr>
                <w:rStyle w:val="Hyperlink"/>
                <w:rFonts w:ascii="Cambria" w:hAnsi="Cambria"/>
                <w:noProof/>
              </w:rPr>
              <w:t>6.3.1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Product Summary</w:t>
            </w:r>
            <w:r w:rsidR="00AB41ED">
              <w:rPr>
                <w:noProof/>
                <w:webHidden/>
              </w:rPr>
              <w:tab/>
            </w:r>
            <w:r w:rsidR="00922144">
              <w:rPr>
                <w:noProof/>
                <w:webHidden/>
              </w:rPr>
              <w:fldChar w:fldCharType="begin"/>
            </w:r>
            <w:r w:rsidR="00AB41ED">
              <w:rPr>
                <w:noProof/>
                <w:webHidden/>
              </w:rPr>
              <w:instrText xml:space="preserve"> PAGEREF _Toc371586324 \h </w:instrText>
            </w:r>
            <w:r w:rsidR="00922144">
              <w:rPr>
                <w:noProof/>
                <w:webHidden/>
              </w:rPr>
            </w:r>
            <w:r w:rsidR="00922144">
              <w:rPr>
                <w:noProof/>
                <w:webHidden/>
              </w:rPr>
              <w:fldChar w:fldCharType="separate"/>
            </w:r>
            <w:r w:rsidR="00AB41ED">
              <w:rPr>
                <w:noProof/>
                <w:webHidden/>
              </w:rPr>
              <w:t>26</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25" w:history="1">
            <w:r w:rsidR="00AB41ED" w:rsidRPr="0095780B">
              <w:rPr>
                <w:rStyle w:val="Hyperlink"/>
                <w:noProof/>
              </w:rPr>
              <w:t>6.3.1.1</w:t>
            </w:r>
            <w:r w:rsidR="00AB41ED">
              <w:rPr>
                <w:noProof/>
              </w:rPr>
              <w:tab/>
            </w:r>
            <w:r w:rsidR="00AB41ED" w:rsidRPr="0095780B">
              <w:rPr>
                <w:rStyle w:val="Hyperlink"/>
                <w:noProof/>
              </w:rPr>
              <w:t>Death benefit</w:t>
            </w:r>
            <w:r w:rsidR="00AB41ED">
              <w:rPr>
                <w:noProof/>
                <w:webHidden/>
              </w:rPr>
              <w:tab/>
            </w:r>
            <w:r w:rsidR="00922144">
              <w:rPr>
                <w:noProof/>
                <w:webHidden/>
              </w:rPr>
              <w:fldChar w:fldCharType="begin"/>
            </w:r>
            <w:r w:rsidR="00AB41ED">
              <w:rPr>
                <w:noProof/>
                <w:webHidden/>
              </w:rPr>
              <w:instrText xml:space="preserve"> PAGEREF _Toc371586325 \h </w:instrText>
            </w:r>
            <w:r w:rsidR="00922144">
              <w:rPr>
                <w:noProof/>
                <w:webHidden/>
              </w:rPr>
            </w:r>
            <w:r w:rsidR="00922144">
              <w:rPr>
                <w:noProof/>
                <w:webHidden/>
              </w:rPr>
              <w:fldChar w:fldCharType="separate"/>
            </w:r>
            <w:r w:rsidR="00AB41ED">
              <w:rPr>
                <w:noProof/>
                <w:webHidden/>
              </w:rPr>
              <w:t>27</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26" w:history="1">
            <w:r w:rsidR="00AB41ED" w:rsidRPr="0095780B">
              <w:rPr>
                <w:rStyle w:val="Hyperlink"/>
                <w:noProof/>
              </w:rPr>
              <w:t>6.3.1.2</w:t>
            </w:r>
            <w:r w:rsidR="00AB41ED">
              <w:rPr>
                <w:noProof/>
              </w:rPr>
              <w:tab/>
            </w:r>
            <w:r w:rsidR="00AB41ED" w:rsidRPr="0095780B">
              <w:rPr>
                <w:rStyle w:val="Hyperlink"/>
                <w:noProof/>
              </w:rPr>
              <w:t>Maturity Value</w:t>
            </w:r>
            <w:r w:rsidR="00AB41ED">
              <w:rPr>
                <w:noProof/>
                <w:webHidden/>
              </w:rPr>
              <w:tab/>
            </w:r>
            <w:r w:rsidR="00922144">
              <w:rPr>
                <w:noProof/>
                <w:webHidden/>
              </w:rPr>
              <w:fldChar w:fldCharType="begin"/>
            </w:r>
            <w:r w:rsidR="00AB41ED">
              <w:rPr>
                <w:noProof/>
                <w:webHidden/>
              </w:rPr>
              <w:instrText xml:space="preserve"> PAGEREF _Toc371586326 \h </w:instrText>
            </w:r>
            <w:r w:rsidR="00922144">
              <w:rPr>
                <w:noProof/>
                <w:webHidden/>
              </w:rPr>
            </w:r>
            <w:r w:rsidR="00922144">
              <w:rPr>
                <w:noProof/>
                <w:webHidden/>
              </w:rPr>
              <w:fldChar w:fldCharType="separate"/>
            </w:r>
            <w:r w:rsidR="00AB41ED">
              <w:rPr>
                <w:noProof/>
                <w:webHidden/>
              </w:rPr>
              <w:t>27</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27" w:history="1">
            <w:r w:rsidR="00AB41ED" w:rsidRPr="0095780B">
              <w:rPr>
                <w:rStyle w:val="Hyperlink"/>
                <w:noProof/>
              </w:rPr>
              <w:t>6.3.1.3</w:t>
            </w:r>
            <w:r w:rsidR="00AB41ED">
              <w:rPr>
                <w:noProof/>
              </w:rPr>
              <w:tab/>
            </w:r>
            <w:r w:rsidR="00AB41ED" w:rsidRPr="0095780B">
              <w:rPr>
                <w:rStyle w:val="Hyperlink"/>
                <w:noProof/>
              </w:rPr>
              <w:t>Policy Value</w:t>
            </w:r>
            <w:r w:rsidR="00AB41ED">
              <w:rPr>
                <w:noProof/>
                <w:webHidden/>
              </w:rPr>
              <w:tab/>
            </w:r>
            <w:r w:rsidR="00922144">
              <w:rPr>
                <w:noProof/>
                <w:webHidden/>
              </w:rPr>
              <w:fldChar w:fldCharType="begin"/>
            </w:r>
            <w:r w:rsidR="00AB41ED">
              <w:rPr>
                <w:noProof/>
                <w:webHidden/>
              </w:rPr>
              <w:instrText xml:space="preserve"> PAGEREF _Toc371586327 \h </w:instrText>
            </w:r>
            <w:r w:rsidR="00922144">
              <w:rPr>
                <w:noProof/>
                <w:webHidden/>
              </w:rPr>
            </w:r>
            <w:r w:rsidR="00922144">
              <w:rPr>
                <w:noProof/>
                <w:webHidden/>
              </w:rPr>
              <w:fldChar w:fldCharType="separate"/>
            </w:r>
            <w:r w:rsidR="00AB41ED">
              <w:rPr>
                <w:noProof/>
                <w:webHidden/>
              </w:rPr>
              <w:t>27</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28" w:history="1">
            <w:r w:rsidR="00AB41ED" w:rsidRPr="0095780B">
              <w:rPr>
                <w:rStyle w:val="Hyperlink"/>
                <w:noProof/>
              </w:rPr>
              <w:t>6.3.1.4</w:t>
            </w:r>
            <w:r w:rsidR="00AB41ED">
              <w:rPr>
                <w:noProof/>
              </w:rPr>
              <w:tab/>
            </w:r>
            <w:r w:rsidR="00AB41ED" w:rsidRPr="0095780B">
              <w:rPr>
                <w:rStyle w:val="Hyperlink"/>
                <w:noProof/>
              </w:rPr>
              <w:t>Premium Payable</w:t>
            </w:r>
            <w:r w:rsidR="00AB41ED">
              <w:rPr>
                <w:noProof/>
                <w:webHidden/>
              </w:rPr>
              <w:tab/>
            </w:r>
            <w:r w:rsidR="00922144">
              <w:rPr>
                <w:noProof/>
                <w:webHidden/>
              </w:rPr>
              <w:fldChar w:fldCharType="begin"/>
            </w:r>
            <w:r w:rsidR="00AB41ED">
              <w:rPr>
                <w:noProof/>
                <w:webHidden/>
              </w:rPr>
              <w:instrText xml:space="preserve"> PAGEREF _Toc371586328 \h </w:instrText>
            </w:r>
            <w:r w:rsidR="00922144">
              <w:rPr>
                <w:noProof/>
                <w:webHidden/>
              </w:rPr>
            </w:r>
            <w:r w:rsidR="00922144">
              <w:rPr>
                <w:noProof/>
                <w:webHidden/>
              </w:rPr>
              <w:fldChar w:fldCharType="separate"/>
            </w:r>
            <w:r w:rsidR="00AB41ED">
              <w:rPr>
                <w:noProof/>
                <w:webHidden/>
              </w:rPr>
              <w:t>28</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29" w:history="1">
            <w:r w:rsidR="00AB41ED" w:rsidRPr="0095780B">
              <w:rPr>
                <w:rStyle w:val="Hyperlink"/>
                <w:noProof/>
              </w:rPr>
              <w:t>6.3.1.5</w:t>
            </w:r>
            <w:r w:rsidR="00AB41ED">
              <w:rPr>
                <w:noProof/>
              </w:rPr>
              <w:tab/>
            </w:r>
            <w:r w:rsidR="00AB41ED" w:rsidRPr="0095780B">
              <w:rPr>
                <w:rStyle w:val="Hyperlink"/>
                <w:noProof/>
              </w:rPr>
              <w:t>Cash Value/Surrender value</w:t>
            </w:r>
            <w:r w:rsidR="00AB41ED">
              <w:rPr>
                <w:noProof/>
                <w:webHidden/>
              </w:rPr>
              <w:tab/>
            </w:r>
            <w:r w:rsidR="00922144">
              <w:rPr>
                <w:noProof/>
                <w:webHidden/>
              </w:rPr>
              <w:fldChar w:fldCharType="begin"/>
            </w:r>
            <w:r w:rsidR="00AB41ED">
              <w:rPr>
                <w:noProof/>
                <w:webHidden/>
              </w:rPr>
              <w:instrText xml:space="preserve"> PAGEREF _Toc371586329 \h </w:instrText>
            </w:r>
            <w:r w:rsidR="00922144">
              <w:rPr>
                <w:noProof/>
                <w:webHidden/>
              </w:rPr>
            </w:r>
            <w:r w:rsidR="00922144">
              <w:rPr>
                <w:noProof/>
                <w:webHidden/>
              </w:rPr>
              <w:fldChar w:fldCharType="separate"/>
            </w:r>
            <w:r w:rsidR="00AB41ED">
              <w:rPr>
                <w:noProof/>
                <w:webHidden/>
              </w:rPr>
              <w:t>29</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30" w:history="1">
            <w:r w:rsidR="00AB41ED" w:rsidRPr="0095780B">
              <w:rPr>
                <w:rStyle w:val="Hyperlink"/>
                <w:noProof/>
              </w:rPr>
              <w:t>6.3.1.6</w:t>
            </w:r>
            <w:r w:rsidR="00AB41ED">
              <w:rPr>
                <w:noProof/>
              </w:rPr>
              <w:tab/>
            </w:r>
            <w:r w:rsidR="00AB41ED" w:rsidRPr="0095780B">
              <w:rPr>
                <w:rStyle w:val="Hyperlink"/>
                <w:noProof/>
              </w:rPr>
              <w:t>Partial Withdrawals</w:t>
            </w:r>
            <w:r w:rsidR="00AB41ED">
              <w:rPr>
                <w:noProof/>
                <w:webHidden/>
              </w:rPr>
              <w:tab/>
            </w:r>
            <w:r w:rsidR="00922144">
              <w:rPr>
                <w:noProof/>
                <w:webHidden/>
              </w:rPr>
              <w:fldChar w:fldCharType="begin"/>
            </w:r>
            <w:r w:rsidR="00AB41ED">
              <w:rPr>
                <w:noProof/>
                <w:webHidden/>
              </w:rPr>
              <w:instrText xml:space="preserve"> PAGEREF _Toc371586330 \h </w:instrText>
            </w:r>
            <w:r w:rsidR="00922144">
              <w:rPr>
                <w:noProof/>
                <w:webHidden/>
              </w:rPr>
            </w:r>
            <w:r w:rsidR="00922144">
              <w:rPr>
                <w:noProof/>
                <w:webHidden/>
              </w:rPr>
              <w:fldChar w:fldCharType="separate"/>
            </w:r>
            <w:r w:rsidR="00AB41ED">
              <w:rPr>
                <w:noProof/>
                <w:webHidden/>
              </w:rPr>
              <w:t>29</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31" w:history="1">
            <w:r w:rsidR="00AB41ED" w:rsidRPr="0095780B">
              <w:rPr>
                <w:rStyle w:val="Hyperlink"/>
                <w:noProof/>
              </w:rPr>
              <w:t>6.3.1.7</w:t>
            </w:r>
            <w:r w:rsidR="00AB41ED">
              <w:rPr>
                <w:noProof/>
              </w:rPr>
              <w:tab/>
            </w:r>
            <w:r w:rsidR="00AB41ED" w:rsidRPr="0095780B">
              <w:rPr>
                <w:rStyle w:val="Hyperlink"/>
                <w:noProof/>
              </w:rPr>
              <w:t>Underwriting Consideration</w:t>
            </w:r>
            <w:r w:rsidR="00AB41ED">
              <w:rPr>
                <w:noProof/>
                <w:webHidden/>
              </w:rPr>
              <w:tab/>
            </w:r>
            <w:r w:rsidR="00922144">
              <w:rPr>
                <w:noProof/>
                <w:webHidden/>
              </w:rPr>
              <w:fldChar w:fldCharType="begin"/>
            </w:r>
            <w:r w:rsidR="00AB41ED">
              <w:rPr>
                <w:noProof/>
                <w:webHidden/>
              </w:rPr>
              <w:instrText xml:space="preserve"> PAGEREF _Toc371586331 \h </w:instrText>
            </w:r>
            <w:r w:rsidR="00922144">
              <w:rPr>
                <w:noProof/>
                <w:webHidden/>
              </w:rPr>
            </w:r>
            <w:r w:rsidR="00922144">
              <w:rPr>
                <w:noProof/>
                <w:webHidden/>
              </w:rPr>
              <w:fldChar w:fldCharType="separate"/>
            </w:r>
            <w:r w:rsidR="00AB41ED">
              <w:rPr>
                <w:noProof/>
                <w:webHidden/>
              </w:rPr>
              <w:t>29</w:t>
            </w:r>
            <w:r w:rsidR="00922144">
              <w:rPr>
                <w:noProof/>
                <w:webHidden/>
              </w:rPr>
              <w:fldChar w:fldCharType="end"/>
            </w:r>
          </w:hyperlink>
        </w:p>
        <w:p w:rsidR="00AB41ED" w:rsidRDefault="00AE1055">
          <w:pPr>
            <w:pStyle w:val="TOC2"/>
            <w:tabs>
              <w:tab w:val="left" w:pos="880"/>
              <w:tab w:val="right" w:leader="dot" w:pos="9350"/>
            </w:tabs>
            <w:rPr>
              <w:rFonts w:asciiTheme="minorHAnsi" w:eastAsiaTheme="minorEastAsia" w:hAnsiTheme="minorHAnsi" w:cstheme="minorBidi"/>
              <w:noProof/>
              <w:sz w:val="22"/>
              <w:szCs w:val="22"/>
              <w:lang w:val="en-ZA" w:eastAsia="en-ZA"/>
            </w:rPr>
          </w:pPr>
          <w:hyperlink w:anchor="_Toc371586332" w:history="1">
            <w:r w:rsidR="00AB41ED" w:rsidRPr="0095780B">
              <w:rPr>
                <w:rStyle w:val="Hyperlink"/>
                <w:rFonts w:ascii="Cambria" w:hAnsi="Cambria"/>
                <w:noProof/>
              </w:rPr>
              <w:t>6.4</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Multi-purpose Financial Plan (EMFP)</w:t>
            </w:r>
            <w:r w:rsidR="00AB41ED">
              <w:rPr>
                <w:noProof/>
                <w:webHidden/>
              </w:rPr>
              <w:tab/>
            </w:r>
            <w:r w:rsidR="00922144">
              <w:rPr>
                <w:noProof/>
                <w:webHidden/>
              </w:rPr>
              <w:fldChar w:fldCharType="begin"/>
            </w:r>
            <w:r w:rsidR="00AB41ED">
              <w:rPr>
                <w:noProof/>
                <w:webHidden/>
              </w:rPr>
              <w:instrText xml:space="preserve"> PAGEREF _Toc371586332 \h </w:instrText>
            </w:r>
            <w:r w:rsidR="00922144">
              <w:rPr>
                <w:noProof/>
                <w:webHidden/>
              </w:rPr>
            </w:r>
            <w:r w:rsidR="00922144">
              <w:rPr>
                <w:noProof/>
                <w:webHidden/>
              </w:rPr>
              <w:fldChar w:fldCharType="separate"/>
            </w:r>
            <w:r w:rsidR="00AB41ED">
              <w:rPr>
                <w:noProof/>
                <w:webHidden/>
              </w:rPr>
              <w:t>29</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33" w:history="1">
            <w:r w:rsidR="00AB41ED" w:rsidRPr="0095780B">
              <w:rPr>
                <w:rStyle w:val="Hyperlink"/>
                <w:rFonts w:ascii="Cambria" w:hAnsi="Cambria"/>
                <w:noProof/>
              </w:rPr>
              <w:t>6.4.1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Product Summary</w:t>
            </w:r>
            <w:r w:rsidR="00AB41ED">
              <w:rPr>
                <w:noProof/>
                <w:webHidden/>
              </w:rPr>
              <w:tab/>
            </w:r>
            <w:r w:rsidR="00922144">
              <w:rPr>
                <w:noProof/>
                <w:webHidden/>
              </w:rPr>
              <w:fldChar w:fldCharType="begin"/>
            </w:r>
            <w:r w:rsidR="00AB41ED">
              <w:rPr>
                <w:noProof/>
                <w:webHidden/>
              </w:rPr>
              <w:instrText xml:space="preserve"> PAGEREF _Toc371586333 \h </w:instrText>
            </w:r>
            <w:r w:rsidR="00922144">
              <w:rPr>
                <w:noProof/>
                <w:webHidden/>
              </w:rPr>
            </w:r>
            <w:r w:rsidR="00922144">
              <w:rPr>
                <w:noProof/>
                <w:webHidden/>
              </w:rPr>
              <w:fldChar w:fldCharType="separate"/>
            </w:r>
            <w:r w:rsidR="00AB41ED">
              <w:rPr>
                <w:noProof/>
                <w:webHidden/>
              </w:rPr>
              <w:t>29</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34" w:history="1">
            <w:r w:rsidR="00AB41ED" w:rsidRPr="0095780B">
              <w:rPr>
                <w:rStyle w:val="Hyperlink"/>
                <w:rFonts w:ascii="Cambria" w:hAnsi="Cambria"/>
                <w:noProof/>
              </w:rPr>
              <w:t>6.4.2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Death benefit</w:t>
            </w:r>
            <w:r w:rsidR="00AB41ED">
              <w:rPr>
                <w:noProof/>
                <w:webHidden/>
              </w:rPr>
              <w:tab/>
            </w:r>
            <w:r w:rsidR="00922144">
              <w:rPr>
                <w:noProof/>
                <w:webHidden/>
              </w:rPr>
              <w:fldChar w:fldCharType="begin"/>
            </w:r>
            <w:r w:rsidR="00AB41ED">
              <w:rPr>
                <w:noProof/>
                <w:webHidden/>
              </w:rPr>
              <w:instrText xml:space="preserve"> PAGEREF _Toc371586334 \h </w:instrText>
            </w:r>
            <w:r w:rsidR="00922144">
              <w:rPr>
                <w:noProof/>
                <w:webHidden/>
              </w:rPr>
            </w:r>
            <w:r w:rsidR="00922144">
              <w:rPr>
                <w:noProof/>
                <w:webHidden/>
              </w:rPr>
              <w:fldChar w:fldCharType="separate"/>
            </w:r>
            <w:r w:rsidR="00AB41ED">
              <w:rPr>
                <w:noProof/>
                <w:webHidden/>
              </w:rPr>
              <w:t>30</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35" w:history="1">
            <w:r w:rsidR="00AB41ED" w:rsidRPr="0095780B">
              <w:rPr>
                <w:rStyle w:val="Hyperlink"/>
                <w:rFonts w:ascii="Cambria" w:hAnsi="Cambria"/>
                <w:noProof/>
              </w:rPr>
              <w:t>6.4.3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Maturity Value</w:t>
            </w:r>
            <w:r w:rsidR="00AB41ED">
              <w:rPr>
                <w:noProof/>
                <w:webHidden/>
              </w:rPr>
              <w:tab/>
            </w:r>
            <w:r w:rsidR="00922144">
              <w:rPr>
                <w:noProof/>
                <w:webHidden/>
              </w:rPr>
              <w:fldChar w:fldCharType="begin"/>
            </w:r>
            <w:r w:rsidR="00AB41ED">
              <w:rPr>
                <w:noProof/>
                <w:webHidden/>
              </w:rPr>
              <w:instrText xml:space="preserve"> PAGEREF _Toc371586335 \h </w:instrText>
            </w:r>
            <w:r w:rsidR="00922144">
              <w:rPr>
                <w:noProof/>
                <w:webHidden/>
              </w:rPr>
            </w:r>
            <w:r w:rsidR="00922144">
              <w:rPr>
                <w:noProof/>
                <w:webHidden/>
              </w:rPr>
              <w:fldChar w:fldCharType="separate"/>
            </w:r>
            <w:r w:rsidR="00AB41ED">
              <w:rPr>
                <w:noProof/>
                <w:webHidden/>
              </w:rPr>
              <w:t>30</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36" w:history="1">
            <w:r w:rsidR="00AB41ED" w:rsidRPr="0095780B">
              <w:rPr>
                <w:rStyle w:val="Hyperlink"/>
                <w:rFonts w:ascii="Cambria" w:hAnsi="Cambria"/>
                <w:noProof/>
              </w:rPr>
              <w:t>6.4.4</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Policy Value</w:t>
            </w:r>
            <w:r w:rsidR="00AB41ED">
              <w:rPr>
                <w:noProof/>
                <w:webHidden/>
              </w:rPr>
              <w:tab/>
            </w:r>
            <w:r w:rsidR="00922144">
              <w:rPr>
                <w:noProof/>
                <w:webHidden/>
              </w:rPr>
              <w:fldChar w:fldCharType="begin"/>
            </w:r>
            <w:r w:rsidR="00AB41ED">
              <w:rPr>
                <w:noProof/>
                <w:webHidden/>
              </w:rPr>
              <w:instrText xml:space="preserve"> PAGEREF _Toc371586336 \h </w:instrText>
            </w:r>
            <w:r w:rsidR="00922144">
              <w:rPr>
                <w:noProof/>
                <w:webHidden/>
              </w:rPr>
            </w:r>
            <w:r w:rsidR="00922144">
              <w:rPr>
                <w:noProof/>
                <w:webHidden/>
              </w:rPr>
              <w:fldChar w:fldCharType="separate"/>
            </w:r>
            <w:r w:rsidR="00AB41ED">
              <w:rPr>
                <w:noProof/>
                <w:webHidden/>
              </w:rPr>
              <w:t>30</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37" w:history="1">
            <w:r w:rsidR="00AB41ED" w:rsidRPr="0095780B">
              <w:rPr>
                <w:rStyle w:val="Hyperlink"/>
                <w:rFonts w:ascii="Cambria" w:hAnsi="Cambria"/>
                <w:noProof/>
              </w:rPr>
              <w:t>6.4.5</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Premium Payable</w:t>
            </w:r>
            <w:r w:rsidR="00AB41ED">
              <w:rPr>
                <w:noProof/>
                <w:webHidden/>
              </w:rPr>
              <w:tab/>
            </w:r>
            <w:r w:rsidR="00922144">
              <w:rPr>
                <w:noProof/>
                <w:webHidden/>
              </w:rPr>
              <w:fldChar w:fldCharType="begin"/>
            </w:r>
            <w:r w:rsidR="00AB41ED">
              <w:rPr>
                <w:noProof/>
                <w:webHidden/>
              </w:rPr>
              <w:instrText xml:space="preserve"> PAGEREF _Toc371586337 \h </w:instrText>
            </w:r>
            <w:r w:rsidR="00922144">
              <w:rPr>
                <w:noProof/>
                <w:webHidden/>
              </w:rPr>
            </w:r>
            <w:r w:rsidR="00922144">
              <w:rPr>
                <w:noProof/>
                <w:webHidden/>
              </w:rPr>
              <w:fldChar w:fldCharType="separate"/>
            </w:r>
            <w:r w:rsidR="00AB41ED">
              <w:rPr>
                <w:noProof/>
                <w:webHidden/>
              </w:rPr>
              <w:t>31</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38" w:history="1">
            <w:r w:rsidR="00AB41ED" w:rsidRPr="0095780B">
              <w:rPr>
                <w:rStyle w:val="Hyperlink"/>
                <w:rFonts w:ascii="Cambria" w:hAnsi="Cambria"/>
                <w:noProof/>
              </w:rPr>
              <w:t>6.4.6</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Cash Value/Surrender Value</w:t>
            </w:r>
            <w:r w:rsidR="00AB41ED">
              <w:rPr>
                <w:noProof/>
                <w:webHidden/>
              </w:rPr>
              <w:tab/>
            </w:r>
            <w:r w:rsidR="00922144">
              <w:rPr>
                <w:noProof/>
                <w:webHidden/>
              </w:rPr>
              <w:fldChar w:fldCharType="begin"/>
            </w:r>
            <w:r w:rsidR="00AB41ED">
              <w:rPr>
                <w:noProof/>
                <w:webHidden/>
              </w:rPr>
              <w:instrText xml:space="preserve"> PAGEREF _Toc371586338 \h </w:instrText>
            </w:r>
            <w:r w:rsidR="00922144">
              <w:rPr>
                <w:noProof/>
                <w:webHidden/>
              </w:rPr>
            </w:r>
            <w:r w:rsidR="00922144">
              <w:rPr>
                <w:noProof/>
                <w:webHidden/>
              </w:rPr>
              <w:fldChar w:fldCharType="separate"/>
            </w:r>
            <w:r w:rsidR="00AB41ED">
              <w:rPr>
                <w:noProof/>
                <w:webHidden/>
              </w:rPr>
              <w:t>32</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39" w:history="1">
            <w:r w:rsidR="00AB41ED" w:rsidRPr="0095780B">
              <w:rPr>
                <w:rStyle w:val="Hyperlink"/>
                <w:rFonts w:ascii="Cambria" w:hAnsi="Cambria"/>
                <w:noProof/>
              </w:rPr>
              <w:t>6.4.7</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Benefits</w:t>
            </w:r>
            <w:r w:rsidR="00AB41ED">
              <w:rPr>
                <w:noProof/>
                <w:webHidden/>
              </w:rPr>
              <w:tab/>
            </w:r>
            <w:r w:rsidR="00922144">
              <w:rPr>
                <w:noProof/>
                <w:webHidden/>
              </w:rPr>
              <w:fldChar w:fldCharType="begin"/>
            </w:r>
            <w:r w:rsidR="00AB41ED">
              <w:rPr>
                <w:noProof/>
                <w:webHidden/>
              </w:rPr>
              <w:instrText xml:space="preserve"> PAGEREF _Toc371586339 \h </w:instrText>
            </w:r>
            <w:r w:rsidR="00922144">
              <w:rPr>
                <w:noProof/>
                <w:webHidden/>
              </w:rPr>
            </w:r>
            <w:r w:rsidR="00922144">
              <w:rPr>
                <w:noProof/>
                <w:webHidden/>
              </w:rPr>
              <w:fldChar w:fldCharType="separate"/>
            </w:r>
            <w:r w:rsidR="00AB41ED">
              <w:rPr>
                <w:noProof/>
                <w:webHidden/>
              </w:rPr>
              <w:t>32</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40" w:history="1">
            <w:r w:rsidR="00AB41ED" w:rsidRPr="0095780B">
              <w:rPr>
                <w:rStyle w:val="Hyperlink"/>
                <w:noProof/>
              </w:rPr>
              <w:t>6.4.7.1</w:t>
            </w:r>
            <w:r w:rsidR="00AB41ED">
              <w:rPr>
                <w:noProof/>
              </w:rPr>
              <w:tab/>
            </w:r>
            <w:r w:rsidR="00AB41ED" w:rsidRPr="0095780B">
              <w:rPr>
                <w:rStyle w:val="Hyperlink"/>
                <w:noProof/>
              </w:rPr>
              <w:t>Partial Withdrawals</w:t>
            </w:r>
            <w:r w:rsidR="00AB41ED">
              <w:rPr>
                <w:noProof/>
                <w:webHidden/>
              </w:rPr>
              <w:tab/>
            </w:r>
            <w:r w:rsidR="00922144">
              <w:rPr>
                <w:noProof/>
                <w:webHidden/>
              </w:rPr>
              <w:fldChar w:fldCharType="begin"/>
            </w:r>
            <w:r w:rsidR="00AB41ED">
              <w:rPr>
                <w:noProof/>
                <w:webHidden/>
              </w:rPr>
              <w:instrText xml:space="preserve"> PAGEREF _Toc371586340 \h </w:instrText>
            </w:r>
            <w:r w:rsidR="00922144">
              <w:rPr>
                <w:noProof/>
                <w:webHidden/>
              </w:rPr>
            </w:r>
            <w:r w:rsidR="00922144">
              <w:rPr>
                <w:noProof/>
                <w:webHidden/>
              </w:rPr>
              <w:fldChar w:fldCharType="separate"/>
            </w:r>
            <w:r w:rsidR="00AB41ED">
              <w:rPr>
                <w:noProof/>
                <w:webHidden/>
              </w:rPr>
              <w:t>32</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41" w:history="1">
            <w:r w:rsidR="00AB41ED" w:rsidRPr="0095780B">
              <w:rPr>
                <w:rStyle w:val="Hyperlink"/>
                <w:noProof/>
              </w:rPr>
              <w:t>6.4.7.2</w:t>
            </w:r>
            <w:r w:rsidR="00AB41ED">
              <w:rPr>
                <w:noProof/>
              </w:rPr>
              <w:tab/>
            </w:r>
            <w:r w:rsidR="00AB41ED" w:rsidRPr="0095780B">
              <w:rPr>
                <w:rStyle w:val="Hyperlink"/>
                <w:noProof/>
              </w:rPr>
              <w:t>Policy Loans</w:t>
            </w:r>
            <w:r w:rsidR="00AB41ED">
              <w:rPr>
                <w:noProof/>
                <w:webHidden/>
              </w:rPr>
              <w:tab/>
            </w:r>
            <w:r w:rsidR="00922144">
              <w:rPr>
                <w:noProof/>
                <w:webHidden/>
              </w:rPr>
              <w:fldChar w:fldCharType="begin"/>
            </w:r>
            <w:r w:rsidR="00AB41ED">
              <w:rPr>
                <w:noProof/>
                <w:webHidden/>
              </w:rPr>
              <w:instrText xml:space="preserve"> PAGEREF _Toc371586341 \h </w:instrText>
            </w:r>
            <w:r w:rsidR="00922144">
              <w:rPr>
                <w:noProof/>
                <w:webHidden/>
              </w:rPr>
            </w:r>
            <w:r w:rsidR="00922144">
              <w:rPr>
                <w:noProof/>
                <w:webHidden/>
              </w:rPr>
              <w:fldChar w:fldCharType="separate"/>
            </w:r>
            <w:r w:rsidR="00AB41ED">
              <w:rPr>
                <w:noProof/>
                <w:webHidden/>
              </w:rPr>
              <w:t>32</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42" w:history="1">
            <w:r w:rsidR="00AB41ED" w:rsidRPr="0095780B">
              <w:rPr>
                <w:rStyle w:val="Hyperlink"/>
                <w:rFonts w:ascii="Cambria" w:hAnsi="Cambria"/>
                <w:noProof/>
              </w:rPr>
              <w:t>6.4.8</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Underwriting Consideration</w:t>
            </w:r>
            <w:r w:rsidR="00AB41ED">
              <w:rPr>
                <w:noProof/>
                <w:webHidden/>
              </w:rPr>
              <w:tab/>
            </w:r>
            <w:r w:rsidR="00922144">
              <w:rPr>
                <w:noProof/>
                <w:webHidden/>
              </w:rPr>
              <w:fldChar w:fldCharType="begin"/>
            </w:r>
            <w:r w:rsidR="00AB41ED">
              <w:rPr>
                <w:noProof/>
                <w:webHidden/>
              </w:rPr>
              <w:instrText xml:space="preserve"> PAGEREF _Toc371586342 \h </w:instrText>
            </w:r>
            <w:r w:rsidR="00922144">
              <w:rPr>
                <w:noProof/>
                <w:webHidden/>
              </w:rPr>
            </w:r>
            <w:r w:rsidR="00922144">
              <w:rPr>
                <w:noProof/>
                <w:webHidden/>
              </w:rPr>
              <w:fldChar w:fldCharType="separate"/>
            </w:r>
            <w:r w:rsidR="00AB41ED">
              <w:rPr>
                <w:noProof/>
                <w:webHidden/>
              </w:rPr>
              <w:t>32</w:t>
            </w:r>
            <w:r w:rsidR="00922144">
              <w:rPr>
                <w:noProof/>
                <w:webHidden/>
              </w:rPr>
              <w:fldChar w:fldCharType="end"/>
            </w:r>
          </w:hyperlink>
        </w:p>
        <w:p w:rsidR="00AB41ED" w:rsidRDefault="00AE1055">
          <w:pPr>
            <w:pStyle w:val="TOC2"/>
            <w:tabs>
              <w:tab w:val="left" w:pos="880"/>
              <w:tab w:val="right" w:leader="dot" w:pos="9350"/>
            </w:tabs>
            <w:rPr>
              <w:rFonts w:asciiTheme="minorHAnsi" w:eastAsiaTheme="minorEastAsia" w:hAnsiTheme="minorHAnsi" w:cstheme="minorBidi"/>
              <w:noProof/>
              <w:sz w:val="22"/>
              <w:szCs w:val="22"/>
              <w:lang w:val="en-ZA" w:eastAsia="en-ZA"/>
            </w:rPr>
          </w:pPr>
          <w:hyperlink w:anchor="_Toc371586343" w:history="1">
            <w:r w:rsidR="00AB41ED" w:rsidRPr="0095780B">
              <w:rPr>
                <w:rStyle w:val="Hyperlink"/>
                <w:rFonts w:ascii="Cambria" w:hAnsi="Cambria"/>
                <w:noProof/>
              </w:rPr>
              <w:t>6.5</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Express Personal Pension Plan (EPPP)</w:t>
            </w:r>
            <w:r w:rsidR="00AB41ED">
              <w:rPr>
                <w:noProof/>
                <w:webHidden/>
              </w:rPr>
              <w:tab/>
            </w:r>
            <w:r w:rsidR="00922144">
              <w:rPr>
                <w:noProof/>
                <w:webHidden/>
              </w:rPr>
              <w:fldChar w:fldCharType="begin"/>
            </w:r>
            <w:r w:rsidR="00AB41ED">
              <w:rPr>
                <w:noProof/>
                <w:webHidden/>
              </w:rPr>
              <w:instrText xml:space="preserve"> PAGEREF _Toc371586343 \h </w:instrText>
            </w:r>
            <w:r w:rsidR="00922144">
              <w:rPr>
                <w:noProof/>
                <w:webHidden/>
              </w:rPr>
            </w:r>
            <w:r w:rsidR="00922144">
              <w:rPr>
                <w:noProof/>
                <w:webHidden/>
              </w:rPr>
              <w:fldChar w:fldCharType="separate"/>
            </w:r>
            <w:r w:rsidR="00AB41ED">
              <w:rPr>
                <w:noProof/>
                <w:webHidden/>
              </w:rPr>
              <w:t>33</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44" w:history="1">
            <w:r w:rsidR="00AB41ED" w:rsidRPr="0095780B">
              <w:rPr>
                <w:rStyle w:val="Hyperlink"/>
                <w:rFonts w:ascii="Cambria" w:hAnsi="Cambria"/>
                <w:noProof/>
              </w:rPr>
              <w:t>6.5.1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Product Summary</w:t>
            </w:r>
            <w:r w:rsidR="00AB41ED">
              <w:rPr>
                <w:noProof/>
                <w:webHidden/>
              </w:rPr>
              <w:tab/>
            </w:r>
            <w:r w:rsidR="00922144">
              <w:rPr>
                <w:noProof/>
                <w:webHidden/>
              </w:rPr>
              <w:fldChar w:fldCharType="begin"/>
            </w:r>
            <w:r w:rsidR="00AB41ED">
              <w:rPr>
                <w:noProof/>
                <w:webHidden/>
              </w:rPr>
              <w:instrText xml:space="preserve"> PAGEREF _Toc371586344 \h </w:instrText>
            </w:r>
            <w:r w:rsidR="00922144">
              <w:rPr>
                <w:noProof/>
                <w:webHidden/>
              </w:rPr>
            </w:r>
            <w:r w:rsidR="00922144">
              <w:rPr>
                <w:noProof/>
                <w:webHidden/>
              </w:rPr>
              <w:fldChar w:fldCharType="separate"/>
            </w:r>
            <w:r w:rsidR="00AB41ED">
              <w:rPr>
                <w:noProof/>
                <w:webHidden/>
              </w:rPr>
              <w:t>33</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45" w:history="1">
            <w:r w:rsidR="00AB41ED" w:rsidRPr="0095780B">
              <w:rPr>
                <w:rStyle w:val="Hyperlink"/>
                <w:rFonts w:ascii="Cambria" w:hAnsi="Cambria"/>
                <w:noProof/>
              </w:rPr>
              <w:t>6.5.2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Death benefit</w:t>
            </w:r>
            <w:r w:rsidR="00AB41ED">
              <w:rPr>
                <w:noProof/>
                <w:webHidden/>
              </w:rPr>
              <w:tab/>
            </w:r>
            <w:r w:rsidR="00922144">
              <w:rPr>
                <w:noProof/>
                <w:webHidden/>
              </w:rPr>
              <w:fldChar w:fldCharType="begin"/>
            </w:r>
            <w:r w:rsidR="00AB41ED">
              <w:rPr>
                <w:noProof/>
                <w:webHidden/>
              </w:rPr>
              <w:instrText xml:space="preserve"> PAGEREF _Toc371586345 \h </w:instrText>
            </w:r>
            <w:r w:rsidR="00922144">
              <w:rPr>
                <w:noProof/>
                <w:webHidden/>
              </w:rPr>
            </w:r>
            <w:r w:rsidR="00922144">
              <w:rPr>
                <w:noProof/>
                <w:webHidden/>
              </w:rPr>
              <w:fldChar w:fldCharType="separate"/>
            </w:r>
            <w:r w:rsidR="00AB41ED">
              <w:rPr>
                <w:noProof/>
                <w:webHidden/>
              </w:rPr>
              <w:t>33</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46" w:history="1">
            <w:r w:rsidR="00AB41ED" w:rsidRPr="0095780B">
              <w:rPr>
                <w:rStyle w:val="Hyperlink"/>
                <w:rFonts w:ascii="Cambria" w:hAnsi="Cambria"/>
                <w:noProof/>
              </w:rPr>
              <w:t>6.5.3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Maturity Value</w:t>
            </w:r>
            <w:r w:rsidR="00AB41ED">
              <w:rPr>
                <w:noProof/>
                <w:webHidden/>
              </w:rPr>
              <w:tab/>
            </w:r>
            <w:r w:rsidR="00922144">
              <w:rPr>
                <w:noProof/>
                <w:webHidden/>
              </w:rPr>
              <w:fldChar w:fldCharType="begin"/>
            </w:r>
            <w:r w:rsidR="00AB41ED">
              <w:rPr>
                <w:noProof/>
                <w:webHidden/>
              </w:rPr>
              <w:instrText xml:space="preserve"> PAGEREF _Toc371586346 \h </w:instrText>
            </w:r>
            <w:r w:rsidR="00922144">
              <w:rPr>
                <w:noProof/>
                <w:webHidden/>
              </w:rPr>
            </w:r>
            <w:r w:rsidR="00922144">
              <w:rPr>
                <w:noProof/>
                <w:webHidden/>
              </w:rPr>
              <w:fldChar w:fldCharType="separate"/>
            </w:r>
            <w:r w:rsidR="00AB41ED">
              <w:rPr>
                <w:noProof/>
                <w:webHidden/>
              </w:rPr>
              <w:t>33</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47" w:history="1">
            <w:r w:rsidR="00AB41ED" w:rsidRPr="0095780B">
              <w:rPr>
                <w:rStyle w:val="Hyperlink"/>
                <w:rFonts w:ascii="Cambria" w:hAnsi="Cambria"/>
                <w:noProof/>
              </w:rPr>
              <w:t>6.5.4</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Policy Value</w:t>
            </w:r>
            <w:r w:rsidR="00AB41ED">
              <w:rPr>
                <w:noProof/>
                <w:webHidden/>
              </w:rPr>
              <w:tab/>
            </w:r>
            <w:r w:rsidR="00922144">
              <w:rPr>
                <w:noProof/>
                <w:webHidden/>
              </w:rPr>
              <w:fldChar w:fldCharType="begin"/>
            </w:r>
            <w:r w:rsidR="00AB41ED">
              <w:rPr>
                <w:noProof/>
                <w:webHidden/>
              </w:rPr>
              <w:instrText xml:space="preserve"> PAGEREF _Toc371586347 \h </w:instrText>
            </w:r>
            <w:r w:rsidR="00922144">
              <w:rPr>
                <w:noProof/>
                <w:webHidden/>
              </w:rPr>
            </w:r>
            <w:r w:rsidR="00922144">
              <w:rPr>
                <w:noProof/>
                <w:webHidden/>
              </w:rPr>
              <w:fldChar w:fldCharType="separate"/>
            </w:r>
            <w:r w:rsidR="00AB41ED">
              <w:rPr>
                <w:noProof/>
                <w:webHidden/>
              </w:rPr>
              <w:t>33</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48" w:history="1">
            <w:r w:rsidR="00AB41ED" w:rsidRPr="0095780B">
              <w:rPr>
                <w:rStyle w:val="Hyperlink"/>
                <w:rFonts w:ascii="Cambria" w:hAnsi="Cambria"/>
                <w:noProof/>
              </w:rPr>
              <w:t>6.5.5</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Premium Payable</w:t>
            </w:r>
            <w:r w:rsidR="00AB41ED">
              <w:rPr>
                <w:noProof/>
                <w:webHidden/>
              </w:rPr>
              <w:tab/>
            </w:r>
            <w:r w:rsidR="00922144">
              <w:rPr>
                <w:noProof/>
                <w:webHidden/>
              </w:rPr>
              <w:fldChar w:fldCharType="begin"/>
            </w:r>
            <w:r w:rsidR="00AB41ED">
              <w:rPr>
                <w:noProof/>
                <w:webHidden/>
              </w:rPr>
              <w:instrText xml:space="preserve"> PAGEREF _Toc371586348 \h </w:instrText>
            </w:r>
            <w:r w:rsidR="00922144">
              <w:rPr>
                <w:noProof/>
                <w:webHidden/>
              </w:rPr>
            </w:r>
            <w:r w:rsidR="00922144">
              <w:rPr>
                <w:noProof/>
                <w:webHidden/>
              </w:rPr>
              <w:fldChar w:fldCharType="separate"/>
            </w:r>
            <w:r w:rsidR="00AB41ED">
              <w:rPr>
                <w:noProof/>
                <w:webHidden/>
              </w:rPr>
              <w:t>34</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49" w:history="1">
            <w:r w:rsidR="00AB41ED" w:rsidRPr="0095780B">
              <w:rPr>
                <w:rStyle w:val="Hyperlink"/>
                <w:rFonts w:ascii="Cambria" w:hAnsi="Cambria"/>
                <w:noProof/>
              </w:rPr>
              <w:t>6.5.6</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Cash Value/Surrender Value</w:t>
            </w:r>
            <w:r w:rsidR="00AB41ED">
              <w:rPr>
                <w:noProof/>
                <w:webHidden/>
              </w:rPr>
              <w:tab/>
            </w:r>
            <w:r w:rsidR="00922144">
              <w:rPr>
                <w:noProof/>
                <w:webHidden/>
              </w:rPr>
              <w:fldChar w:fldCharType="begin"/>
            </w:r>
            <w:r w:rsidR="00AB41ED">
              <w:rPr>
                <w:noProof/>
                <w:webHidden/>
              </w:rPr>
              <w:instrText xml:space="preserve"> PAGEREF _Toc371586349 \h </w:instrText>
            </w:r>
            <w:r w:rsidR="00922144">
              <w:rPr>
                <w:noProof/>
                <w:webHidden/>
              </w:rPr>
            </w:r>
            <w:r w:rsidR="00922144">
              <w:rPr>
                <w:noProof/>
                <w:webHidden/>
              </w:rPr>
              <w:fldChar w:fldCharType="separate"/>
            </w:r>
            <w:r w:rsidR="00AB41ED">
              <w:rPr>
                <w:noProof/>
                <w:webHidden/>
              </w:rPr>
              <w:t>35</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50" w:history="1">
            <w:r w:rsidR="00AB41ED" w:rsidRPr="0095780B">
              <w:rPr>
                <w:rStyle w:val="Hyperlink"/>
                <w:rFonts w:ascii="Cambria" w:hAnsi="Cambria"/>
                <w:noProof/>
              </w:rPr>
              <w:t>6.5.7</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Benefits</w:t>
            </w:r>
            <w:r w:rsidR="00AB41ED">
              <w:rPr>
                <w:noProof/>
                <w:webHidden/>
              </w:rPr>
              <w:tab/>
            </w:r>
            <w:r w:rsidR="00922144">
              <w:rPr>
                <w:noProof/>
                <w:webHidden/>
              </w:rPr>
              <w:fldChar w:fldCharType="begin"/>
            </w:r>
            <w:r w:rsidR="00AB41ED">
              <w:rPr>
                <w:noProof/>
                <w:webHidden/>
              </w:rPr>
              <w:instrText xml:space="preserve"> PAGEREF _Toc371586350 \h </w:instrText>
            </w:r>
            <w:r w:rsidR="00922144">
              <w:rPr>
                <w:noProof/>
                <w:webHidden/>
              </w:rPr>
            </w:r>
            <w:r w:rsidR="00922144">
              <w:rPr>
                <w:noProof/>
                <w:webHidden/>
              </w:rPr>
              <w:fldChar w:fldCharType="separate"/>
            </w:r>
            <w:r w:rsidR="00AB41ED">
              <w:rPr>
                <w:noProof/>
                <w:webHidden/>
              </w:rPr>
              <w:t>35</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51" w:history="1">
            <w:r w:rsidR="00AB41ED" w:rsidRPr="0095780B">
              <w:rPr>
                <w:rStyle w:val="Hyperlink"/>
                <w:noProof/>
              </w:rPr>
              <w:t>6.5.7.1</w:t>
            </w:r>
            <w:r w:rsidR="00AB41ED">
              <w:rPr>
                <w:noProof/>
              </w:rPr>
              <w:tab/>
            </w:r>
            <w:r w:rsidR="00AB41ED" w:rsidRPr="0095780B">
              <w:rPr>
                <w:rStyle w:val="Hyperlink"/>
                <w:noProof/>
              </w:rPr>
              <w:t>Partial Withdrawals</w:t>
            </w:r>
            <w:r w:rsidR="00AB41ED">
              <w:rPr>
                <w:noProof/>
                <w:webHidden/>
              </w:rPr>
              <w:tab/>
            </w:r>
            <w:r w:rsidR="00922144">
              <w:rPr>
                <w:noProof/>
                <w:webHidden/>
              </w:rPr>
              <w:fldChar w:fldCharType="begin"/>
            </w:r>
            <w:r w:rsidR="00AB41ED">
              <w:rPr>
                <w:noProof/>
                <w:webHidden/>
              </w:rPr>
              <w:instrText xml:space="preserve"> PAGEREF _Toc371586351 \h </w:instrText>
            </w:r>
            <w:r w:rsidR="00922144">
              <w:rPr>
                <w:noProof/>
                <w:webHidden/>
              </w:rPr>
            </w:r>
            <w:r w:rsidR="00922144">
              <w:rPr>
                <w:noProof/>
                <w:webHidden/>
              </w:rPr>
              <w:fldChar w:fldCharType="separate"/>
            </w:r>
            <w:r w:rsidR="00AB41ED">
              <w:rPr>
                <w:noProof/>
                <w:webHidden/>
              </w:rPr>
              <w:t>35</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52" w:history="1">
            <w:r w:rsidR="00AB41ED" w:rsidRPr="0095780B">
              <w:rPr>
                <w:rStyle w:val="Hyperlink"/>
                <w:rFonts w:ascii="Cambria" w:hAnsi="Cambria"/>
                <w:noProof/>
              </w:rPr>
              <w:t>6.5.8</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Underwriting Consideration</w:t>
            </w:r>
            <w:r w:rsidR="00AB41ED">
              <w:rPr>
                <w:noProof/>
                <w:webHidden/>
              </w:rPr>
              <w:tab/>
            </w:r>
            <w:r w:rsidR="00922144">
              <w:rPr>
                <w:noProof/>
                <w:webHidden/>
              </w:rPr>
              <w:fldChar w:fldCharType="begin"/>
            </w:r>
            <w:r w:rsidR="00AB41ED">
              <w:rPr>
                <w:noProof/>
                <w:webHidden/>
              </w:rPr>
              <w:instrText xml:space="preserve"> PAGEREF _Toc371586352 \h </w:instrText>
            </w:r>
            <w:r w:rsidR="00922144">
              <w:rPr>
                <w:noProof/>
                <w:webHidden/>
              </w:rPr>
            </w:r>
            <w:r w:rsidR="00922144">
              <w:rPr>
                <w:noProof/>
                <w:webHidden/>
              </w:rPr>
              <w:fldChar w:fldCharType="separate"/>
            </w:r>
            <w:r w:rsidR="00AB41ED">
              <w:rPr>
                <w:noProof/>
                <w:webHidden/>
              </w:rPr>
              <w:t>35</w:t>
            </w:r>
            <w:r w:rsidR="00922144">
              <w:rPr>
                <w:noProof/>
                <w:webHidden/>
              </w:rPr>
              <w:fldChar w:fldCharType="end"/>
            </w:r>
          </w:hyperlink>
        </w:p>
        <w:p w:rsidR="00AB41ED" w:rsidRDefault="00AE1055">
          <w:pPr>
            <w:pStyle w:val="TOC2"/>
            <w:tabs>
              <w:tab w:val="left" w:pos="880"/>
              <w:tab w:val="right" w:leader="dot" w:pos="9350"/>
            </w:tabs>
            <w:rPr>
              <w:rFonts w:asciiTheme="minorHAnsi" w:eastAsiaTheme="minorEastAsia" w:hAnsiTheme="minorHAnsi" w:cstheme="minorBidi"/>
              <w:noProof/>
              <w:sz w:val="22"/>
              <w:szCs w:val="22"/>
              <w:lang w:val="en-ZA" w:eastAsia="en-ZA"/>
            </w:rPr>
          </w:pPr>
          <w:hyperlink w:anchor="_Toc371586353" w:history="1">
            <w:r w:rsidR="00AB41ED" w:rsidRPr="0095780B">
              <w:rPr>
                <w:rStyle w:val="Hyperlink"/>
                <w:rFonts w:ascii="Cambria" w:hAnsi="Cambria"/>
                <w:noProof/>
              </w:rPr>
              <w:t>6.6</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Express Family Protection Plan (EFPP)</w:t>
            </w:r>
            <w:r w:rsidR="00AB41ED">
              <w:rPr>
                <w:noProof/>
                <w:webHidden/>
              </w:rPr>
              <w:tab/>
            </w:r>
            <w:r w:rsidR="00922144">
              <w:rPr>
                <w:noProof/>
                <w:webHidden/>
              </w:rPr>
              <w:fldChar w:fldCharType="begin"/>
            </w:r>
            <w:r w:rsidR="00AB41ED">
              <w:rPr>
                <w:noProof/>
                <w:webHidden/>
              </w:rPr>
              <w:instrText xml:space="preserve"> PAGEREF _Toc371586353 \h </w:instrText>
            </w:r>
            <w:r w:rsidR="00922144">
              <w:rPr>
                <w:noProof/>
                <w:webHidden/>
              </w:rPr>
            </w:r>
            <w:r w:rsidR="00922144">
              <w:rPr>
                <w:noProof/>
                <w:webHidden/>
              </w:rPr>
              <w:fldChar w:fldCharType="separate"/>
            </w:r>
            <w:r w:rsidR="00AB41ED">
              <w:rPr>
                <w:noProof/>
                <w:webHidden/>
              </w:rPr>
              <w:t>36</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54" w:history="1">
            <w:r w:rsidR="00AB41ED" w:rsidRPr="0095780B">
              <w:rPr>
                <w:rStyle w:val="Hyperlink"/>
                <w:rFonts w:ascii="Cambria" w:hAnsi="Cambria"/>
                <w:noProof/>
              </w:rPr>
              <w:t>6.6.1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Product Summary</w:t>
            </w:r>
            <w:r w:rsidR="00AB41ED">
              <w:rPr>
                <w:noProof/>
                <w:webHidden/>
              </w:rPr>
              <w:tab/>
            </w:r>
            <w:r w:rsidR="00922144">
              <w:rPr>
                <w:noProof/>
                <w:webHidden/>
              </w:rPr>
              <w:fldChar w:fldCharType="begin"/>
            </w:r>
            <w:r w:rsidR="00AB41ED">
              <w:rPr>
                <w:noProof/>
                <w:webHidden/>
              </w:rPr>
              <w:instrText xml:space="preserve"> PAGEREF _Toc371586354 \h </w:instrText>
            </w:r>
            <w:r w:rsidR="00922144">
              <w:rPr>
                <w:noProof/>
                <w:webHidden/>
              </w:rPr>
            </w:r>
            <w:r w:rsidR="00922144">
              <w:rPr>
                <w:noProof/>
                <w:webHidden/>
              </w:rPr>
              <w:fldChar w:fldCharType="separate"/>
            </w:r>
            <w:r w:rsidR="00AB41ED">
              <w:rPr>
                <w:noProof/>
                <w:webHidden/>
              </w:rPr>
              <w:t>36</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55" w:history="1">
            <w:r w:rsidR="00AB41ED" w:rsidRPr="0095780B">
              <w:rPr>
                <w:rStyle w:val="Hyperlink"/>
                <w:rFonts w:ascii="Cambria" w:hAnsi="Cambria"/>
                <w:noProof/>
              </w:rPr>
              <w:t>6.6.2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Benefits</w:t>
            </w:r>
            <w:r w:rsidR="00AB41ED">
              <w:rPr>
                <w:noProof/>
                <w:webHidden/>
              </w:rPr>
              <w:tab/>
            </w:r>
            <w:r w:rsidR="00922144">
              <w:rPr>
                <w:noProof/>
                <w:webHidden/>
              </w:rPr>
              <w:fldChar w:fldCharType="begin"/>
            </w:r>
            <w:r w:rsidR="00AB41ED">
              <w:rPr>
                <w:noProof/>
                <w:webHidden/>
              </w:rPr>
              <w:instrText xml:space="preserve"> PAGEREF _Toc371586355 \h </w:instrText>
            </w:r>
            <w:r w:rsidR="00922144">
              <w:rPr>
                <w:noProof/>
                <w:webHidden/>
              </w:rPr>
            </w:r>
            <w:r w:rsidR="00922144">
              <w:rPr>
                <w:noProof/>
                <w:webHidden/>
              </w:rPr>
              <w:fldChar w:fldCharType="separate"/>
            </w:r>
            <w:r w:rsidR="00AB41ED">
              <w:rPr>
                <w:noProof/>
                <w:webHidden/>
              </w:rPr>
              <w:t>36</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56" w:history="1">
            <w:r w:rsidR="00AB41ED" w:rsidRPr="0095780B">
              <w:rPr>
                <w:rStyle w:val="Hyperlink"/>
                <w:noProof/>
              </w:rPr>
              <w:t>6.6.2.1</w:t>
            </w:r>
            <w:r w:rsidR="00AB41ED">
              <w:rPr>
                <w:noProof/>
              </w:rPr>
              <w:tab/>
            </w:r>
            <w:r w:rsidR="00AB41ED" w:rsidRPr="0095780B">
              <w:rPr>
                <w:rStyle w:val="Hyperlink"/>
                <w:noProof/>
              </w:rPr>
              <w:t>Death Benefit</w:t>
            </w:r>
            <w:r w:rsidR="00AB41ED">
              <w:rPr>
                <w:noProof/>
                <w:webHidden/>
              </w:rPr>
              <w:tab/>
            </w:r>
            <w:r w:rsidR="00922144">
              <w:rPr>
                <w:noProof/>
                <w:webHidden/>
              </w:rPr>
              <w:fldChar w:fldCharType="begin"/>
            </w:r>
            <w:r w:rsidR="00AB41ED">
              <w:rPr>
                <w:noProof/>
                <w:webHidden/>
              </w:rPr>
              <w:instrText xml:space="preserve"> PAGEREF _Toc371586356 \h </w:instrText>
            </w:r>
            <w:r w:rsidR="00922144">
              <w:rPr>
                <w:noProof/>
                <w:webHidden/>
              </w:rPr>
            </w:r>
            <w:r w:rsidR="00922144">
              <w:rPr>
                <w:noProof/>
                <w:webHidden/>
              </w:rPr>
              <w:fldChar w:fldCharType="separate"/>
            </w:r>
            <w:r w:rsidR="00AB41ED">
              <w:rPr>
                <w:noProof/>
                <w:webHidden/>
              </w:rPr>
              <w:t>36</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57" w:history="1">
            <w:r w:rsidR="00AB41ED" w:rsidRPr="0095780B">
              <w:rPr>
                <w:rStyle w:val="Hyperlink"/>
                <w:rFonts w:ascii="Cambria" w:hAnsi="Cambria"/>
                <w:noProof/>
              </w:rPr>
              <w:t>6.6.3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Optional Benefit - Riders</w:t>
            </w:r>
            <w:r w:rsidR="00AB41ED">
              <w:rPr>
                <w:noProof/>
                <w:webHidden/>
              </w:rPr>
              <w:tab/>
            </w:r>
            <w:r w:rsidR="00922144">
              <w:rPr>
                <w:noProof/>
                <w:webHidden/>
              </w:rPr>
              <w:fldChar w:fldCharType="begin"/>
            </w:r>
            <w:r w:rsidR="00AB41ED">
              <w:rPr>
                <w:noProof/>
                <w:webHidden/>
              </w:rPr>
              <w:instrText xml:space="preserve"> PAGEREF _Toc371586357 \h </w:instrText>
            </w:r>
            <w:r w:rsidR="00922144">
              <w:rPr>
                <w:noProof/>
                <w:webHidden/>
              </w:rPr>
            </w:r>
            <w:r w:rsidR="00922144">
              <w:rPr>
                <w:noProof/>
                <w:webHidden/>
              </w:rPr>
              <w:fldChar w:fldCharType="separate"/>
            </w:r>
            <w:r w:rsidR="00AB41ED">
              <w:rPr>
                <w:noProof/>
                <w:webHidden/>
              </w:rPr>
              <w:t>37</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58" w:history="1">
            <w:r w:rsidR="00AB41ED" w:rsidRPr="0095780B">
              <w:rPr>
                <w:rStyle w:val="Hyperlink"/>
                <w:noProof/>
              </w:rPr>
              <w:t>6.6.3.1</w:t>
            </w:r>
            <w:r w:rsidR="00AB41ED">
              <w:rPr>
                <w:noProof/>
              </w:rPr>
              <w:tab/>
            </w:r>
            <w:r w:rsidR="00AB41ED" w:rsidRPr="0095780B">
              <w:rPr>
                <w:rStyle w:val="Hyperlink"/>
                <w:noProof/>
              </w:rPr>
              <w:t>Family and Partners Insurance Benefits</w:t>
            </w:r>
            <w:r w:rsidR="00AB41ED">
              <w:rPr>
                <w:noProof/>
                <w:webHidden/>
              </w:rPr>
              <w:tab/>
            </w:r>
            <w:r w:rsidR="00922144">
              <w:rPr>
                <w:noProof/>
                <w:webHidden/>
              </w:rPr>
              <w:fldChar w:fldCharType="begin"/>
            </w:r>
            <w:r w:rsidR="00AB41ED">
              <w:rPr>
                <w:noProof/>
                <w:webHidden/>
              </w:rPr>
              <w:instrText xml:space="preserve"> PAGEREF _Toc371586358 \h </w:instrText>
            </w:r>
            <w:r w:rsidR="00922144">
              <w:rPr>
                <w:noProof/>
                <w:webHidden/>
              </w:rPr>
            </w:r>
            <w:r w:rsidR="00922144">
              <w:rPr>
                <w:noProof/>
                <w:webHidden/>
              </w:rPr>
              <w:fldChar w:fldCharType="separate"/>
            </w:r>
            <w:r w:rsidR="00AB41ED">
              <w:rPr>
                <w:noProof/>
                <w:webHidden/>
              </w:rPr>
              <w:t>37</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59" w:history="1">
            <w:r w:rsidR="00AB41ED" w:rsidRPr="0095780B">
              <w:rPr>
                <w:rStyle w:val="Hyperlink"/>
                <w:rFonts w:ascii="Cambria" w:hAnsi="Cambria"/>
                <w:noProof/>
              </w:rPr>
              <w:t>6.6.4</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Premium Payable</w:t>
            </w:r>
            <w:r w:rsidR="00AB41ED">
              <w:rPr>
                <w:noProof/>
                <w:webHidden/>
              </w:rPr>
              <w:tab/>
            </w:r>
            <w:r w:rsidR="00922144">
              <w:rPr>
                <w:noProof/>
                <w:webHidden/>
              </w:rPr>
              <w:fldChar w:fldCharType="begin"/>
            </w:r>
            <w:r w:rsidR="00AB41ED">
              <w:rPr>
                <w:noProof/>
                <w:webHidden/>
              </w:rPr>
              <w:instrText xml:space="preserve"> PAGEREF _Toc371586359 \h </w:instrText>
            </w:r>
            <w:r w:rsidR="00922144">
              <w:rPr>
                <w:noProof/>
                <w:webHidden/>
              </w:rPr>
            </w:r>
            <w:r w:rsidR="00922144">
              <w:rPr>
                <w:noProof/>
                <w:webHidden/>
              </w:rPr>
              <w:fldChar w:fldCharType="separate"/>
            </w:r>
            <w:r w:rsidR="00AB41ED">
              <w:rPr>
                <w:noProof/>
                <w:webHidden/>
              </w:rPr>
              <w:t>37</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60" w:history="1">
            <w:r w:rsidR="00AB41ED" w:rsidRPr="0095780B">
              <w:rPr>
                <w:rStyle w:val="Hyperlink"/>
                <w:rFonts w:ascii="Cambria" w:hAnsi="Cambria"/>
                <w:noProof/>
              </w:rPr>
              <w:t>6.6.5</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Cash Values</w:t>
            </w:r>
            <w:r w:rsidR="00AB41ED">
              <w:rPr>
                <w:noProof/>
                <w:webHidden/>
              </w:rPr>
              <w:tab/>
            </w:r>
            <w:r w:rsidR="00922144">
              <w:rPr>
                <w:noProof/>
                <w:webHidden/>
              </w:rPr>
              <w:fldChar w:fldCharType="begin"/>
            </w:r>
            <w:r w:rsidR="00AB41ED">
              <w:rPr>
                <w:noProof/>
                <w:webHidden/>
              </w:rPr>
              <w:instrText xml:space="preserve"> PAGEREF _Toc371586360 \h </w:instrText>
            </w:r>
            <w:r w:rsidR="00922144">
              <w:rPr>
                <w:noProof/>
                <w:webHidden/>
              </w:rPr>
            </w:r>
            <w:r w:rsidR="00922144">
              <w:rPr>
                <w:noProof/>
                <w:webHidden/>
              </w:rPr>
              <w:fldChar w:fldCharType="separate"/>
            </w:r>
            <w:r w:rsidR="00AB41ED">
              <w:rPr>
                <w:noProof/>
                <w:webHidden/>
              </w:rPr>
              <w:t>38</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61" w:history="1">
            <w:r w:rsidR="00AB41ED" w:rsidRPr="0095780B">
              <w:rPr>
                <w:rStyle w:val="Hyperlink"/>
                <w:rFonts w:ascii="Cambria" w:hAnsi="Cambria"/>
                <w:noProof/>
              </w:rPr>
              <w:t>6.6.6</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Non-Forfeiture Benefits</w:t>
            </w:r>
            <w:r w:rsidR="00AB41ED">
              <w:rPr>
                <w:noProof/>
                <w:webHidden/>
              </w:rPr>
              <w:tab/>
            </w:r>
            <w:r w:rsidR="00922144">
              <w:rPr>
                <w:noProof/>
                <w:webHidden/>
              </w:rPr>
              <w:fldChar w:fldCharType="begin"/>
            </w:r>
            <w:r w:rsidR="00AB41ED">
              <w:rPr>
                <w:noProof/>
                <w:webHidden/>
              </w:rPr>
              <w:instrText xml:space="preserve"> PAGEREF _Toc371586361 \h </w:instrText>
            </w:r>
            <w:r w:rsidR="00922144">
              <w:rPr>
                <w:noProof/>
                <w:webHidden/>
              </w:rPr>
            </w:r>
            <w:r w:rsidR="00922144">
              <w:rPr>
                <w:noProof/>
                <w:webHidden/>
              </w:rPr>
              <w:fldChar w:fldCharType="separate"/>
            </w:r>
            <w:r w:rsidR="00AB41ED">
              <w:rPr>
                <w:noProof/>
                <w:webHidden/>
              </w:rPr>
              <w:t>38</w:t>
            </w:r>
            <w:r w:rsidR="00922144">
              <w:rPr>
                <w:noProof/>
                <w:webHidden/>
              </w:rPr>
              <w:fldChar w:fldCharType="end"/>
            </w:r>
          </w:hyperlink>
        </w:p>
        <w:p w:rsidR="00AB41ED" w:rsidRDefault="00AE1055">
          <w:pPr>
            <w:pStyle w:val="TOC1"/>
            <w:tabs>
              <w:tab w:val="left" w:pos="480"/>
              <w:tab w:val="right" w:leader="dot" w:pos="9350"/>
            </w:tabs>
            <w:rPr>
              <w:rFonts w:asciiTheme="minorHAnsi" w:eastAsiaTheme="minorEastAsia" w:hAnsiTheme="minorHAnsi" w:cstheme="minorBidi"/>
              <w:noProof/>
              <w:sz w:val="22"/>
              <w:szCs w:val="22"/>
              <w:lang w:val="en-ZA" w:eastAsia="en-ZA"/>
            </w:rPr>
          </w:pPr>
          <w:hyperlink w:anchor="_Toc371586362" w:history="1">
            <w:r w:rsidR="00AB41ED" w:rsidRPr="0095780B">
              <w:rPr>
                <w:rStyle w:val="Hyperlink"/>
                <w:rFonts w:ascii="Cambria" w:hAnsi="Cambria"/>
                <w:noProof/>
              </w:rPr>
              <w:t>7</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Quotations</w:t>
            </w:r>
            <w:r w:rsidR="00AB41ED">
              <w:rPr>
                <w:noProof/>
                <w:webHidden/>
              </w:rPr>
              <w:tab/>
            </w:r>
            <w:r w:rsidR="00922144">
              <w:rPr>
                <w:noProof/>
                <w:webHidden/>
              </w:rPr>
              <w:fldChar w:fldCharType="begin"/>
            </w:r>
            <w:r w:rsidR="00AB41ED">
              <w:rPr>
                <w:noProof/>
                <w:webHidden/>
              </w:rPr>
              <w:instrText xml:space="preserve"> PAGEREF _Toc371586362 \h </w:instrText>
            </w:r>
            <w:r w:rsidR="00922144">
              <w:rPr>
                <w:noProof/>
                <w:webHidden/>
              </w:rPr>
            </w:r>
            <w:r w:rsidR="00922144">
              <w:rPr>
                <w:noProof/>
                <w:webHidden/>
              </w:rPr>
              <w:fldChar w:fldCharType="separate"/>
            </w:r>
            <w:r w:rsidR="00AB41ED">
              <w:rPr>
                <w:noProof/>
                <w:webHidden/>
              </w:rPr>
              <w:t>38</w:t>
            </w:r>
            <w:r w:rsidR="00922144">
              <w:rPr>
                <w:noProof/>
                <w:webHidden/>
              </w:rPr>
              <w:fldChar w:fldCharType="end"/>
            </w:r>
          </w:hyperlink>
        </w:p>
        <w:p w:rsidR="00AB41ED" w:rsidRDefault="00AE1055">
          <w:pPr>
            <w:pStyle w:val="TOC1"/>
            <w:tabs>
              <w:tab w:val="left" w:pos="480"/>
              <w:tab w:val="right" w:leader="dot" w:pos="9350"/>
            </w:tabs>
            <w:rPr>
              <w:rFonts w:asciiTheme="minorHAnsi" w:eastAsiaTheme="minorEastAsia" w:hAnsiTheme="minorHAnsi" w:cstheme="minorBidi"/>
              <w:noProof/>
              <w:sz w:val="22"/>
              <w:szCs w:val="22"/>
              <w:lang w:val="en-ZA" w:eastAsia="en-ZA"/>
            </w:rPr>
          </w:pPr>
          <w:hyperlink w:anchor="_Toc371586363" w:history="1">
            <w:r w:rsidR="00AB41ED" w:rsidRPr="0095780B">
              <w:rPr>
                <w:rStyle w:val="Hyperlink"/>
                <w:rFonts w:ascii="Cambria" w:hAnsi="Cambria"/>
                <w:noProof/>
              </w:rPr>
              <w:t>8</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New Business process</w:t>
            </w:r>
            <w:r w:rsidR="00AB41ED">
              <w:rPr>
                <w:noProof/>
                <w:webHidden/>
              </w:rPr>
              <w:tab/>
            </w:r>
            <w:r w:rsidR="00922144">
              <w:rPr>
                <w:noProof/>
                <w:webHidden/>
              </w:rPr>
              <w:fldChar w:fldCharType="begin"/>
            </w:r>
            <w:r w:rsidR="00AB41ED">
              <w:rPr>
                <w:noProof/>
                <w:webHidden/>
              </w:rPr>
              <w:instrText xml:space="preserve"> PAGEREF _Toc371586363 \h </w:instrText>
            </w:r>
            <w:r w:rsidR="00922144">
              <w:rPr>
                <w:noProof/>
                <w:webHidden/>
              </w:rPr>
            </w:r>
            <w:r w:rsidR="00922144">
              <w:rPr>
                <w:noProof/>
                <w:webHidden/>
              </w:rPr>
              <w:fldChar w:fldCharType="separate"/>
            </w:r>
            <w:r w:rsidR="00AB41ED">
              <w:rPr>
                <w:noProof/>
                <w:webHidden/>
              </w:rPr>
              <w:t>38</w:t>
            </w:r>
            <w:r w:rsidR="00922144">
              <w:rPr>
                <w:noProof/>
                <w:webHidden/>
              </w:rPr>
              <w:fldChar w:fldCharType="end"/>
            </w:r>
          </w:hyperlink>
        </w:p>
        <w:p w:rsidR="00AB41ED" w:rsidRDefault="00AE1055">
          <w:pPr>
            <w:pStyle w:val="TOC2"/>
            <w:tabs>
              <w:tab w:val="left" w:pos="880"/>
              <w:tab w:val="right" w:leader="dot" w:pos="9350"/>
            </w:tabs>
            <w:rPr>
              <w:rFonts w:asciiTheme="minorHAnsi" w:eastAsiaTheme="minorEastAsia" w:hAnsiTheme="minorHAnsi" w:cstheme="minorBidi"/>
              <w:noProof/>
              <w:sz w:val="22"/>
              <w:szCs w:val="22"/>
              <w:lang w:val="en-ZA" w:eastAsia="en-ZA"/>
            </w:rPr>
          </w:pPr>
          <w:hyperlink w:anchor="_Toc371586364" w:history="1">
            <w:r w:rsidR="00AB41ED" w:rsidRPr="0095780B">
              <w:rPr>
                <w:rStyle w:val="Hyperlink"/>
                <w:rFonts w:ascii="Cambria" w:eastAsiaTheme="minorHAnsi" w:hAnsi="Cambria"/>
                <w:noProof/>
              </w:rPr>
              <w:t>8.1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Point of sale [POS] processes:</w:t>
            </w:r>
            <w:r w:rsidR="00AB41ED">
              <w:rPr>
                <w:noProof/>
                <w:webHidden/>
              </w:rPr>
              <w:tab/>
            </w:r>
            <w:r w:rsidR="00922144">
              <w:rPr>
                <w:noProof/>
                <w:webHidden/>
              </w:rPr>
              <w:fldChar w:fldCharType="begin"/>
            </w:r>
            <w:r w:rsidR="00AB41ED">
              <w:rPr>
                <w:noProof/>
                <w:webHidden/>
              </w:rPr>
              <w:instrText xml:space="preserve"> PAGEREF _Toc371586364 \h </w:instrText>
            </w:r>
            <w:r w:rsidR="00922144">
              <w:rPr>
                <w:noProof/>
                <w:webHidden/>
              </w:rPr>
            </w:r>
            <w:r w:rsidR="00922144">
              <w:rPr>
                <w:noProof/>
                <w:webHidden/>
              </w:rPr>
              <w:fldChar w:fldCharType="separate"/>
            </w:r>
            <w:r w:rsidR="00AB41ED">
              <w:rPr>
                <w:noProof/>
                <w:webHidden/>
              </w:rPr>
              <w:t>38</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65" w:history="1">
            <w:r w:rsidR="00AB41ED" w:rsidRPr="0095780B">
              <w:rPr>
                <w:rStyle w:val="Hyperlink"/>
                <w:rFonts w:ascii="Cambria" w:eastAsiaTheme="minorHAnsi" w:hAnsi="Cambria"/>
                <w:noProof/>
              </w:rPr>
              <w:t>8.1.1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New bus</w:t>
            </w:r>
            <w:r w:rsidR="00AB41ED" w:rsidRPr="0095780B">
              <w:rPr>
                <w:rStyle w:val="Hyperlink"/>
                <w:rFonts w:ascii="Cambria" w:eastAsiaTheme="minorHAnsi" w:hAnsi="Cambria" w:cs="HelveticaLTMM_800_201"/>
                <w:noProof/>
              </w:rPr>
              <w:t>i</w:t>
            </w:r>
            <w:r w:rsidR="00AB41ED" w:rsidRPr="0095780B">
              <w:rPr>
                <w:rStyle w:val="Hyperlink"/>
                <w:rFonts w:ascii="Cambria" w:eastAsiaTheme="minorHAnsi" w:hAnsi="Cambria"/>
                <w:noProof/>
              </w:rPr>
              <w:t>ness pro</w:t>
            </w:r>
            <w:r w:rsidR="00AB41ED" w:rsidRPr="0095780B">
              <w:rPr>
                <w:rStyle w:val="Hyperlink"/>
                <w:rFonts w:ascii="Cambria" w:eastAsiaTheme="minorHAnsi" w:hAnsi="Cambria" w:cs="HelveticaLTMM_1000_201"/>
                <w:noProof/>
              </w:rPr>
              <w:t>c</w:t>
            </w:r>
            <w:r w:rsidR="00AB41ED" w:rsidRPr="0095780B">
              <w:rPr>
                <w:rStyle w:val="Hyperlink"/>
                <w:rFonts w:ascii="Cambria" w:eastAsiaTheme="minorHAnsi" w:hAnsi="Cambria"/>
                <w:noProof/>
              </w:rPr>
              <w:t>ess</w:t>
            </w:r>
            <w:r w:rsidR="00AB41ED" w:rsidRPr="0095780B">
              <w:rPr>
                <w:rStyle w:val="Hyperlink"/>
                <w:rFonts w:ascii="Cambria" w:eastAsiaTheme="minorHAnsi" w:hAnsi="Cambria" w:cs="HelveticaLTMM_800_201"/>
                <w:noProof/>
              </w:rPr>
              <w:t>i</w:t>
            </w:r>
            <w:r w:rsidR="00AB41ED" w:rsidRPr="0095780B">
              <w:rPr>
                <w:rStyle w:val="Hyperlink"/>
                <w:rFonts w:ascii="Cambria" w:eastAsiaTheme="minorHAnsi" w:hAnsi="Cambria"/>
                <w:noProof/>
              </w:rPr>
              <w:t xml:space="preserve">ng </w:t>
            </w:r>
            <w:r w:rsidR="00AB41ED" w:rsidRPr="0095780B">
              <w:rPr>
                <w:rStyle w:val="Hyperlink"/>
                <w:rFonts w:ascii="Cambria" w:eastAsiaTheme="minorHAnsi" w:hAnsi="Cambria" w:cs="HelveticaLTMM_267_1"/>
                <w:noProof/>
              </w:rPr>
              <w:t xml:space="preserve">– </w:t>
            </w:r>
            <w:r w:rsidR="00AB41ED" w:rsidRPr="0095780B">
              <w:rPr>
                <w:rStyle w:val="Hyperlink"/>
                <w:rFonts w:ascii="Cambria" w:eastAsiaTheme="minorHAnsi" w:hAnsi="Cambria"/>
                <w:noProof/>
              </w:rPr>
              <w:t>v</w:t>
            </w:r>
            <w:r w:rsidR="00AB41ED" w:rsidRPr="0095780B">
              <w:rPr>
                <w:rStyle w:val="Hyperlink"/>
                <w:rFonts w:ascii="Cambria" w:eastAsiaTheme="minorHAnsi" w:hAnsi="Cambria" w:cs="HelveticaLTMM_800_201"/>
                <w:noProof/>
              </w:rPr>
              <w:t>i</w:t>
            </w:r>
            <w:r w:rsidR="00AB41ED" w:rsidRPr="0095780B">
              <w:rPr>
                <w:rStyle w:val="Hyperlink"/>
                <w:rFonts w:ascii="Cambria" w:eastAsiaTheme="minorHAnsi" w:hAnsi="Cambria"/>
                <w:noProof/>
              </w:rPr>
              <w:t>a Agen</w:t>
            </w:r>
            <w:r w:rsidR="00AB41ED" w:rsidRPr="0095780B">
              <w:rPr>
                <w:rStyle w:val="Hyperlink"/>
                <w:rFonts w:ascii="Cambria" w:eastAsiaTheme="minorHAnsi" w:hAnsi="Cambria" w:cs="HelveticaLTMM_1000_201"/>
                <w:noProof/>
              </w:rPr>
              <w:t>c</w:t>
            </w:r>
            <w:r w:rsidR="00AB41ED" w:rsidRPr="0095780B">
              <w:rPr>
                <w:rStyle w:val="Hyperlink"/>
                <w:rFonts w:ascii="Cambria" w:eastAsiaTheme="minorHAnsi" w:hAnsi="Cambria"/>
                <w:noProof/>
              </w:rPr>
              <w:t>y / Bro</w:t>
            </w:r>
            <w:r w:rsidR="00AB41ED" w:rsidRPr="0095780B">
              <w:rPr>
                <w:rStyle w:val="Hyperlink"/>
                <w:rFonts w:ascii="Cambria" w:eastAsiaTheme="minorHAnsi" w:hAnsi="Cambria" w:cs="HelveticaLTMM_267_933"/>
                <w:noProof/>
              </w:rPr>
              <w:t>k</w:t>
            </w:r>
            <w:r w:rsidR="00AB41ED" w:rsidRPr="0095780B">
              <w:rPr>
                <w:rStyle w:val="Hyperlink"/>
                <w:rFonts w:ascii="Cambria" w:eastAsiaTheme="minorHAnsi" w:hAnsi="Cambria"/>
                <w:noProof/>
              </w:rPr>
              <w:t>ers</w:t>
            </w:r>
            <w:r w:rsidR="00AB41ED">
              <w:rPr>
                <w:noProof/>
                <w:webHidden/>
              </w:rPr>
              <w:tab/>
            </w:r>
            <w:r w:rsidR="00922144">
              <w:rPr>
                <w:noProof/>
                <w:webHidden/>
              </w:rPr>
              <w:fldChar w:fldCharType="begin"/>
            </w:r>
            <w:r w:rsidR="00AB41ED">
              <w:rPr>
                <w:noProof/>
                <w:webHidden/>
              </w:rPr>
              <w:instrText xml:space="preserve"> PAGEREF _Toc371586365 \h </w:instrText>
            </w:r>
            <w:r w:rsidR="00922144">
              <w:rPr>
                <w:noProof/>
                <w:webHidden/>
              </w:rPr>
            </w:r>
            <w:r w:rsidR="00922144">
              <w:rPr>
                <w:noProof/>
                <w:webHidden/>
              </w:rPr>
              <w:fldChar w:fldCharType="separate"/>
            </w:r>
            <w:r w:rsidR="00AB41ED">
              <w:rPr>
                <w:noProof/>
                <w:webHidden/>
              </w:rPr>
              <w:t>38</w:t>
            </w:r>
            <w:r w:rsidR="00922144">
              <w:rPr>
                <w:noProof/>
                <w:webHidden/>
              </w:rPr>
              <w:fldChar w:fldCharType="end"/>
            </w:r>
          </w:hyperlink>
        </w:p>
        <w:p w:rsidR="00AB41ED" w:rsidRDefault="00AE1055">
          <w:pPr>
            <w:pStyle w:val="TOC2"/>
            <w:tabs>
              <w:tab w:val="left" w:pos="880"/>
              <w:tab w:val="right" w:leader="dot" w:pos="9350"/>
            </w:tabs>
            <w:rPr>
              <w:rFonts w:asciiTheme="minorHAnsi" w:eastAsiaTheme="minorEastAsia" w:hAnsiTheme="minorHAnsi" w:cstheme="minorBidi"/>
              <w:noProof/>
              <w:sz w:val="22"/>
              <w:szCs w:val="22"/>
              <w:lang w:val="en-ZA" w:eastAsia="en-ZA"/>
            </w:rPr>
          </w:pPr>
          <w:hyperlink w:anchor="_Toc371586366" w:history="1">
            <w:r w:rsidR="00AB41ED" w:rsidRPr="0095780B">
              <w:rPr>
                <w:rStyle w:val="Hyperlink"/>
                <w:rFonts w:ascii="Cambria" w:eastAsiaTheme="minorHAnsi" w:hAnsi="Cambria"/>
                <w:noProof/>
              </w:rPr>
              <w:t>8.2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Pre-issuance validation calls:</w:t>
            </w:r>
            <w:r w:rsidR="00AB41ED">
              <w:rPr>
                <w:noProof/>
                <w:webHidden/>
              </w:rPr>
              <w:tab/>
            </w:r>
            <w:r w:rsidR="00922144">
              <w:rPr>
                <w:noProof/>
                <w:webHidden/>
              </w:rPr>
              <w:fldChar w:fldCharType="begin"/>
            </w:r>
            <w:r w:rsidR="00AB41ED">
              <w:rPr>
                <w:noProof/>
                <w:webHidden/>
              </w:rPr>
              <w:instrText xml:space="preserve"> PAGEREF _Toc371586366 \h </w:instrText>
            </w:r>
            <w:r w:rsidR="00922144">
              <w:rPr>
                <w:noProof/>
                <w:webHidden/>
              </w:rPr>
            </w:r>
            <w:r w:rsidR="00922144">
              <w:rPr>
                <w:noProof/>
                <w:webHidden/>
              </w:rPr>
              <w:fldChar w:fldCharType="separate"/>
            </w:r>
            <w:r w:rsidR="00AB41ED">
              <w:rPr>
                <w:noProof/>
                <w:webHidden/>
              </w:rPr>
              <w:t>40</w:t>
            </w:r>
            <w:r w:rsidR="00922144">
              <w:rPr>
                <w:noProof/>
                <w:webHidden/>
              </w:rPr>
              <w:fldChar w:fldCharType="end"/>
            </w:r>
          </w:hyperlink>
        </w:p>
        <w:p w:rsidR="00AB41ED" w:rsidRDefault="00AE1055">
          <w:pPr>
            <w:pStyle w:val="TOC2"/>
            <w:tabs>
              <w:tab w:val="left" w:pos="880"/>
              <w:tab w:val="right" w:leader="dot" w:pos="9350"/>
            </w:tabs>
            <w:rPr>
              <w:rFonts w:asciiTheme="minorHAnsi" w:eastAsiaTheme="minorEastAsia" w:hAnsiTheme="minorHAnsi" w:cstheme="minorBidi"/>
              <w:noProof/>
              <w:sz w:val="22"/>
              <w:szCs w:val="22"/>
              <w:lang w:val="en-ZA" w:eastAsia="en-ZA"/>
            </w:rPr>
          </w:pPr>
          <w:hyperlink w:anchor="_Toc371586367" w:history="1">
            <w:r w:rsidR="00AB41ED" w:rsidRPr="0095780B">
              <w:rPr>
                <w:rStyle w:val="Hyperlink"/>
                <w:rFonts w:ascii="Cambria" w:eastAsiaTheme="minorHAnsi" w:hAnsi="Cambria"/>
                <w:noProof/>
              </w:rPr>
              <w:t>8.3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Data scrutiny, scanning and data entry:</w:t>
            </w:r>
            <w:r w:rsidR="00AB41ED">
              <w:rPr>
                <w:noProof/>
                <w:webHidden/>
              </w:rPr>
              <w:tab/>
            </w:r>
            <w:r w:rsidR="00922144">
              <w:rPr>
                <w:noProof/>
                <w:webHidden/>
              </w:rPr>
              <w:fldChar w:fldCharType="begin"/>
            </w:r>
            <w:r w:rsidR="00AB41ED">
              <w:rPr>
                <w:noProof/>
                <w:webHidden/>
              </w:rPr>
              <w:instrText xml:space="preserve"> PAGEREF _Toc371586367 \h </w:instrText>
            </w:r>
            <w:r w:rsidR="00922144">
              <w:rPr>
                <w:noProof/>
                <w:webHidden/>
              </w:rPr>
            </w:r>
            <w:r w:rsidR="00922144">
              <w:rPr>
                <w:noProof/>
                <w:webHidden/>
              </w:rPr>
              <w:fldChar w:fldCharType="separate"/>
            </w:r>
            <w:r w:rsidR="00AB41ED">
              <w:rPr>
                <w:noProof/>
                <w:webHidden/>
              </w:rPr>
              <w:t>40</w:t>
            </w:r>
            <w:r w:rsidR="00922144">
              <w:rPr>
                <w:noProof/>
                <w:webHidden/>
              </w:rPr>
              <w:fldChar w:fldCharType="end"/>
            </w:r>
          </w:hyperlink>
        </w:p>
        <w:p w:rsidR="00AB41ED" w:rsidRDefault="00AE1055">
          <w:pPr>
            <w:pStyle w:val="TOC2"/>
            <w:tabs>
              <w:tab w:val="left" w:pos="880"/>
              <w:tab w:val="right" w:leader="dot" w:pos="9350"/>
            </w:tabs>
            <w:rPr>
              <w:rFonts w:asciiTheme="minorHAnsi" w:eastAsiaTheme="minorEastAsia" w:hAnsiTheme="minorHAnsi" w:cstheme="minorBidi"/>
              <w:noProof/>
              <w:sz w:val="22"/>
              <w:szCs w:val="22"/>
              <w:lang w:val="en-ZA" w:eastAsia="en-ZA"/>
            </w:rPr>
          </w:pPr>
          <w:hyperlink w:anchor="_Toc371586368" w:history="1">
            <w:r w:rsidR="00AB41ED" w:rsidRPr="0095780B">
              <w:rPr>
                <w:rStyle w:val="Hyperlink"/>
                <w:rFonts w:ascii="Cambria" w:eastAsiaTheme="minorHAnsi" w:hAnsi="Cambria"/>
                <w:noProof/>
              </w:rPr>
              <w:t>8.4</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Input</w:t>
            </w:r>
            <w:r w:rsidR="00AB41ED">
              <w:rPr>
                <w:noProof/>
                <w:webHidden/>
              </w:rPr>
              <w:tab/>
            </w:r>
            <w:r w:rsidR="00922144">
              <w:rPr>
                <w:noProof/>
                <w:webHidden/>
              </w:rPr>
              <w:fldChar w:fldCharType="begin"/>
            </w:r>
            <w:r w:rsidR="00AB41ED">
              <w:rPr>
                <w:noProof/>
                <w:webHidden/>
              </w:rPr>
              <w:instrText xml:space="preserve"> PAGEREF _Toc371586368 \h </w:instrText>
            </w:r>
            <w:r w:rsidR="00922144">
              <w:rPr>
                <w:noProof/>
                <w:webHidden/>
              </w:rPr>
            </w:r>
            <w:r w:rsidR="00922144">
              <w:rPr>
                <w:noProof/>
                <w:webHidden/>
              </w:rPr>
              <w:fldChar w:fldCharType="separate"/>
            </w:r>
            <w:r w:rsidR="00AB41ED">
              <w:rPr>
                <w:noProof/>
                <w:webHidden/>
              </w:rPr>
              <w:t>41</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69" w:history="1">
            <w:r w:rsidR="00AB41ED" w:rsidRPr="0095780B">
              <w:rPr>
                <w:rStyle w:val="Hyperlink"/>
                <w:rFonts w:ascii="Cambria" w:eastAsiaTheme="minorHAnsi" w:hAnsi="Cambria"/>
                <w:noProof/>
              </w:rPr>
              <w:t>8.4.1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Proposal Details</w:t>
            </w:r>
            <w:r w:rsidR="00AB41ED">
              <w:rPr>
                <w:noProof/>
                <w:webHidden/>
              </w:rPr>
              <w:tab/>
            </w:r>
            <w:r w:rsidR="00922144">
              <w:rPr>
                <w:noProof/>
                <w:webHidden/>
              </w:rPr>
              <w:fldChar w:fldCharType="begin"/>
            </w:r>
            <w:r w:rsidR="00AB41ED">
              <w:rPr>
                <w:noProof/>
                <w:webHidden/>
              </w:rPr>
              <w:instrText xml:space="preserve"> PAGEREF _Toc371586369 \h </w:instrText>
            </w:r>
            <w:r w:rsidR="00922144">
              <w:rPr>
                <w:noProof/>
                <w:webHidden/>
              </w:rPr>
            </w:r>
            <w:r w:rsidR="00922144">
              <w:rPr>
                <w:noProof/>
                <w:webHidden/>
              </w:rPr>
              <w:fldChar w:fldCharType="separate"/>
            </w:r>
            <w:r w:rsidR="00AB41ED">
              <w:rPr>
                <w:noProof/>
                <w:webHidden/>
              </w:rPr>
              <w:t>41</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70" w:history="1">
            <w:r w:rsidR="00AB41ED" w:rsidRPr="0095780B">
              <w:rPr>
                <w:rStyle w:val="Hyperlink"/>
                <w:rFonts w:ascii="Cambria" w:eastAsiaTheme="minorHAnsi" w:hAnsi="Cambria"/>
                <w:noProof/>
              </w:rPr>
              <w:t>8.4.2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Rate Books</w:t>
            </w:r>
            <w:r w:rsidR="00AB41ED">
              <w:rPr>
                <w:noProof/>
                <w:webHidden/>
              </w:rPr>
              <w:tab/>
            </w:r>
            <w:r w:rsidR="00922144">
              <w:rPr>
                <w:noProof/>
                <w:webHidden/>
              </w:rPr>
              <w:fldChar w:fldCharType="begin"/>
            </w:r>
            <w:r w:rsidR="00AB41ED">
              <w:rPr>
                <w:noProof/>
                <w:webHidden/>
              </w:rPr>
              <w:instrText xml:space="preserve"> PAGEREF _Toc371586370 \h </w:instrText>
            </w:r>
            <w:r w:rsidR="00922144">
              <w:rPr>
                <w:noProof/>
                <w:webHidden/>
              </w:rPr>
            </w:r>
            <w:r w:rsidR="00922144">
              <w:rPr>
                <w:noProof/>
                <w:webHidden/>
              </w:rPr>
              <w:fldChar w:fldCharType="separate"/>
            </w:r>
            <w:r w:rsidR="00AB41ED">
              <w:rPr>
                <w:noProof/>
                <w:webHidden/>
              </w:rPr>
              <w:t>43</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71" w:history="1">
            <w:r w:rsidR="00AB41ED" w:rsidRPr="0095780B">
              <w:rPr>
                <w:rStyle w:val="Hyperlink"/>
                <w:rFonts w:ascii="Cambria" w:eastAsiaTheme="minorHAnsi" w:hAnsi="Cambria"/>
                <w:noProof/>
              </w:rPr>
              <w:t>8.4.3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Underwriting Rules Manual</w:t>
            </w:r>
            <w:r w:rsidR="00AB41ED">
              <w:rPr>
                <w:noProof/>
                <w:webHidden/>
              </w:rPr>
              <w:tab/>
            </w:r>
            <w:r w:rsidR="00922144">
              <w:rPr>
                <w:noProof/>
                <w:webHidden/>
              </w:rPr>
              <w:fldChar w:fldCharType="begin"/>
            </w:r>
            <w:r w:rsidR="00AB41ED">
              <w:rPr>
                <w:noProof/>
                <w:webHidden/>
              </w:rPr>
              <w:instrText xml:space="preserve"> PAGEREF _Toc371586371 \h </w:instrText>
            </w:r>
            <w:r w:rsidR="00922144">
              <w:rPr>
                <w:noProof/>
                <w:webHidden/>
              </w:rPr>
            </w:r>
            <w:r w:rsidR="00922144">
              <w:rPr>
                <w:noProof/>
                <w:webHidden/>
              </w:rPr>
              <w:fldChar w:fldCharType="separate"/>
            </w:r>
            <w:r w:rsidR="00AB41ED">
              <w:rPr>
                <w:noProof/>
                <w:webHidden/>
              </w:rPr>
              <w:t>43</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72" w:history="1">
            <w:r w:rsidR="00AB41ED" w:rsidRPr="0095780B">
              <w:rPr>
                <w:rStyle w:val="Hyperlink"/>
                <w:rFonts w:ascii="Cambria" w:eastAsiaTheme="minorHAnsi" w:hAnsi="Cambria"/>
                <w:noProof/>
              </w:rPr>
              <w:t>8.4.4</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Compulsory &amp; Validation fields</w:t>
            </w:r>
            <w:r w:rsidR="00AB41ED">
              <w:rPr>
                <w:noProof/>
                <w:webHidden/>
              </w:rPr>
              <w:tab/>
            </w:r>
            <w:r w:rsidR="00922144">
              <w:rPr>
                <w:noProof/>
                <w:webHidden/>
              </w:rPr>
              <w:fldChar w:fldCharType="begin"/>
            </w:r>
            <w:r w:rsidR="00AB41ED">
              <w:rPr>
                <w:noProof/>
                <w:webHidden/>
              </w:rPr>
              <w:instrText xml:space="preserve"> PAGEREF _Toc371586372 \h </w:instrText>
            </w:r>
            <w:r w:rsidR="00922144">
              <w:rPr>
                <w:noProof/>
                <w:webHidden/>
              </w:rPr>
            </w:r>
            <w:r w:rsidR="00922144">
              <w:rPr>
                <w:noProof/>
                <w:webHidden/>
              </w:rPr>
              <w:fldChar w:fldCharType="separate"/>
            </w:r>
            <w:r w:rsidR="00AB41ED">
              <w:rPr>
                <w:noProof/>
                <w:webHidden/>
              </w:rPr>
              <w:t>43</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73" w:history="1">
            <w:r w:rsidR="00AB41ED" w:rsidRPr="0095780B">
              <w:rPr>
                <w:rStyle w:val="Hyperlink"/>
                <w:noProof/>
              </w:rPr>
              <w:t>8.4.4.1</w:t>
            </w:r>
            <w:r w:rsidR="00AB41ED">
              <w:rPr>
                <w:noProof/>
              </w:rPr>
              <w:tab/>
            </w:r>
            <w:r w:rsidR="00AB41ED" w:rsidRPr="0095780B">
              <w:rPr>
                <w:rStyle w:val="Hyperlink"/>
                <w:noProof/>
              </w:rPr>
              <w:t>PERSONAL DETAILS</w:t>
            </w:r>
            <w:r w:rsidR="00AB41ED">
              <w:rPr>
                <w:noProof/>
                <w:webHidden/>
              </w:rPr>
              <w:tab/>
            </w:r>
            <w:r w:rsidR="00922144">
              <w:rPr>
                <w:noProof/>
                <w:webHidden/>
              </w:rPr>
              <w:fldChar w:fldCharType="begin"/>
            </w:r>
            <w:r w:rsidR="00AB41ED">
              <w:rPr>
                <w:noProof/>
                <w:webHidden/>
              </w:rPr>
              <w:instrText xml:space="preserve"> PAGEREF _Toc371586373 \h </w:instrText>
            </w:r>
            <w:r w:rsidR="00922144">
              <w:rPr>
                <w:noProof/>
                <w:webHidden/>
              </w:rPr>
            </w:r>
            <w:r w:rsidR="00922144">
              <w:rPr>
                <w:noProof/>
                <w:webHidden/>
              </w:rPr>
              <w:fldChar w:fldCharType="separate"/>
            </w:r>
            <w:r w:rsidR="00AB41ED">
              <w:rPr>
                <w:noProof/>
                <w:webHidden/>
              </w:rPr>
              <w:t>43</w:t>
            </w:r>
            <w:r w:rsidR="00922144">
              <w:rPr>
                <w:noProof/>
                <w:webHidden/>
              </w:rPr>
              <w:fldChar w:fldCharType="end"/>
            </w:r>
          </w:hyperlink>
        </w:p>
        <w:p w:rsidR="00AB41ED" w:rsidRDefault="00AE1055">
          <w:pPr>
            <w:pStyle w:val="TOC2"/>
            <w:tabs>
              <w:tab w:val="left" w:pos="880"/>
              <w:tab w:val="right" w:leader="dot" w:pos="9350"/>
            </w:tabs>
            <w:rPr>
              <w:rFonts w:asciiTheme="minorHAnsi" w:eastAsiaTheme="minorEastAsia" w:hAnsiTheme="minorHAnsi" w:cstheme="minorBidi"/>
              <w:noProof/>
              <w:sz w:val="22"/>
              <w:szCs w:val="22"/>
              <w:lang w:val="en-ZA" w:eastAsia="en-ZA"/>
            </w:rPr>
          </w:pPr>
          <w:hyperlink w:anchor="_Toc371586374" w:history="1">
            <w:r w:rsidR="00AB41ED" w:rsidRPr="0095780B">
              <w:rPr>
                <w:rStyle w:val="Hyperlink"/>
                <w:rFonts w:ascii="Cambria" w:eastAsiaTheme="minorHAnsi" w:hAnsi="Cambria"/>
                <w:noProof/>
              </w:rPr>
              <w:t>8.5</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Process</w:t>
            </w:r>
            <w:r w:rsidR="00AB41ED">
              <w:rPr>
                <w:noProof/>
                <w:webHidden/>
              </w:rPr>
              <w:tab/>
            </w:r>
            <w:r w:rsidR="00922144">
              <w:rPr>
                <w:noProof/>
                <w:webHidden/>
              </w:rPr>
              <w:fldChar w:fldCharType="begin"/>
            </w:r>
            <w:r w:rsidR="00AB41ED">
              <w:rPr>
                <w:noProof/>
                <w:webHidden/>
              </w:rPr>
              <w:instrText xml:space="preserve"> PAGEREF _Toc371586374 \h </w:instrText>
            </w:r>
            <w:r w:rsidR="00922144">
              <w:rPr>
                <w:noProof/>
                <w:webHidden/>
              </w:rPr>
            </w:r>
            <w:r w:rsidR="00922144">
              <w:rPr>
                <w:noProof/>
                <w:webHidden/>
              </w:rPr>
              <w:fldChar w:fldCharType="separate"/>
            </w:r>
            <w:r w:rsidR="00AB41ED">
              <w:rPr>
                <w:noProof/>
                <w:webHidden/>
              </w:rPr>
              <w:t>44</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75" w:history="1">
            <w:r w:rsidR="00AB41ED" w:rsidRPr="0095780B">
              <w:rPr>
                <w:rStyle w:val="Hyperlink"/>
                <w:rFonts w:ascii="Cambria" w:eastAsiaTheme="minorHAnsi" w:hAnsi="Cambria"/>
                <w:noProof/>
              </w:rPr>
              <w:t>8.5.1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Proposal Numbering</w:t>
            </w:r>
            <w:r w:rsidR="00AB41ED">
              <w:rPr>
                <w:noProof/>
                <w:webHidden/>
              </w:rPr>
              <w:tab/>
            </w:r>
            <w:r w:rsidR="00922144">
              <w:rPr>
                <w:noProof/>
                <w:webHidden/>
              </w:rPr>
              <w:fldChar w:fldCharType="begin"/>
            </w:r>
            <w:r w:rsidR="00AB41ED">
              <w:rPr>
                <w:noProof/>
                <w:webHidden/>
              </w:rPr>
              <w:instrText xml:space="preserve"> PAGEREF _Toc371586375 \h </w:instrText>
            </w:r>
            <w:r w:rsidR="00922144">
              <w:rPr>
                <w:noProof/>
                <w:webHidden/>
              </w:rPr>
            </w:r>
            <w:r w:rsidR="00922144">
              <w:rPr>
                <w:noProof/>
                <w:webHidden/>
              </w:rPr>
              <w:fldChar w:fldCharType="separate"/>
            </w:r>
            <w:r w:rsidR="00AB41ED">
              <w:rPr>
                <w:noProof/>
                <w:webHidden/>
              </w:rPr>
              <w:t>44</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76" w:history="1">
            <w:r w:rsidR="00AB41ED" w:rsidRPr="0095780B">
              <w:rPr>
                <w:rStyle w:val="Hyperlink"/>
                <w:rFonts w:ascii="Cambria" w:eastAsiaTheme="minorHAnsi" w:hAnsi="Cambria"/>
                <w:noProof/>
              </w:rPr>
              <w:t>8.5.2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Policy Numbering</w:t>
            </w:r>
            <w:r w:rsidR="00AB41ED">
              <w:rPr>
                <w:noProof/>
                <w:webHidden/>
              </w:rPr>
              <w:tab/>
            </w:r>
            <w:r w:rsidR="00922144">
              <w:rPr>
                <w:noProof/>
                <w:webHidden/>
              </w:rPr>
              <w:fldChar w:fldCharType="begin"/>
            </w:r>
            <w:r w:rsidR="00AB41ED">
              <w:rPr>
                <w:noProof/>
                <w:webHidden/>
              </w:rPr>
              <w:instrText xml:space="preserve"> PAGEREF _Toc371586376 \h </w:instrText>
            </w:r>
            <w:r w:rsidR="00922144">
              <w:rPr>
                <w:noProof/>
                <w:webHidden/>
              </w:rPr>
            </w:r>
            <w:r w:rsidR="00922144">
              <w:rPr>
                <w:noProof/>
                <w:webHidden/>
              </w:rPr>
              <w:fldChar w:fldCharType="separate"/>
            </w:r>
            <w:r w:rsidR="00AB41ED">
              <w:rPr>
                <w:noProof/>
                <w:webHidden/>
              </w:rPr>
              <w:t>44</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77" w:history="1">
            <w:r w:rsidR="00AB41ED" w:rsidRPr="0095780B">
              <w:rPr>
                <w:rStyle w:val="Hyperlink"/>
                <w:rFonts w:ascii="Cambria" w:eastAsiaTheme="minorHAnsi" w:hAnsi="Cambria"/>
                <w:noProof/>
              </w:rPr>
              <w:t>8.5.3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Policy Effective date/Issue date</w:t>
            </w:r>
            <w:r w:rsidR="00AB41ED">
              <w:rPr>
                <w:noProof/>
                <w:webHidden/>
              </w:rPr>
              <w:tab/>
            </w:r>
            <w:r w:rsidR="00922144">
              <w:rPr>
                <w:noProof/>
                <w:webHidden/>
              </w:rPr>
              <w:fldChar w:fldCharType="begin"/>
            </w:r>
            <w:r w:rsidR="00AB41ED">
              <w:rPr>
                <w:noProof/>
                <w:webHidden/>
              </w:rPr>
              <w:instrText xml:space="preserve"> PAGEREF _Toc371586377 \h </w:instrText>
            </w:r>
            <w:r w:rsidR="00922144">
              <w:rPr>
                <w:noProof/>
                <w:webHidden/>
              </w:rPr>
            </w:r>
            <w:r w:rsidR="00922144">
              <w:rPr>
                <w:noProof/>
                <w:webHidden/>
              </w:rPr>
              <w:fldChar w:fldCharType="separate"/>
            </w:r>
            <w:r w:rsidR="00AB41ED">
              <w:rPr>
                <w:noProof/>
                <w:webHidden/>
              </w:rPr>
              <w:t>45</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78" w:history="1">
            <w:r w:rsidR="00AB41ED" w:rsidRPr="0095780B">
              <w:rPr>
                <w:rStyle w:val="Hyperlink"/>
                <w:rFonts w:ascii="Cambria" w:eastAsiaTheme="minorHAnsi" w:hAnsi="Cambria"/>
                <w:noProof/>
              </w:rPr>
              <w:t>8.5.4</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Underwriting</w:t>
            </w:r>
            <w:r w:rsidR="00AB41ED">
              <w:rPr>
                <w:noProof/>
                <w:webHidden/>
              </w:rPr>
              <w:tab/>
            </w:r>
            <w:r w:rsidR="00922144">
              <w:rPr>
                <w:noProof/>
                <w:webHidden/>
              </w:rPr>
              <w:fldChar w:fldCharType="begin"/>
            </w:r>
            <w:r w:rsidR="00AB41ED">
              <w:rPr>
                <w:noProof/>
                <w:webHidden/>
              </w:rPr>
              <w:instrText xml:space="preserve"> PAGEREF _Toc371586378 \h </w:instrText>
            </w:r>
            <w:r w:rsidR="00922144">
              <w:rPr>
                <w:noProof/>
                <w:webHidden/>
              </w:rPr>
            </w:r>
            <w:r w:rsidR="00922144">
              <w:rPr>
                <w:noProof/>
                <w:webHidden/>
              </w:rPr>
              <w:fldChar w:fldCharType="separate"/>
            </w:r>
            <w:r w:rsidR="00AB41ED">
              <w:rPr>
                <w:noProof/>
                <w:webHidden/>
              </w:rPr>
              <w:t>45</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79" w:history="1">
            <w:r w:rsidR="00AB41ED" w:rsidRPr="0095780B">
              <w:rPr>
                <w:rStyle w:val="Hyperlink"/>
                <w:rFonts w:eastAsiaTheme="minorHAnsi"/>
                <w:noProof/>
              </w:rPr>
              <w:t>8.5.4.1</w:t>
            </w:r>
            <w:r w:rsidR="00AB41ED">
              <w:rPr>
                <w:noProof/>
              </w:rPr>
              <w:tab/>
            </w:r>
            <w:r w:rsidR="00AB41ED" w:rsidRPr="0095780B">
              <w:rPr>
                <w:rStyle w:val="Hyperlink"/>
                <w:rFonts w:eastAsiaTheme="minorHAnsi"/>
                <w:noProof/>
              </w:rPr>
              <w:t>Auto Underwriting</w:t>
            </w:r>
            <w:r w:rsidR="00AB41ED">
              <w:rPr>
                <w:noProof/>
                <w:webHidden/>
              </w:rPr>
              <w:tab/>
            </w:r>
            <w:r w:rsidR="00922144">
              <w:rPr>
                <w:noProof/>
                <w:webHidden/>
              </w:rPr>
              <w:fldChar w:fldCharType="begin"/>
            </w:r>
            <w:r w:rsidR="00AB41ED">
              <w:rPr>
                <w:noProof/>
                <w:webHidden/>
              </w:rPr>
              <w:instrText xml:space="preserve"> PAGEREF _Toc371586379 \h </w:instrText>
            </w:r>
            <w:r w:rsidR="00922144">
              <w:rPr>
                <w:noProof/>
                <w:webHidden/>
              </w:rPr>
            </w:r>
            <w:r w:rsidR="00922144">
              <w:rPr>
                <w:noProof/>
                <w:webHidden/>
              </w:rPr>
              <w:fldChar w:fldCharType="separate"/>
            </w:r>
            <w:r w:rsidR="00AB41ED">
              <w:rPr>
                <w:noProof/>
                <w:webHidden/>
              </w:rPr>
              <w:t>46</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80" w:history="1">
            <w:r w:rsidR="00AB41ED" w:rsidRPr="0095780B">
              <w:rPr>
                <w:rStyle w:val="Hyperlink"/>
                <w:rFonts w:eastAsiaTheme="minorHAnsi" w:cs="HelveticaLTMM_1_1000"/>
                <w:noProof/>
              </w:rPr>
              <w:t>8.5.4.2</w:t>
            </w:r>
            <w:r w:rsidR="00AB41ED">
              <w:rPr>
                <w:noProof/>
              </w:rPr>
              <w:tab/>
            </w:r>
            <w:r w:rsidR="00AB41ED" w:rsidRPr="0095780B">
              <w:rPr>
                <w:rStyle w:val="Hyperlink"/>
                <w:rFonts w:eastAsiaTheme="minorHAnsi"/>
                <w:noProof/>
              </w:rPr>
              <w:t>Manua</w:t>
            </w:r>
            <w:r w:rsidR="00AB41ED" w:rsidRPr="0095780B">
              <w:rPr>
                <w:rStyle w:val="Hyperlink"/>
                <w:rFonts w:eastAsiaTheme="minorHAnsi" w:cs="HelveticaLTMM_734_134"/>
                <w:noProof/>
              </w:rPr>
              <w:t xml:space="preserve">l </w:t>
            </w:r>
            <w:r w:rsidR="00AB41ED" w:rsidRPr="0095780B">
              <w:rPr>
                <w:rStyle w:val="Hyperlink"/>
                <w:rFonts w:eastAsiaTheme="minorHAnsi"/>
                <w:noProof/>
              </w:rPr>
              <w:t>under</w:t>
            </w:r>
            <w:r w:rsidR="00AB41ED" w:rsidRPr="0095780B">
              <w:rPr>
                <w:rStyle w:val="Hyperlink"/>
                <w:rFonts w:eastAsiaTheme="minorHAnsi" w:cs="HelveticaLTMM_267_933"/>
                <w:noProof/>
              </w:rPr>
              <w:t>writing</w:t>
            </w:r>
            <w:r w:rsidR="00AB41ED">
              <w:rPr>
                <w:noProof/>
                <w:webHidden/>
              </w:rPr>
              <w:tab/>
            </w:r>
            <w:r w:rsidR="00922144">
              <w:rPr>
                <w:noProof/>
                <w:webHidden/>
              </w:rPr>
              <w:fldChar w:fldCharType="begin"/>
            </w:r>
            <w:r w:rsidR="00AB41ED">
              <w:rPr>
                <w:noProof/>
                <w:webHidden/>
              </w:rPr>
              <w:instrText xml:space="preserve"> PAGEREF _Toc371586380 \h </w:instrText>
            </w:r>
            <w:r w:rsidR="00922144">
              <w:rPr>
                <w:noProof/>
                <w:webHidden/>
              </w:rPr>
            </w:r>
            <w:r w:rsidR="00922144">
              <w:rPr>
                <w:noProof/>
                <w:webHidden/>
              </w:rPr>
              <w:fldChar w:fldCharType="separate"/>
            </w:r>
            <w:r w:rsidR="00AB41ED">
              <w:rPr>
                <w:noProof/>
                <w:webHidden/>
              </w:rPr>
              <w:t>47</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81" w:history="1">
            <w:r w:rsidR="00AB41ED" w:rsidRPr="0095780B">
              <w:rPr>
                <w:rStyle w:val="Hyperlink"/>
                <w:noProof/>
              </w:rPr>
              <w:t>8.5.4.3</w:t>
            </w:r>
            <w:r w:rsidR="00AB41ED">
              <w:rPr>
                <w:noProof/>
              </w:rPr>
              <w:tab/>
            </w:r>
            <w:r w:rsidR="00AB41ED" w:rsidRPr="0095780B">
              <w:rPr>
                <w:rStyle w:val="Hyperlink"/>
                <w:noProof/>
              </w:rPr>
              <w:t>Medical Underwriting</w:t>
            </w:r>
            <w:r w:rsidR="00AB41ED">
              <w:rPr>
                <w:noProof/>
                <w:webHidden/>
              </w:rPr>
              <w:tab/>
            </w:r>
            <w:r w:rsidR="00922144">
              <w:rPr>
                <w:noProof/>
                <w:webHidden/>
              </w:rPr>
              <w:fldChar w:fldCharType="begin"/>
            </w:r>
            <w:r w:rsidR="00AB41ED">
              <w:rPr>
                <w:noProof/>
                <w:webHidden/>
              </w:rPr>
              <w:instrText xml:space="preserve"> PAGEREF _Toc371586381 \h </w:instrText>
            </w:r>
            <w:r w:rsidR="00922144">
              <w:rPr>
                <w:noProof/>
                <w:webHidden/>
              </w:rPr>
            </w:r>
            <w:r w:rsidR="00922144">
              <w:rPr>
                <w:noProof/>
                <w:webHidden/>
              </w:rPr>
              <w:fldChar w:fldCharType="separate"/>
            </w:r>
            <w:r w:rsidR="00AB41ED">
              <w:rPr>
                <w:noProof/>
                <w:webHidden/>
              </w:rPr>
              <w:t>47</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82" w:history="1">
            <w:r w:rsidR="00AB41ED" w:rsidRPr="0095780B">
              <w:rPr>
                <w:rStyle w:val="Hyperlink"/>
                <w:noProof/>
              </w:rPr>
              <w:t>8.5.4.4</w:t>
            </w:r>
            <w:r w:rsidR="00AB41ED">
              <w:rPr>
                <w:noProof/>
              </w:rPr>
              <w:tab/>
            </w:r>
            <w:r w:rsidR="00AB41ED" w:rsidRPr="0095780B">
              <w:rPr>
                <w:rStyle w:val="Hyperlink"/>
                <w:noProof/>
              </w:rPr>
              <w:t>Financial Underwriting</w:t>
            </w:r>
            <w:r w:rsidR="00AB41ED">
              <w:rPr>
                <w:noProof/>
                <w:webHidden/>
              </w:rPr>
              <w:tab/>
            </w:r>
            <w:r w:rsidR="00922144">
              <w:rPr>
                <w:noProof/>
                <w:webHidden/>
              </w:rPr>
              <w:fldChar w:fldCharType="begin"/>
            </w:r>
            <w:r w:rsidR="00AB41ED">
              <w:rPr>
                <w:noProof/>
                <w:webHidden/>
              </w:rPr>
              <w:instrText xml:space="preserve"> PAGEREF _Toc371586382 \h </w:instrText>
            </w:r>
            <w:r w:rsidR="00922144">
              <w:rPr>
                <w:noProof/>
                <w:webHidden/>
              </w:rPr>
            </w:r>
            <w:r w:rsidR="00922144">
              <w:rPr>
                <w:noProof/>
                <w:webHidden/>
              </w:rPr>
              <w:fldChar w:fldCharType="separate"/>
            </w:r>
            <w:r w:rsidR="00AB41ED">
              <w:rPr>
                <w:noProof/>
                <w:webHidden/>
              </w:rPr>
              <w:t>49</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83" w:history="1">
            <w:r w:rsidR="00AB41ED" w:rsidRPr="0095780B">
              <w:rPr>
                <w:rStyle w:val="Hyperlink"/>
                <w:noProof/>
              </w:rPr>
              <w:t>8.5.4.5</w:t>
            </w:r>
            <w:r w:rsidR="00AB41ED">
              <w:rPr>
                <w:noProof/>
              </w:rPr>
              <w:tab/>
            </w:r>
            <w:r w:rsidR="00AB41ED" w:rsidRPr="0095780B">
              <w:rPr>
                <w:rStyle w:val="Hyperlink"/>
                <w:noProof/>
              </w:rPr>
              <w:t>Occupational Underwriting</w:t>
            </w:r>
            <w:r w:rsidR="00AB41ED">
              <w:rPr>
                <w:noProof/>
                <w:webHidden/>
              </w:rPr>
              <w:tab/>
            </w:r>
            <w:r w:rsidR="00922144">
              <w:rPr>
                <w:noProof/>
                <w:webHidden/>
              </w:rPr>
              <w:fldChar w:fldCharType="begin"/>
            </w:r>
            <w:r w:rsidR="00AB41ED">
              <w:rPr>
                <w:noProof/>
                <w:webHidden/>
              </w:rPr>
              <w:instrText xml:space="preserve"> PAGEREF _Toc371586383 \h </w:instrText>
            </w:r>
            <w:r w:rsidR="00922144">
              <w:rPr>
                <w:noProof/>
                <w:webHidden/>
              </w:rPr>
            </w:r>
            <w:r w:rsidR="00922144">
              <w:rPr>
                <w:noProof/>
                <w:webHidden/>
              </w:rPr>
              <w:fldChar w:fldCharType="separate"/>
            </w:r>
            <w:r w:rsidR="00AB41ED">
              <w:rPr>
                <w:noProof/>
                <w:webHidden/>
              </w:rPr>
              <w:t>49</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84" w:history="1">
            <w:r w:rsidR="00AB41ED" w:rsidRPr="0095780B">
              <w:rPr>
                <w:rStyle w:val="Hyperlink"/>
                <w:noProof/>
              </w:rPr>
              <w:t>8.5.4.6</w:t>
            </w:r>
            <w:r w:rsidR="00AB41ED">
              <w:rPr>
                <w:noProof/>
              </w:rPr>
              <w:tab/>
            </w:r>
            <w:r w:rsidR="00AB41ED" w:rsidRPr="0095780B">
              <w:rPr>
                <w:rStyle w:val="Hyperlink"/>
                <w:noProof/>
              </w:rPr>
              <w:t>Proposal pending Status</w:t>
            </w:r>
            <w:r w:rsidR="00AB41ED">
              <w:rPr>
                <w:noProof/>
                <w:webHidden/>
              </w:rPr>
              <w:tab/>
            </w:r>
            <w:r w:rsidR="00922144">
              <w:rPr>
                <w:noProof/>
                <w:webHidden/>
              </w:rPr>
              <w:fldChar w:fldCharType="begin"/>
            </w:r>
            <w:r w:rsidR="00AB41ED">
              <w:rPr>
                <w:noProof/>
                <w:webHidden/>
              </w:rPr>
              <w:instrText xml:space="preserve"> PAGEREF _Toc371586384 \h </w:instrText>
            </w:r>
            <w:r w:rsidR="00922144">
              <w:rPr>
                <w:noProof/>
                <w:webHidden/>
              </w:rPr>
            </w:r>
            <w:r w:rsidR="00922144">
              <w:rPr>
                <w:noProof/>
                <w:webHidden/>
              </w:rPr>
              <w:fldChar w:fldCharType="separate"/>
            </w:r>
            <w:r w:rsidR="00AB41ED">
              <w:rPr>
                <w:noProof/>
                <w:webHidden/>
              </w:rPr>
              <w:t>49</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85" w:history="1">
            <w:r w:rsidR="00AB41ED" w:rsidRPr="0095780B">
              <w:rPr>
                <w:rStyle w:val="Hyperlink"/>
                <w:noProof/>
              </w:rPr>
              <w:t>8.5.4.7</w:t>
            </w:r>
            <w:r w:rsidR="00AB41ED">
              <w:rPr>
                <w:noProof/>
              </w:rPr>
              <w:tab/>
            </w:r>
            <w:r w:rsidR="00AB41ED" w:rsidRPr="0095780B">
              <w:rPr>
                <w:rStyle w:val="Hyperlink"/>
                <w:noProof/>
              </w:rPr>
              <w:t>Proposals Not taken up (NTU)</w:t>
            </w:r>
            <w:r w:rsidR="00AB41ED">
              <w:rPr>
                <w:noProof/>
                <w:webHidden/>
              </w:rPr>
              <w:tab/>
            </w:r>
            <w:r w:rsidR="00922144">
              <w:rPr>
                <w:noProof/>
                <w:webHidden/>
              </w:rPr>
              <w:fldChar w:fldCharType="begin"/>
            </w:r>
            <w:r w:rsidR="00AB41ED">
              <w:rPr>
                <w:noProof/>
                <w:webHidden/>
              </w:rPr>
              <w:instrText xml:space="preserve"> PAGEREF _Toc371586385 \h </w:instrText>
            </w:r>
            <w:r w:rsidR="00922144">
              <w:rPr>
                <w:noProof/>
                <w:webHidden/>
              </w:rPr>
            </w:r>
            <w:r w:rsidR="00922144">
              <w:rPr>
                <w:noProof/>
                <w:webHidden/>
              </w:rPr>
              <w:fldChar w:fldCharType="separate"/>
            </w:r>
            <w:r w:rsidR="00AB41ED">
              <w:rPr>
                <w:noProof/>
                <w:webHidden/>
              </w:rPr>
              <w:t>49</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86" w:history="1">
            <w:r w:rsidR="00AB41ED" w:rsidRPr="0095780B">
              <w:rPr>
                <w:rStyle w:val="Hyperlink"/>
                <w:noProof/>
              </w:rPr>
              <w:t>8.5.4.8</w:t>
            </w:r>
            <w:r w:rsidR="00AB41ED">
              <w:rPr>
                <w:noProof/>
              </w:rPr>
              <w:tab/>
            </w:r>
            <w:r w:rsidR="00AB41ED" w:rsidRPr="0095780B">
              <w:rPr>
                <w:rStyle w:val="Hyperlink"/>
                <w:noProof/>
              </w:rPr>
              <w:t>Proposal Cancellation/Reject/Decline</w:t>
            </w:r>
            <w:r w:rsidR="00AB41ED">
              <w:rPr>
                <w:noProof/>
                <w:webHidden/>
              </w:rPr>
              <w:tab/>
            </w:r>
            <w:r w:rsidR="00922144">
              <w:rPr>
                <w:noProof/>
                <w:webHidden/>
              </w:rPr>
              <w:fldChar w:fldCharType="begin"/>
            </w:r>
            <w:r w:rsidR="00AB41ED">
              <w:rPr>
                <w:noProof/>
                <w:webHidden/>
              </w:rPr>
              <w:instrText xml:space="preserve"> PAGEREF _Toc371586386 \h </w:instrText>
            </w:r>
            <w:r w:rsidR="00922144">
              <w:rPr>
                <w:noProof/>
                <w:webHidden/>
              </w:rPr>
            </w:r>
            <w:r w:rsidR="00922144">
              <w:rPr>
                <w:noProof/>
                <w:webHidden/>
              </w:rPr>
              <w:fldChar w:fldCharType="separate"/>
            </w:r>
            <w:r w:rsidR="00AB41ED">
              <w:rPr>
                <w:noProof/>
                <w:webHidden/>
              </w:rPr>
              <w:t>49</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87" w:history="1">
            <w:r w:rsidR="00AB41ED" w:rsidRPr="0095780B">
              <w:rPr>
                <w:rStyle w:val="Hyperlink"/>
                <w:noProof/>
              </w:rPr>
              <w:t>8.5.4.9</w:t>
            </w:r>
            <w:r w:rsidR="00AB41ED">
              <w:rPr>
                <w:noProof/>
              </w:rPr>
              <w:tab/>
            </w:r>
            <w:r w:rsidR="00AB41ED" w:rsidRPr="0095780B">
              <w:rPr>
                <w:rStyle w:val="Hyperlink"/>
                <w:noProof/>
              </w:rPr>
              <w:t>Proposal Postponement</w:t>
            </w:r>
            <w:r w:rsidR="00AB41ED">
              <w:rPr>
                <w:noProof/>
                <w:webHidden/>
              </w:rPr>
              <w:tab/>
            </w:r>
            <w:r w:rsidR="00922144">
              <w:rPr>
                <w:noProof/>
                <w:webHidden/>
              </w:rPr>
              <w:fldChar w:fldCharType="begin"/>
            </w:r>
            <w:r w:rsidR="00AB41ED">
              <w:rPr>
                <w:noProof/>
                <w:webHidden/>
              </w:rPr>
              <w:instrText xml:space="preserve"> PAGEREF _Toc371586387 \h </w:instrText>
            </w:r>
            <w:r w:rsidR="00922144">
              <w:rPr>
                <w:noProof/>
                <w:webHidden/>
              </w:rPr>
            </w:r>
            <w:r w:rsidR="00922144">
              <w:rPr>
                <w:noProof/>
                <w:webHidden/>
              </w:rPr>
              <w:fldChar w:fldCharType="separate"/>
            </w:r>
            <w:r w:rsidR="00AB41ED">
              <w:rPr>
                <w:noProof/>
                <w:webHidden/>
              </w:rPr>
              <w:t>50</w:t>
            </w:r>
            <w:r w:rsidR="00922144">
              <w:rPr>
                <w:noProof/>
                <w:webHidden/>
              </w:rPr>
              <w:fldChar w:fldCharType="end"/>
            </w:r>
          </w:hyperlink>
        </w:p>
        <w:p w:rsidR="00AB41ED" w:rsidRDefault="00AE1055">
          <w:pPr>
            <w:pStyle w:val="TOC4"/>
            <w:tabs>
              <w:tab w:val="left" w:pos="1760"/>
              <w:tab w:val="right" w:leader="dot" w:pos="9350"/>
            </w:tabs>
            <w:rPr>
              <w:noProof/>
            </w:rPr>
          </w:pPr>
          <w:hyperlink w:anchor="_Toc371586388" w:history="1">
            <w:r w:rsidR="00AB41ED" w:rsidRPr="0095780B">
              <w:rPr>
                <w:rStyle w:val="Hyperlink"/>
                <w:noProof/>
              </w:rPr>
              <w:t>8.5.4.10</w:t>
            </w:r>
            <w:r w:rsidR="00AB41ED">
              <w:rPr>
                <w:noProof/>
              </w:rPr>
              <w:tab/>
            </w:r>
            <w:r w:rsidR="00AB41ED" w:rsidRPr="0095780B">
              <w:rPr>
                <w:rStyle w:val="Hyperlink"/>
                <w:noProof/>
              </w:rPr>
              <w:t>Proposal reinstatement (After postponement)</w:t>
            </w:r>
            <w:r w:rsidR="00AB41ED">
              <w:rPr>
                <w:noProof/>
                <w:webHidden/>
              </w:rPr>
              <w:tab/>
            </w:r>
            <w:r w:rsidR="00922144">
              <w:rPr>
                <w:noProof/>
                <w:webHidden/>
              </w:rPr>
              <w:fldChar w:fldCharType="begin"/>
            </w:r>
            <w:r w:rsidR="00AB41ED">
              <w:rPr>
                <w:noProof/>
                <w:webHidden/>
              </w:rPr>
              <w:instrText xml:space="preserve"> PAGEREF _Toc371586388 \h </w:instrText>
            </w:r>
            <w:r w:rsidR="00922144">
              <w:rPr>
                <w:noProof/>
                <w:webHidden/>
              </w:rPr>
            </w:r>
            <w:r w:rsidR="00922144">
              <w:rPr>
                <w:noProof/>
                <w:webHidden/>
              </w:rPr>
              <w:fldChar w:fldCharType="separate"/>
            </w:r>
            <w:r w:rsidR="00AB41ED">
              <w:rPr>
                <w:noProof/>
                <w:webHidden/>
              </w:rPr>
              <w:t>50</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89" w:history="1">
            <w:r w:rsidR="00AB41ED" w:rsidRPr="0095780B">
              <w:rPr>
                <w:rStyle w:val="Hyperlink"/>
                <w:rFonts w:ascii="Cambria" w:eastAsiaTheme="minorHAnsi" w:hAnsi="Cambria"/>
                <w:noProof/>
              </w:rPr>
              <w:t>8.5.5</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Policy Administration System – Business requirements</w:t>
            </w:r>
            <w:r w:rsidR="00AB41ED">
              <w:rPr>
                <w:noProof/>
                <w:webHidden/>
              </w:rPr>
              <w:tab/>
            </w:r>
            <w:r w:rsidR="00922144">
              <w:rPr>
                <w:noProof/>
                <w:webHidden/>
              </w:rPr>
              <w:fldChar w:fldCharType="begin"/>
            </w:r>
            <w:r w:rsidR="00AB41ED">
              <w:rPr>
                <w:noProof/>
                <w:webHidden/>
              </w:rPr>
              <w:instrText xml:space="preserve"> PAGEREF _Toc371586389 \h </w:instrText>
            </w:r>
            <w:r w:rsidR="00922144">
              <w:rPr>
                <w:noProof/>
                <w:webHidden/>
              </w:rPr>
            </w:r>
            <w:r w:rsidR="00922144">
              <w:rPr>
                <w:noProof/>
                <w:webHidden/>
              </w:rPr>
              <w:fldChar w:fldCharType="separate"/>
            </w:r>
            <w:r w:rsidR="00AB41ED">
              <w:rPr>
                <w:noProof/>
                <w:webHidden/>
              </w:rPr>
              <w:t>50</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90" w:history="1">
            <w:r w:rsidR="00AB41ED" w:rsidRPr="0095780B">
              <w:rPr>
                <w:rStyle w:val="Hyperlink"/>
                <w:rFonts w:ascii="Cambria" w:eastAsiaTheme="minorHAnsi" w:hAnsi="Cambria"/>
                <w:noProof/>
              </w:rPr>
              <w:t>8.5.6</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Policy printing and dispatch:</w:t>
            </w:r>
            <w:r w:rsidR="00AB41ED">
              <w:rPr>
                <w:noProof/>
                <w:webHidden/>
              </w:rPr>
              <w:tab/>
            </w:r>
            <w:r w:rsidR="00922144">
              <w:rPr>
                <w:noProof/>
                <w:webHidden/>
              </w:rPr>
              <w:fldChar w:fldCharType="begin"/>
            </w:r>
            <w:r w:rsidR="00AB41ED">
              <w:rPr>
                <w:noProof/>
                <w:webHidden/>
              </w:rPr>
              <w:instrText xml:space="preserve"> PAGEREF _Toc371586390 \h </w:instrText>
            </w:r>
            <w:r w:rsidR="00922144">
              <w:rPr>
                <w:noProof/>
                <w:webHidden/>
              </w:rPr>
            </w:r>
            <w:r w:rsidR="00922144">
              <w:rPr>
                <w:noProof/>
                <w:webHidden/>
              </w:rPr>
              <w:fldChar w:fldCharType="separate"/>
            </w:r>
            <w:r w:rsidR="00AB41ED">
              <w:rPr>
                <w:noProof/>
                <w:webHidden/>
              </w:rPr>
              <w:t>51</w:t>
            </w:r>
            <w:r w:rsidR="00922144">
              <w:rPr>
                <w:noProof/>
                <w:webHidden/>
              </w:rPr>
              <w:fldChar w:fldCharType="end"/>
            </w:r>
          </w:hyperlink>
        </w:p>
        <w:p w:rsidR="00AB41ED" w:rsidRDefault="00AE1055">
          <w:pPr>
            <w:pStyle w:val="TOC2"/>
            <w:tabs>
              <w:tab w:val="left" w:pos="880"/>
              <w:tab w:val="right" w:leader="dot" w:pos="9350"/>
            </w:tabs>
            <w:rPr>
              <w:rFonts w:asciiTheme="minorHAnsi" w:eastAsiaTheme="minorEastAsia" w:hAnsiTheme="minorHAnsi" w:cstheme="minorBidi"/>
              <w:noProof/>
              <w:sz w:val="22"/>
              <w:szCs w:val="22"/>
              <w:lang w:val="en-ZA" w:eastAsia="en-ZA"/>
            </w:rPr>
          </w:pPr>
          <w:hyperlink w:anchor="_Toc371586391" w:history="1">
            <w:r w:rsidR="00AB41ED" w:rsidRPr="0095780B">
              <w:rPr>
                <w:rStyle w:val="Hyperlink"/>
                <w:rFonts w:ascii="Cambria" w:eastAsiaTheme="minorHAnsi" w:hAnsi="Cambria"/>
                <w:noProof/>
              </w:rPr>
              <w:t>8.6</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Output</w:t>
            </w:r>
            <w:r w:rsidR="00AB41ED">
              <w:rPr>
                <w:noProof/>
                <w:webHidden/>
              </w:rPr>
              <w:tab/>
            </w:r>
            <w:r w:rsidR="00922144">
              <w:rPr>
                <w:noProof/>
                <w:webHidden/>
              </w:rPr>
              <w:fldChar w:fldCharType="begin"/>
            </w:r>
            <w:r w:rsidR="00AB41ED">
              <w:rPr>
                <w:noProof/>
                <w:webHidden/>
              </w:rPr>
              <w:instrText xml:space="preserve"> PAGEREF _Toc371586391 \h </w:instrText>
            </w:r>
            <w:r w:rsidR="00922144">
              <w:rPr>
                <w:noProof/>
                <w:webHidden/>
              </w:rPr>
            </w:r>
            <w:r w:rsidR="00922144">
              <w:rPr>
                <w:noProof/>
                <w:webHidden/>
              </w:rPr>
              <w:fldChar w:fldCharType="separate"/>
            </w:r>
            <w:r w:rsidR="00AB41ED">
              <w:rPr>
                <w:noProof/>
                <w:webHidden/>
              </w:rPr>
              <w:t>51</w:t>
            </w:r>
            <w:r w:rsidR="00922144">
              <w:rPr>
                <w:noProof/>
                <w:webHidden/>
              </w:rPr>
              <w:fldChar w:fldCharType="end"/>
            </w:r>
          </w:hyperlink>
        </w:p>
        <w:p w:rsidR="00AB41ED" w:rsidRDefault="00AE1055">
          <w:pPr>
            <w:pStyle w:val="TOC1"/>
            <w:tabs>
              <w:tab w:val="left" w:pos="480"/>
              <w:tab w:val="right" w:leader="dot" w:pos="9350"/>
            </w:tabs>
            <w:rPr>
              <w:rFonts w:asciiTheme="minorHAnsi" w:eastAsiaTheme="minorEastAsia" w:hAnsiTheme="minorHAnsi" w:cstheme="minorBidi"/>
              <w:noProof/>
              <w:sz w:val="22"/>
              <w:szCs w:val="22"/>
              <w:lang w:val="en-ZA" w:eastAsia="en-ZA"/>
            </w:rPr>
          </w:pPr>
          <w:hyperlink w:anchor="_Toc371586392" w:history="1">
            <w:r w:rsidR="00AB41ED" w:rsidRPr="0095780B">
              <w:rPr>
                <w:rStyle w:val="Hyperlink"/>
                <w:rFonts w:ascii="Cambria" w:eastAsiaTheme="minorHAnsi" w:hAnsi="Cambria"/>
                <w:noProof/>
              </w:rPr>
              <w:t>9</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Premium collection</w:t>
            </w:r>
            <w:r w:rsidR="00AB41ED">
              <w:rPr>
                <w:noProof/>
                <w:webHidden/>
              </w:rPr>
              <w:tab/>
            </w:r>
            <w:r w:rsidR="00922144">
              <w:rPr>
                <w:noProof/>
                <w:webHidden/>
              </w:rPr>
              <w:fldChar w:fldCharType="begin"/>
            </w:r>
            <w:r w:rsidR="00AB41ED">
              <w:rPr>
                <w:noProof/>
                <w:webHidden/>
              </w:rPr>
              <w:instrText xml:space="preserve"> PAGEREF _Toc371586392 \h </w:instrText>
            </w:r>
            <w:r w:rsidR="00922144">
              <w:rPr>
                <w:noProof/>
                <w:webHidden/>
              </w:rPr>
            </w:r>
            <w:r w:rsidR="00922144">
              <w:rPr>
                <w:noProof/>
                <w:webHidden/>
              </w:rPr>
              <w:fldChar w:fldCharType="separate"/>
            </w:r>
            <w:r w:rsidR="00AB41ED">
              <w:rPr>
                <w:noProof/>
                <w:webHidden/>
              </w:rPr>
              <w:t>51</w:t>
            </w:r>
            <w:r w:rsidR="00922144">
              <w:rPr>
                <w:noProof/>
                <w:webHidden/>
              </w:rPr>
              <w:fldChar w:fldCharType="end"/>
            </w:r>
          </w:hyperlink>
        </w:p>
        <w:p w:rsidR="00AB41ED" w:rsidRDefault="00AE1055">
          <w:pPr>
            <w:pStyle w:val="TOC2"/>
            <w:tabs>
              <w:tab w:val="left" w:pos="880"/>
              <w:tab w:val="right" w:leader="dot" w:pos="9350"/>
            </w:tabs>
            <w:rPr>
              <w:rFonts w:asciiTheme="minorHAnsi" w:eastAsiaTheme="minorEastAsia" w:hAnsiTheme="minorHAnsi" w:cstheme="minorBidi"/>
              <w:noProof/>
              <w:sz w:val="22"/>
              <w:szCs w:val="22"/>
              <w:lang w:val="en-ZA" w:eastAsia="en-ZA"/>
            </w:rPr>
          </w:pPr>
          <w:hyperlink w:anchor="_Toc371586393" w:history="1">
            <w:r w:rsidR="00AB41ED" w:rsidRPr="0095780B">
              <w:rPr>
                <w:rStyle w:val="Hyperlink"/>
                <w:rFonts w:ascii="Cambria" w:eastAsiaTheme="minorHAnsi" w:hAnsi="Cambria"/>
                <w:noProof/>
              </w:rPr>
              <w:t>9.1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Pay Points</w:t>
            </w:r>
            <w:r w:rsidR="00AB41ED">
              <w:rPr>
                <w:noProof/>
                <w:webHidden/>
              </w:rPr>
              <w:tab/>
            </w:r>
            <w:r w:rsidR="00922144">
              <w:rPr>
                <w:noProof/>
                <w:webHidden/>
              </w:rPr>
              <w:fldChar w:fldCharType="begin"/>
            </w:r>
            <w:r w:rsidR="00AB41ED">
              <w:rPr>
                <w:noProof/>
                <w:webHidden/>
              </w:rPr>
              <w:instrText xml:space="preserve"> PAGEREF _Toc371586393 \h </w:instrText>
            </w:r>
            <w:r w:rsidR="00922144">
              <w:rPr>
                <w:noProof/>
                <w:webHidden/>
              </w:rPr>
            </w:r>
            <w:r w:rsidR="00922144">
              <w:rPr>
                <w:noProof/>
                <w:webHidden/>
              </w:rPr>
              <w:fldChar w:fldCharType="separate"/>
            </w:r>
            <w:r w:rsidR="00AB41ED">
              <w:rPr>
                <w:noProof/>
                <w:webHidden/>
              </w:rPr>
              <w:t>51</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94" w:history="1">
            <w:r w:rsidR="00AB41ED" w:rsidRPr="0095780B">
              <w:rPr>
                <w:rStyle w:val="Hyperlink"/>
                <w:rFonts w:ascii="Cambria" w:eastAsiaTheme="minorHAnsi" w:hAnsi="Cambria"/>
                <w:noProof/>
              </w:rPr>
              <w:t>9.1.1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Controller and Accountant generals Department</w:t>
            </w:r>
            <w:r w:rsidR="00AB41ED">
              <w:rPr>
                <w:noProof/>
                <w:webHidden/>
              </w:rPr>
              <w:tab/>
            </w:r>
            <w:r w:rsidR="00922144">
              <w:rPr>
                <w:noProof/>
                <w:webHidden/>
              </w:rPr>
              <w:fldChar w:fldCharType="begin"/>
            </w:r>
            <w:r w:rsidR="00AB41ED">
              <w:rPr>
                <w:noProof/>
                <w:webHidden/>
              </w:rPr>
              <w:instrText xml:space="preserve"> PAGEREF _Toc371586394 \h </w:instrText>
            </w:r>
            <w:r w:rsidR="00922144">
              <w:rPr>
                <w:noProof/>
                <w:webHidden/>
              </w:rPr>
            </w:r>
            <w:r w:rsidR="00922144">
              <w:rPr>
                <w:noProof/>
                <w:webHidden/>
              </w:rPr>
              <w:fldChar w:fldCharType="separate"/>
            </w:r>
            <w:r w:rsidR="00AB41ED">
              <w:rPr>
                <w:noProof/>
                <w:webHidden/>
              </w:rPr>
              <w:t>51</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95" w:history="1">
            <w:r w:rsidR="00AB41ED" w:rsidRPr="0095780B">
              <w:rPr>
                <w:rStyle w:val="Hyperlink"/>
                <w:rFonts w:eastAsiaTheme="minorHAnsi"/>
                <w:noProof/>
              </w:rPr>
              <w:t>9.1.1.1</w:t>
            </w:r>
            <w:r w:rsidR="00AB41ED">
              <w:rPr>
                <w:noProof/>
              </w:rPr>
              <w:tab/>
            </w:r>
            <w:r w:rsidR="00AB41ED" w:rsidRPr="0095780B">
              <w:rPr>
                <w:rStyle w:val="Hyperlink"/>
                <w:rFonts w:eastAsiaTheme="minorHAnsi"/>
                <w:noProof/>
              </w:rPr>
              <w:t>CAG (Others)</w:t>
            </w:r>
            <w:r w:rsidR="00AB41ED">
              <w:rPr>
                <w:noProof/>
                <w:webHidden/>
              </w:rPr>
              <w:tab/>
            </w:r>
            <w:r w:rsidR="00922144">
              <w:rPr>
                <w:noProof/>
                <w:webHidden/>
              </w:rPr>
              <w:fldChar w:fldCharType="begin"/>
            </w:r>
            <w:r w:rsidR="00AB41ED">
              <w:rPr>
                <w:noProof/>
                <w:webHidden/>
              </w:rPr>
              <w:instrText xml:space="preserve"> PAGEREF _Toc371586395 \h </w:instrText>
            </w:r>
            <w:r w:rsidR="00922144">
              <w:rPr>
                <w:noProof/>
                <w:webHidden/>
              </w:rPr>
            </w:r>
            <w:r w:rsidR="00922144">
              <w:rPr>
                <w:noProof/>
                <w:webHidden/>
              </w:rPr>
              <w:fldChar w:fldCharType="separate"/>
            </w:r>
            <w:r w:rsidR="00AB41ED">
              <w:rPr>
                <w:noProof/>
                <w:webHidden/>
              </w:rPr>
              <w:t>51</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396" w:history="1">
            <w:r w:rsidR="00AB41ED" w:rsidRPr="0095780B">
              <w:rPr>
                <w:rStyle w:val="Hyperlink"/>
                <w:rFonts w:eastAsiaTheme="minorHAnsi"/>
                <w:noProof/>
              </w:rPr>
              <w:t>9.1.1.2</w:t>
            </w:r>
            <w:r w:rsidR="00AB41ED">
              <w:rPr>
                <w:noProof/>
              </w:rPr>
              <w:tab/>
            </w:r>
            <w:r w:rsidR="00AB41ED" w:rsidRPr="0095780B">
              <w:rPr>
                <w:rStyle w:val="Hyperlink"/>
                <w:rFonts w:eastAsiaTheme="minorHAnsi"/>
                <w:noProof/>
              </w:rPr>
              <w:t>CAG (GES)</w:t>
            </w:r>
            <w:r w:rsidR="00AB41ED">
              <w:rPr>
                <w:noProof/>
                <w:webHidden/>
              </w:rPr>
              <w:tab/>
            </w:r>
            <w:r w:rsidR="00922144">
              <w:rPr>
                <w:noProof/>
                <w:webHidden/>
              </w:rPr>
              <w:fldChar w:fldCharType="begin"/>
            </w:r>
            <w:r w:rsidR="00AB41ED">
              <w:rPr>
                <w:noProof/>
                <w:webHidden/>
              </w:rPr>
              <w:instrText xml:space="preserve"> PAGEREF _Toc371586396 \h </w:instrText>
            </w:r>
            <w:r w:rsidR="00922144">
              <w:rPr>
                <w:noProof/>
                <w:webHidden/>
              </w:rPr>
            </w:r>
            <w:r w:rsidR="00922144">
              <w:rPr>
                <w:noProof/>
                <w:webHidden/>
              </w:rPr>
              <w:fldChar w:fldCharType="separate"/>
            </w:r>
            <w:r w:rsidR="00AB41ED">
              <w:rPr>
                <w:noProof/>
                <w:webHidden/>
              </w:rPr>
              <w:t>52</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97" w:history="1">
            <w:r w:rsidR="00AB41ED" w:rsidRPr="0095780B">
              <w:rPr>
                <w:rStyle w:val="Hyperlink"/>
                <w:rFonts w:ascii="Cambria" w:eastAsiaTheme="minorHAnsi" w:hAnsi="Cambria"/>
                <w:noProof/>
              </w:rPr>
              <w:t>9.1.2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Public Sector Pay points</w:t>
            </w:r>
            <w:r w:rsidR="00AB41ED">
              <w:rPr>
                <w:noProof/>
                <w:webHidden/>
              </w:rPr>
              <w:tab/>
            </w:r>
            <w:r w:rsidR="00922144">
              <w:rPr>
                <w:noProof/>
                <w:webHidden/>
              </w:rPr>
              <w:fldChar w:fldCharType="begin"/>
            </w:r>
            <w:r w:rsidR="00AB41ED">
              <w:rPr>
                <w:noProof/>
                <w:webHidden/>
              </w:rPr>
              <w:instrText xml:space="preserve"> PAGEREF _Toc371586397 \h </w:instrText>
            </w:r>
            <w:r w:rsidR="00922144">
              <w:rPr>
                <w:noProof/>
                <w:webHidden/>
              </w:rPr>
            </w:r>
            <w:r w:rsidR="00922144">
              <w:rPr>
                <w:noProof/>
                <w:webHidden/>
              </w:rPr>
              <w:fldChar w:fldCharType="separate"/>
            </w:r>
            <w:r w:rsidR="00AB41ED">
              <w:rPr>
                <w:noProof/>
                <w:webHidden/>
              </w:rPr>
              <w:t>52</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98" w:history="1">
            <w:r w:rsidR="00AB41ED" w:rsidRPr="0095780B">
              <w:rPr>
                <w:rStyle w:val="Hyperlink"/>
                <w:rFonts w:ascii="Cambria" w:eastAsiaTheme="minorHAnsi" w:hAnsi="Cambria"/>
                <w:noProof/>
              </w:rPr>
              <w:t>9.1.3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Public company (Ministry Of Defence)</w:t>
            </w:r>
            <w:r w:rsidR="00AB41ED">
              <w:rPr>
                <w:noProof/>
                <w:webHidden/>
              </w:rPr>
              <w:tab/>
            </w:r>
            <w:r w:rsidR="00922144">
              <w:rPr>
                <w:noProof/>
                <w:webHidden/>
              </w:rPr>
              <w:fldChar w:fldCharType="begin"/>
            </w:r>
            <w:r w:rsidR="00AB41ED">
              <w:rPr>
                <w:noProof/>
                <w:webHidden/>
              </w:rPr>
              <w:instrText xml:space="preserve"> PAGEREF _Toc371586398 \h </w:instrText>
            </w:r>
            <w:r w:rsidR="00922144">
              <w:rPr>
                <w:noProof/>
                <w:webHidden/>
              </w:rPr>
            </w:r>
            <w:r w:rsidR="00922144">
              <w:rPr>
                <w:noProof/>
                <w:webHidden/>
              </w:rPr>
              <w:fldChar w:fldCharType="separate"/>
            </w:r>
            <w:r w:rsidR="00AB41ED">
              <w:rPr>
                <w:noProof/>
                <w:webHidden/>
              </w:rPr>
              <w:t>53</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399" w:history="1">
            <w:r w:rsidR="00AB41ED" w:rsidRPr="0095780B">
              <w:rPr>
                <w:rStyle w:val="Hyperlink"/>
                <w:rFonts w:ascii="Cambria" w:eastAsiaTheme="minorHAnsi" w:hAnsi="Cambria"/>
                <w:noProof/>
              </w:rPr>
              <w:t>9.1.4</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Private Companies</w:t>
            </w:r>
            <w:r w:rsidR="00AB41ED">
              <w:rPr>
                <w:noProof/>
                <w:webHidden/>
              </w:rPr>
              <w:tab/>
            </w:r>
            <w:r w:rsidR="00922144">
              <w:rPr>
                <w:noProof/>
                <w:webHidden/>
              </w:rPr>
              <w:fldChar w:fldCharType="begin"/>
            </w:r>
            <w:r w:rsidR="00AB41ED">
              <w:rPr>
                <w:noProof/>
                <w:webHidden/>
              </w:rPr>
              <w:instrText xml:space="preserve"> PAGEREF _Toc371586399 \h </w:instrText>
            </w:r>
            <w:r w:rsidR="00922144">
              <w:rPr>
                <w:noProof/>
                <w:webHidden/>
              </w:rPr>
            </w:r>
            <w:r w:rsidR="00922144">
              <w:rPr>
                <w:noProof/>
                <w:webHidden/>
              </w:rPr>
              <w:fldChar w:fldCharType="separate"/>
            </w:r>
            <w:r w:rsidR="00AB41ED">
              <w:rPr>
                <w:noProof/>
                <w:webHidden/>
              </w:rPr>
              <w:t>53</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400" w:history="1">
            <w:r w:rsidR="00AB41ED" w:rsidRPr="0095780B">
              <w:rPr>
                <w:rStyle w:val="Hyperlink"/>
                <w:rFonts w:ascii="Cambria" w:hAnsi="Cambria"/>
                <w:noProof/>
              </w:rPr>
              <w:t>9.1.5</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Direct Debit</w:t>
            </w:r>
            <w:r w:rsidR="00AB41ED">
              <w:rPr>
                <w:noProof/>
                <w:webHidden/>
              </w:rPr>
              <w:tab/>
            </w:r>
            <w:r w:rsidR="00922144">
              <w:rPr>
                <w:noProof/>
                <w:webHidden/>
              </w:rPr>
              <w:fldChar w:fldCharType="begin"/>
            </w:r>
            <w:r w:rsidR="00AB41ED">
              <w:rPr>
                <w:noProof/>
                <w:webHidden/>
              </w:rPr>
              <w:instrText xml:space="preserve"> PAGEREF _Toc371586400 \h </w:instrText>
            </w:r>
            <w:r w:rsidR="00922144">
              <w:rPr>
                <w:noProof/>
                <w:webHidden/>
              </w:rPr>
            </w:r>
            <w:r w:rsidR="00922144">
              <w:rPr>
                <w:noProof/>
                <w:webHidden/>
              </w:rPr>
              <w:fldChar w:fldCharType="separate"/>
            </w:r>
            <w:r w:rsidR="00AB41ED">
              <w:rPr>
                <w:noProof/>
                <w:webHidden/>
              </w:rPr>
              <w:t>53</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401" w:history="1">
            <w:r w:rsidR="00AB41ED" w:rsidRPr="0095780B">
              <w:rPr>
                <w:rStyle w:val="Hyperlink"/>
                <w:rFonts w:eastAsiaTheme="minorHAnsi"/>
                <w:noProof/>
              </w:rPr>
              <w:t>9.1.5.1</w:t>
            </w:r>
            <w:r w:rsidR="00AB41ED">
              <w:rPr>
                <w:noProof/>
              </w:rPr>
              <w:tab/>
            </w:r>
            <w:r w:rsidR="00AB41ED" w:rsidRPr="0095780B">
              <w:rPr>
                <w:rStyle w:val="Hyperlink"/>
                <w:rFonts w:eastAsiaTheme="minorHAnsi"/>
                <w:noProof/>
              </w:rPr>
              <w:t>Traditional bank template</w:t>
            </w:r>
            <w:r w:rsidR="00AB41ED">
              <w:rPr>
                <w:noProof/>
                <w:webHidden/>
              </w:rPr>
              <w:tab/>
            </w:r>
            <w:r w:rsidR="00922144">
              <w:rPr>
                <w:noProof/>
                <w:webHidden/>
              </w:rPr>
              <w:fldChar w:fldCharType="begin"/>
            </w:r>
            <w:r w:rsidR="00AB41ED">
              <w:rPr>
                <w:noProof/>
                <w:webHidden/>
              </w:rPr>
              <w:instrText xml:space="preserve"> PAGEREF _Toc371586401 \h </w:instrText>
            </w:r>
            <w:r w:rsidR="00922144">
              <w:rPr>
                <w:noProof/>
                <w:webHidden/>
              </w:rPr>
            </w:r>
            <w:r w:rsidR="00922144">
              <w:rPr>
                <w:noProof/>
                <w:webHidden/>
              </w:rPr>
              <w:fldChar w:fldCharType="separate"/>
            </w:r>
            <w:r w:rsidR="00AB41ED">
              <w:rPr>
                <w:noProof/>
                <w:webHidden/>
              </w:rPr>
              <w:t>54</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402" w:history="1">
            <w:r w:rsidR="00AB41ED" w:rsidRPr="0095780B">
              <w:rPr>
                <w:rStyle w:val="Hyperlink"/>
                <w:rFonts w:eastAsiaTheme="minorHAnsi"/>
                <w:noProof/>
              </w:rPr>
              <w:t>9.1.5.2</w:t>
            </w:r>
            <w:r w:rsidR="00AB41ED">
              <w:rPr>
                <w:noProof/>
              </w:rPr>
              <w:tab/>
            </w:r>
            <w:r w:rsidR="00AB41ED" w:rsidRPr="0095780B">
              <w:rPr>
                <w:rStyle w:val="Hyperlink"/>
                <w:rFonts w:eastAsiaTheme="minorHAnsi"/>
                <w:noProof/>
              </w:rPr>
              <w:t>ADB template</w:t>
            </w:r>
            <w:r w:rsidR="00AB41ED">
              <w:rPr>
                <w:noProof/>
                <w:webHidden/>
              </w:rPr>
              <w:tab/>
            </w:r>
            <w:r w:rsidR="00922144">
              <w:rPr>
                <w:noProof/>
                <w:webHidden/>
              </w:rPr>
              <w:fldChar w:fldCharType="begin"/>
            </w:r>
            <w:r w:rsidR="00AB41ED">
              <w:rPr>
                <w:noProof/>
                <w:webHidden/>
              </w:rPr>
              <w:instrText xml:space="preserve"> PAGEREF _Toc371586402 \h </w:instrText>
            </w:r>
            <w:r w:rsidR="00922144">
              <w:rPr>
                <w:noProof/>
                <w:webHidden/>
              </w:rPr>
            </w:r>
            <w:r w:rsidR="00922144">
              <w:rPr>
                <w:noProof/>
                <w:webHidden/>
              </w:rPr>
              <w:fldChar w:fldCharType="separate"/>
            </w:r>
            <w:r w:rsidR="00AB41ED">
              <w:rPr>
                <w:noProof/>
                <w:webHidden/>
              </w:rPr>
              <w:t>54</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403" w:history="1">
            <w:r w:rsidR="00AB41ED" w:rsidRPr="0095780B">
              <w:rPr>
                <w:rStyle w:val="Hyperlink"/>
                <w:rFonts w:eastAsiaTheme="minorHAnsi"/>
                <w:noProof/>
              </w:rPr>
              <w:t>9.1.5.3</w:t>
            </w:r>
            <w:r w:rsidR="00AB41ED">
              <w:rPr>
                <w:noProof/>
              </w:rPr>
              <w:tab/>
            </w:r>
            <w:r w:rsidR="00AB41ED" w:rsidRPr="0095780B">
              <w:rPr>
                <w:rStyle w:val="Hyperlink"/>
                <w:rFonts w:eastAsiaTheme="minorHAnsi"/>
                <w:noProof/>
              </w:rPr>
              <w:t>Barclays Template</w:t>
            </w:r>
            <w:r w:rsidR="00AB41ED">
              <w:rPr>
                <w:noProof/>
                <w:webHidden/>
              </w:rPr>
              <w:tab/>
            </w:r>
            <w:r w:rsidR="00922144">
              <w:rPr>
                <w:noProof/>
                <w:webHidden/>
              </w:rPr>
              <w:fldChar w:fldCharType="begin"/>
            </w:r>
            <w:r w:rsidR="00AB41ED">
              <w:rPr>
                <w:noProof/>
                <w:webHidden/>
              </w:rPr>
              <w:instrText xml:space="preserve"> PAGEREF _Toc371586403 \h </w:instrText>
            </w:r>
            <w:r w:rsidR="00922144">
              <w:rPr>
                <w:noProof/>
                <w:webHidden/>
              </w:rPr>
            </w:r>
            <w:r w:rsidR="00922144">
              <w:rPr>
                <w:noProof/>
                <w:webHidden/>
              </w:rPr>
              <w:fldChar w:fldCharType="separate"/>
            </w:r>
            <w:r w:rsidR="00AB41ED">
              <w:rPr>
                <w:noProof/>
                <w:webHidden/>
              </w:rPr>
              <w:t>54</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404" w:history="1">
            <w:r w:rsidR="00AB41ED" w:rsidRPr="0095780B">
              <w:rPr>
                <w:rStyle w:val="Hyperlink"/>
                <w:rFonts w:eastAsiaTheme="minorHAnsi"/>
                <w:noProof/>
              </w:rPr>
              <w:t>9.1.5.4</w:t>
            </w:r>
            <w:r w:rsidR="00AB41ED">
              <w:rPr>
                <w:noProof/>
              </w:rPr>
              <w:tab/>
            </w:r>
            <w:r w:rsidR="00AB41ED" w:rsidRPr="0095780B">
              <w:rPr>
                <w:rStyle w:val="Hyperlink"/>
                <w:rFonts w:eastAsiaTheme="minorHAnsi"/>
                <w:noProof/>
              </w:rPr>
              <w:t>ECO bank template</w:t>
            </w:r>
            <w:r w:rsidR="00AB41ED">
              <w:rPr>
                <w:noProof/>
                <w:webHidden/>
              </w:rPr>
              <w:tab/>
            </w:r>
            <w:r w:rsidR="00922144">
              <w:rPr>
                <w:noProof/>
                <w:webHidden/>
              </w:rPr>
              <w:fldChar w:fldCharType="begin"/>
            </w:r>
            <w:r w:rsidR="00AB41ED">
              <w:rPr>
                <w:noProof/>
                <w:webHidden/>
              </w:rPr>
              <w:instrText xml:space="preserve"> PAGEREF _Toc371586404 \h </w:instrText>
            </w:r>
            <w:r w:rsidR="00922144">
              <w:rPr>
                <w:noProof/>
                <w:webHidden/>
              </w:rPr>
            </w:r>
            <w:r w:rsidR="00922144">
              <w:rPr>
                <w:noProof/>
                <w:webHidden/>
              </w:rPr>
              <w:fldChar w:fldCharType="separate"/>
            </w:r>
            <w:r w:rsidR="00AB41ED">
              <w:rPr>
                <w:noProof/>
                <w:webHidden/>
              </w:rPr>
              <w:t>54</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405" w:history="1">
            <w:r w:rsidR="00AB41ED" w:rsidRPr="0095780B">
              <w:rPr>
                <w:rStyle w:val="Hyperlink"/>
                <w:rFonts w:eastAsiaTheme="minorHAnsi"/>
                <w:noProof/>
              </w:rPr>
              <w:t>9.1.5.5</w:t>
            </w:r>
            <w:r w:rsidR="00AB41ED">
              <w:rPr>
                <w:noProof/>
              </w:rPr>
              <w:tab/>
            </w:r>
            <w:r w:rsidR="00AB41ED" w:rsidRPr="0095780B">
              <w:rPr>
                <w:rStyle w:val="Hyperlink"/>
                <w:rFonts w:eastAsiaTheme="minorHAnsi"/>
                <w:noProof/>
              </w:rPr>
              <w:t>Standard chartered Template</w:t>
            </w:r>
            <w:r w:rsidR="00AB41ED">
              <w:rPr>
                <w:noProof/>
                <w:webHidden/>
              </w:rPr>
              <w:tab/>
            </w:r>
            <w:r w:rsidR="00922144">
              <w:rPr>
                <w:noProof/>
                <w:webHidden/>
              </w:rPr>
              <w:fldChar w:fldCharType="begin"/>
            </w:r>
            <w:r w:rsidR="00AB41ED">
              <w:rPr>
                <w:noProof/>
                <w:webHidden/>
              </w:rPr>
              <w:instrText xml:space="preserve"> PAGEREF _Toc371586405 \h </w:instrText>
            </w:r>
            <w:r w:rsidR="00922144">
              <w:rPr>
                <w:noProof/>
                <w:webHidden/>
              </w:rPr>
            </w:r>
            <w:r w:rsidR="00922144">
              <w:rPr>
                <w:noProof/>
                <w:webHidden/>
              </w:rPr>
              <w:fldChar w:fldCharType="separate"/>
            </w:r>
            <w:r w:rsidR="00AB41ED">
              <w:rPr>
                <w:noProof/>
                <w:webHidden/>
              </w:rPr>
              <w:t>56</w:t>
            </w:r>
            <w:r w:rsidR="00922144">
              <w:rPr>
                <w:noProof/>
                <w:webHidden/>
              </w:rPr>
              <w:fldChar w:fldCharType="end"/>
            </w:r>
          </w:hyperlink>
        </w:p>
        <w:p w:rsidR="00AB41ED" w:rsidRDefault="00AE1055">
          <w:pPr>
            <w:pStyle w:val="TOC4"/>
            <w:tabs>
              <w:tab w:val="left" w:pos="1540"/>
              <w:tab w:val="right" w:leader="dot" w:pos="9350"/>
            </w:tabs>
            <w:rPr>
              <w:noProof/>
            </w:rPr>
          </w:pPr>
          <w:hyperlink w:anchor="_Toc371586406" w:history="1">
            <w:r w:rsidR="00AB41ED" w:rsidRPr="0095780B">
              <w:rPr>
                <w:rStyle w:val="Hyperlink"/>
                <w:rFonts w:eastAsiaTheme="minorHAnsi"/>
                <w:noProof/>
              </w:rPr>
              <w:t>9.1.5.6</w:t>
            </w:r>
            <w:r w:rsidR="00AB41ED">
              <w:rPr>
                <w:noProof/>
              </w:rPr>
              <w:tab/>
            </w:r>
            <w:r w:rsidR="00AB41ED" w:rsidRPr="0095780B">
              <w:rPr>
                <w:rStyle w:val="Hyperlink"/>
                <w:rFonts w:eastAsiaTheme="minorHAnsi"/>
                <w:noProof/>
              </w:rPr>
              <w:t>Microfinance Template</w:t>
            </w:r>
            <w:r w:rsidR="00AB41ED">
              <w:rPr>
                <w:noProof/>
                <w:webHidden/>
              </w:rPr>
              <w:tab/>
            </w:r>
            <w:r w:rsidR="00922144">
              <w:rPr>
                <w:noProof/>
                <w:webHidden/>
              </w:rPr>
              <w:fldChar w:fldCharType="begin"/>
            </w:r>
            <w:r w:rsidR="00AB41ED">
              <w:rPr>
                <w:noProof/>
                <w:webHidden/>
              </w:rPr>
              <w:instrText xml:space="preserve"> PAGEREF _Toc371586406 \h </w:instrText>
            </w:r>
            <w:r w:rsidR="00922144">
              <w:rPr>
                <w:noProof/>
                <w:webHidden/>
              </w:rPr>
            </w:r>
            <w:r w:rsidR="00922144">
              <w:rPr>
                <w:noProof/>
                <w:webHidden/>
              </w:rPr>
              <w:fldChar w:fldCharType="separate"/>
            </w:r>
            <w:r w:rsidR="00AB41ED">
              <w:rPr>
                <w:noProof/>
                <w:webHidden/>
              </w:rPr>
              <w:t>56</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407" w:history="1">
            <w:r w:rsidR="00AB41ED" w:rsidRPr="0095780B">
              <w:rPr>
                <w:rStyle w:val="Hyperlink"/>
                <w:rFonts w:ascii="Cambria" w:eastAsiaTheme="minorHAnsi" w:hAnsi="Cambria"/>
                <w:noProof/>
              </w:rPr>
              <w:t>9.1.6</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Relaunch</w:t>
            </w:r>
            <w:r w:rsidR="00AB41ED">
              <w:rPr>
                <w:noProof/>
                <w:webHidden/>
              </w:rPr>
              <w:tab/>
            </w:r>
            <w:r w:rsidR="00922144">
              <w:rPr>
                <w:noProof/>
                <w:webHidden/>
              </w:rPr>
              <w:fldChar w:fldCharType="begin"/>
            </w:r>
            <w:r w:rsidR="00AB41ED">
              <w:rPr>
                <w:noProof/>
                <w:webHidden/>
              </w:rPr>
              <w:instrText xml:space="preserve"> PAGEREF _Toc371586407 \h </w:instrText>
            </w:r>
            <w:r w:rsidR="00922144">
              <w:rPr>
                <w:noProof/>
                <w:webHidden/>
              </w:rPr>
            </w:r>
            <w:r w:rsidR="00922144">
              <w:rPr>
                <w:noProof/>
                <w:webHidden/>
              </w:rPr>
              <w:fldChar w:fldCharType="separate"/>
            </w:r>
            <w:r w:rsidR="00AB41ED">
              <w:rPr>
                <w:noProof/>
                <w:webHidden/>
              </w:rPr>
              <w:t>56</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408" w:history="1">
            <w:r w:rsidR="00AB41ED" w:rsidRPr="0095780B">
              <w:rPr>
                <w:rStyle w:val="Hyperlink"/>
                <w:rFonts w:ascii="Cambria" w:eastAsiaTheme="minorHAnsi" w:hAnsi="Cambria"/>
                <w:noProof/>
              </w:rPr>
              <w:t>9.1.7</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Stop deduction Launch</w:t>
            </w:r>
            <w:r w:rsidR="00AB41ED">
              <w:rPr>
                <w:noProof/>
                <w:webHidden/>
              </w:rPr>
              <w:tab/>
            </w:r>
            <w:r w:rsidR="00922144">
              <w:rPr>
                <w:noProof/>
                <w:webHidden/>
              </w:rPr>
              <w:fldChar w:fldCharType="begin"/>
            </w:r>
            <w:r w:rsidR="00AB41ED">
              <w:rPr>
                <w:noProof/>
                <w:webHidden/>
              </w:rPr>
              <w:instrText xml:space="preserve"> PAGEREF _Toc371586408 \h </w:instrText>
            </w:r>
            <w:r w:rsidR="00922144">
              <w:rPr>
                <w:noProof/>
                <w:webHidden/>
              </w:rPr>
            </w:r>
            <w:r w:rsidR="00922144">
              <w:rPr>
                <w:noProof/>
                <w:webHidden/>
              </w:rPr>
              <w:fldChar w:fldCharType="separate"/>
            </w:r>
            <w:r w:rsidR="00AB41ED">
              <w:rPr>
                <w:noProof/>
                <w:webHidden/>
              </w:rPr>
              <w:t>57</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409" w:history="1">
            <w:r w:rsidR="00AB41ED" w:rsidRPr="0095780B">
              <w:rPr>
                <w:rStyle w:val="Hyperlink"/>
                <w:rFonts w:ascii="Cambria" w:eastAsiaTheme="minorHAnsi" w:hAnsi="Cambria"/>
                <w:noProof/>
              </w:rPr>
              <w:t>9.1.8</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Cash Payments</w:t>
            </w:r>
            <w:r w:rsidR="00AB41ED">
              <w:rPr>
                <w:noProof/>
                <w:webHidden/>
              </w:rPr>
              <w:tab/>
            </w:r>
            <w:r w:rsidR="00922144">
              <w:rPr>
                <w:noProof/>
                <w:webHidden/>
              </w:rPr>
              <w:fldChar w:fldCharType="begin"/>
            </w:r>
            <w:r w:rsidR="00AB41ED">
              <w:rPr>
                <w:noProof/>
                <w:webHidden/>
              </w:rPr>
              <w:instrText xml:space="preserve"> PAGEREF _Toc371586409 \h </w:instrText>
            </w:r>
            <w:r w:rsidR="00922144">
              <w:rPr>
                <w:noProof/>
                <w:webHidden/>
              </w:rPr>
            </w:r>
            <w:r w:rsidR="00922144">
              <w:rPr>
                <w:noProof/>
                <w:webHidden/>
              </w:rPr>
              <w:fldChar w:fldCharType="separate"/>
            </w:r>
            <w:r w:rsidR="00AB41ED">
              <w:rPr>
                <w:noProof/>
                <w:webHidden/>
              </w:rPr>
              <w:t>57</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410" w:history="1">
            <w:r w:rsidR="00AB41ED" w:rsidRPr="0095780B">
              <w:rPr>
                <w:rStyle w:val="Hyperlink"/>
                <w:rFonts w:ascii="Cambria" w:eastAsiaTheme="minorHAnsi" w:hAnsi="Cambria"/>
                <w:noProof/>
              </w:rPr>
              <w:t>9.1.9</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Challenges to be addressed</w:t>
            </w:r>
            <w:r w:rsidR="00AB41ED">
              <w:rPr>
                <w:noProof/>
                <w:webHidden/>
              </w:rPr>
              <w:tab/>
            </w:r>
            <w:r w:rsidR="00922144">
              <w:rPr>
                <w:noProof/>
                <w:webHidden/>
              </w:rPr>
              <w:fldChar w:fldCharType="begin"/>
            </w:r>
            <w:r w:rsidR="00AB41ED">
              <w:rPr>
                <w:noProof/>
                <w:webHidden/>
              </w:rPr>
              <w:instrText xml:space="preserve"> PAGEREF _Toc371586410 \h </w:instrText>
            </w:r>
            <w:r w:rsidR="00922144">
              <w:rPr>
                <w:noProof/>
                <w:webHidden/>
              </w:rPr>
            </w:r>
            <w:r w:rsidR="00922144">
              <w:rPr>
                <w:noProof/>
                <w:webHidden/>
              </w:rPr>
              <w:fldChar w:fldCharType="separate"/>
            </w:r>
            <w:r w:rsidR="00AB41ED">
              <w:rPr>
                <w:noProof/>
                <w:webHidden/>
              </w:rPr>
              <w:t>57</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11" w:history="1">
            <w:r w:rsidR="00AB41ED" w:rsidRPr="0095780B">
              <w:rPr>
                <w:rStyle w:val="Hyperlink"/>
                <w:rFonts w:ascii="Cambria" w:eastAsiaTheme="minorHAnsi" w:hAnsi="Cambria"/>
                <w:noProof/>
              </w:rPr>
              <w:t>9.1.10</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Reversals of Pay point Credits</w:t>
            </w:r>
            <w:r w:rsidR="00AB41ED">
              <w:rPr>
                <w:noProof/>
                <w:webHidden/>
              </w:rPr>
              <w:tab/>
            </w:r>
            <w:r w:rsidR="00922144">
              <w:rPr>
                <w:noProof/>
                <w:webHidden/>
              </w:rPr>
              <w:fldChar w:fldCharType="begin"/>
            </w:r>
            <w:r w:rsidR="00AB41ED">
              <w:rPr>
                <w:noProof/>
                <w:webHidden/>
              </w:rPr>
              <w:instrText xml:space="preserve"> PAGEREF _Toc371586411 \h </w:instrText>
            </w:r>
            <w:r w:rsidR="00922144">
              <w:rPr>
                <w:noProof/>
                <w:webHidden/>
              </w:rPr>
            </w:r>
            <w:r w:rsidR="00922144">
              <w:rPr>
                <w:noProof/>
                <w:webHidden/>
              </w:rPr>
              <w:fldChar w:fldCharType="separate"/>
            </w:r>
            <w:r w:rsidR="00AB41ED">
              <w:rPr>
                <w:noProof/>
                <w:webHidden/>
              </w:rPr>
              <w:t>58</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12" w:history="1">
            <w:r w:rsidR="00AB41ED" w:rsidRPr="0095780B">
              <w:rPr>
                <w:rStyle w:val="Hyperlink"/>
                <w:rFonts w:ascii="Cambria" w:eastAsiaTheme="minorHAnsi" w:hAnsi="Cambria"/>
                <w:noProof/>
              </w:rPr>
              <w:t>9.1.11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Arrears deduction</w:t>
            </w:r>
            <w:r w:rsidR="00AB41ED">
              <w:rPr>
                <w:noProof/>
                <w:webHidden/>
              </w:rPr>
              <w:tab/>
            </w:r>
            <w:r w:rsidR="00922144">
              <w:rPr>
                <w:noProof/>
                <w:webHidden/>
              </w:rPr>
              <w:fldChar w:fldCharType="begin"/>
            </w:r>
            <w:r w:rsidR="00AB41ED">
              <w:rPr>
                <w:noProof/>
                <w:webHidden/>
              </w:rPr>
              <w:instrText xml:space="preserve"> PAGEREF _Toc371586412 \h </w:instrText>
            </w:r>
            <w:r w:rsidR="00922144">
              <w:rPr>
                <w:noProof/>
                <w:webHidden/>
              </w:rPr>
            </w:r>
            <w:r w:rsidR="00922144">
              <w:rPr>
                <w:noProof/>
                <w:webHidden/>
              </w:rPr>
              <w:fldChar w:fldCharType="separate"/>
            </w:r>
            <w:r w:rsidR="00AB41ED">
              <w:rPr>
                <w:noProof/>
                <w:webHidden/>
              </w:rPr>
              <w:t>58</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13" w:history="1">
            <w:r w:rsidR="00AB41ED" w:rsidRPr="0095780B">
              <w:rPr>
                <w:rStyle w:val="Hyperlink"/>
                <w:rFonts w:ascii="Cambria" w:eastAsiaTheme="minorHAnsi" w:hAnsi="Cambria"/>
                <w:noProof/>
              </w:rPr>
              <w:t>9.1.12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Email</w:t>
            </w:r>
            <w:r w:rsidR="00AB41ED">
              <w:rPr>
                <w:noProof/>
                <w:webHidden/>
              </w:rPr>
              <w:tab/>
            </w:r>
            <w:r w:rsidR="00922144">
              <w:rPr>
                <w:noProof/>
                <w:webHidden/>
              </w:rPr>
              <w:fldChar w:fldCharType="begin"/>
            </w:r>
            <w:r w:rsidR="00AB41ED">
              <w:rPr>
                <w:noProof/>
                <w:webHidden/>
              </w:rPr>
              <w:instrText xml:space="preserve"> PAGEREF _Toc371586413 \h </w:instrText>
            </w:r>
            <w:r w:rsidR="00922144">
              <w:rPr>
                <w:noProof/>
                <w:webHidden/>
              </w:rPr>
            </w:r>
            <w:r w:rsidR="00922144">
              <w:rPr>
                <w:noProof/>
                <w:webHidden/>
              </w:rPr>
              <w:fldChar w:fldCharType="separate"/>
            </w:r>
            <w:r w:rsidR="00AB41ED">
              <w:rPr>
                <w:noProof/>
                <w:webHidden/>
              </w:rPr>
              <w:t>58</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14" w:history="1">
            <w:r w:rsidR="00AB41ED" w:rsidRPr="0095780B">
              <w:rPr>
                <w:rStyle w:val="Hyperlink"/>
                <w:rFonts w:ascii="Cambria" w:eastAsiaTheme="minorHAnsi" w:hAnsi="Cambria"/>
                <w:noProof/>
              </w:rPr>
              <w:t>9.1.13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Reports</w:t>
            </w:r>
            <w:r w:rsidR="00AB41ED">
              <w:rPr>
                <w:noProof/>
                <w:webHidden/>
              </w:rPr>
              <w:tab/>
            </w:r>
            <w:r w:rsidR="00922144">
              <w:rPr>
                <w:noProof/>
                <w:webHidden/>
              </w:rPr>
              <w:fldChar w:fldCharType="begin"/>
            </w:r>
            <w:r w:rsidR="00AB41ED">
              <w:rPr>
                <w:noProof/>
                <w:webHidden/>
              </w:rPr>
              <w:instrText xml:space="preserve"> PAGEREF _Toc371586414 \h </w:instrText>
            </w:r>
            <w:r w:rsidR="00922144">
              <w:rPr>
                <w:noProof/>
                <w:webHidden/>
              </w:rPr>
            </w:r>
            <w:r w:rsidR="00922144">
              <w:rPr>
                <w:noProof/>
                <w:webHidden/>
              </w:rPr>
              <w:fldChar w:fldCharType="separate"/>
            </w:r>
            <w:r w:rsidR="00AB41ED">
              <w:rPr>
                <w:noProof/>
                <w:webHidden/>
              </w:rPr>
              <w:t>59</w:t>
            </w:r>
            <w:r w:rsidR="00922144">
              <w:rPr>
                <w:noProof/>
                <w:webHidden/>
              </w:rPr>
              <w:fldChar w:fldCharType="end"/>
            </w:r>
          </w:hyperlink>
        </w:p>
        <w:p w:rsidR="00AB41ED" w:rsidRDefault="00AE1055">
          <w:pPr>
            <w:pStyle w:val="TOC1"/>
            <w:tabs>
              <w:tab w:val="left" w:pos="660"/>
              <w:tab w:val="right" w:leader="dot" w:pos="9350"/>
            </w:tabs>
            <w:rPr>
              <w:rFonts w:asciiTheme="minorHAnsi" w:eastAsiaTheme="minorEastAsia" w:hAnsiTheme="minorHAnsi" w:cstheme="minorBidi"/>
              <w:noProof/>
              <w:sz w:val="22"/>
              <w:szCs w:val="22"/>
              <w:lang w:val="en-ZA" w:eastAsia="en-ZA"/>
            </w:rPr>
          </w:pPr>
          <w:hyperlink w:anchor="_Toc371586415" w:history="1">
            <w:r w:rsidR="00AB41ED" w:rsidRPr="0095780B">
              <w:rPr>
                <w:rStyle w:val="Hyperlink"/>
                <w:rFonts w:ascii="Cambria" w:hAnsi="Cambria"/>
                <w:noProof/>
              </w:rPr>
              <w:t>10</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Reinsurance</w:t>
            </w:r>
            <w:r w:rsidR="00AB41ED">
              <w:rPr>
                <w:noProof/>
                <w:webHidden/>
              </w:rPr>
              <w:tab/>
            </w:r>
            <w:r w:rsidR="00922144">
              <w:rPr>
                <w:noProof/>
                <w:webHidden/>
              </w:rPr>
              <w:fldChar w:fldCharType="begin"/>
            </w:r>
            <w:r w:rsidR="00AB41ED">
              <w:rPr>
                <w:noProof/>
                <w:webHidden/>
              </w:rPr>
              <w:instrText xml:space="preserve"> PAGEREF _Toc371586415 \h </w:instrText>
            </w:r>
            <w:r w:rsidR="00922144">
              <w:rPr>
                <w:noProof/>
                <w:webHidden/>
              </w:rPr>
            </w:r>
            <w:r w:rsidR="00922144">
              <w:rPr>
                <w:noProof/>
                <w:webHidden/>
              </w:rPr>
              <w:fldChar w:fldCharType="separate"/>
            </w:r>
            <w:r w:rsidR="00AB41ED">
              <w:rPr>
                <w:noProof/>
                <w:webHidden/>
              </w:rPr>
              <w:t>59</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16" w:history="1">
            <w:r w:rsidR="00AB41ED" w:rsidRPr="0095780B">
              <w:rPr>
                <w:rStyle w:val="Hyperlink"/>
                <w:rFonts w:ascii="Cambria" w:eastAsiaTheme="minorHAnsi" w:hAnsi="Cambria"/>
                <w:noProof/>
                <w:lang w:val="en-ZA"/>
              </w:rPr>
              <w:t>10.1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lang w:val="en-ZA"/>
              </w:rPr>
              <w:t>RIDERS</w:t>
            </w:r>
            <w:r w:rsidR="00AB41ED">
              <w:rPr>
                <w:noProof/>
                <w:webHidden/>
              </w:rPr>
              <w:tab/>
            </w:r>
            <w:r w:rsidR="00922144">
              <w:rPr>
                <w:noProof/>
                <w:webHidden/>
              </w:rPr>
              <w:fldChar w:fldCharType="begin"/>
            </w:r>
            <w:r w:rsidR="00AB41ED">
              <w:rPr>
                <w:noProof/>
                <w:webHidden/>
              </w:rPr>
              <w:instrText xml:space="preserve"> PAGEREF _Toc371586416 \h </w:instrText>
            </w:r>
            <w:r w:rsidR="00922144">
              <w:rPr>
                <w:noProof/>
                <w:webHidden/>
              </w:rPr>
            </w:r>
            <w:r w:rsidR="00922144">
              <w:rPr>
                <w:noProof/>
                <w:webHidden/>
              </w:rPr>
              <w:fldChar w:fldCharType="separate"/>
            </w:r>
            <w:r w:rsidR="00AB41ED">
              <w:rPr>
                <w:noProof/>
                <w:webHidden/>
              </w:rPr>
              <w:t>60</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17" w:history="1">
            <w:r w:rsidR="00AB41ED" w:rsidRPr="0095780B">
              <w:rPr>
                <w:rStyle w:val="Hyperlink"/>
                <w:rFonts w:ascii="Cambria" w:eastAsiaTheme="minorHAnsi" w:hAnsi="Cambria"/>
                <w:noProof/>
                <w:lang w:val="en-ZA"/>
              </w:rPr>
              <w:t>10.2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lang w:val="en-ZA"/>
              </w:rPr>
              <w:t>Facultative Acceptance &amp; Rating of Substandard Risks</w:t>
            </w:r>
            <w:r w:rsidR="00AB41ED">
              <w:rPr>
                <w:noProof/>
                <w:webHidden/>
              </w:rPr>
              <w:tab/>
            </w:r>
            <w:r w:rsidR="00922144">
              <w:rPr>
                <w:noProof/>
                <w:webHidden/>
              </w:rPr>
              <w:fldChar w:fldCharType="begin"/>
            </w:r>
            <w:r w:rsidR="00AB41ED">
              <w:rPr>
                <w:noProof/>
                <w:webHidden/>
              </w:rPr>
              <w:instrText xml:space="preserve"> PAGEREF _Toc371586417 \h </w:instrText>
            </w:r>
            <w:r w:rsidR="00922144">
              <w:rPr>
                <w:noProof/>
                <w:webHidden/>
              </w:rPr>
            </w:r>
            <w:r w:rsidR="00922144">
              <w:rPr>
                <w:noProof/>
                <w:webHidden/>
              </w:rPr>
              <w:fldChar w:fldCharType="separate"/>
            </w:r>
            <w:r w:rsidR="00AB41ED">
              <w:rPr>
                <w:noProof/>
                <w:webHidden/>
              </w:rPr>
              <w:t>60</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18" w:history="1">
            <w:r w:rsidR="00AB41ED" w:rsidRPr="0095780B">
              <w:rPr>
                <w:rStyle w:val="Hyperlink"/>
                <w:rFonts w:ascii="Cambria" w:hAnsi="Cambria"/>
                <w:noProof/>
              </w:rPr>
              <w:t>10.3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Method of reinsurance</w:t>
            </w:r>
            <w:r w:rsidR="00AB41ED">
              <w:rPr>
                <w:noProof/>
                <w:webHidden/>
              </w:rPr>
              <w:tab/>
            </w:r>
            <w:r w:rsidR="00922144">
              <w:rPr>
                <w:noProof/>
                <w:webHidden/>
              </w:rPr>
              <w:fldChar w:fldCharType="begin"/>
            </w:r>
            <w:r w:rsidR="00AB41ED">
              <w:rPr>
                <w:noProof/>
                <w:webHidden/>
              </w:rPr>
              <w:instrText xml:space="preserve"> PAGEREF _Toc371586418 \h </w:instrText>
            </w:r>
            <w:r w:rsidR="00922144">
              <w:rPr>
                <w:noProof/>
                <w:webHidden/>
              </w:rPr>
            </w:r>
            <w:r w:rsidR="00922144">
              <w:rPr>
                <w:noProof/>
                <w:webHidden/>
              </w:rPr>
              <w:fldChar w:fldCharType="separate"/>
            </w:r>
            <w:r w:rsidR="00AB41ED">
              <w:rPr>
                <w:noProof/>
                <w:webHidden/>
              </w:rPr>
              <w:t>61</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19" w:history="1">
            <w:r w:rsidR="00AB41ED" w:rsidRPr="0095780B">
              <w:rPr>
                <w:rStyle w:val="Hyperlink"/>
                <w:rFonts w:ascii="Cambria" w:eastAsiaTheme="minorHAnsi" w:hAnsi="Cambria"/>
                <w:noProof/>
                <w:lang w:val="en-ZA"/>
              </w:rPr>
              <w:t>10.3.1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lang w:val="en-ZA"/>
              </w:rPr>
              <w:t>ORIGINAL TERM POLICIES</w:t>
            </w:r>
            <w:r w:rsidR="00AB41ED">
              <w:rPr>
                <w:noProof/>
                <w:webHidden/>
              </w:rPr>
              <w:tab/>
            </w:r>
            <w:r w:rsidR="00922144">
              <w:rPr>
                <w:noProof/>
                <w:webHidden/>
              </w:rPr>
              <w:fldChar w:fldCharType="begin"/>
            </w:r>
            <w:r w:rsidR="00AB41ED">
              <w:rPr>
                <w:noProof/>
                <w:webHidden/>
              </w:rPr>
              <w:instrText xml:space="preserve"> PAGEREF _Toc371586419 \h </w:instrText>
            </w:r>
            <w:r w:rsidR="00922144">
              <w:rPr>
                <w:noProof/>
                <w:webHidden/>
              </w:rPr>
            </w:r>
            <w:r w:rsidR="00922144">
              <w:rPr>
                <w:noProof/>
                <w:webHidden/>
              </w:rPr>
              <w:fldChar w:fldCharType="separate"/>
            </w:r>
            <w:r w:rsidR="00AB41ED">
              <w:rPr>
                <w:noProof/>
                <w:webHidden/>
              </w:rPr>
              <w:t>61</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20" w:history="1">
            <w:r w:rsidR="00AB41ED" w:rsidRPr="0095780B">
              <w:rPr>
                <w:rStyle w:val="Hyperlink"/>
                <w:rFonts w:ascii="Cambria" w:eastAsiaTheme="minorHAnsi" w:hAnsi="Cambria"/>
                <w:noProof/>
                <w:lang w:val="en-ZA"/>
              </w:rPr>
              <w:t>10.3.2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lang w:val="en-ZA"/>
              </w:rPr>
              <w:t>RISK PREMIUM POLICIES</w:t>
            </w:r>
            <w:r w:rsidR="00AB41ED">
              <w:rPr>
                <w:noProof/>
                <w:webHidden/>
              </w:rPr>
              <w:tab/>
            </w:r>
            <w:r w:rsidR="00922144">
              <w:rPr>
                <w:noProof/>
                <w:webHidden/>
              </w:rPr>
              <w:fldChar w:fldCharType="begin"/>
            </w:r>
            <w:r w:rsidR="00AB41ED">
              <w:rPr>
                <w:noProof/>
                <w:webHidden/>
              </w:rPr>
              <w:instrText xml:space="preserve"> PAGEREF _Toc371586420 \h </w:instrText>
            </w:r>
            <w:r w:rsidR="00922144">
              <w:rPr>
                <w:noProof/>
                <w:webHidden/>
              </w:rPr>
            </w:r>
            <w:r w:rsidR="00922144">
              <w:rPr>
                <w:noProof/>
                <w:webHidden/>
              </w:rPr>
              <w:fldChar w:fldCharType="separate"/>
            </w:r>
            <w:r w:rsidR="00AB41ED">
              <w:rPr>
                <w:noProof/>
                <w:webHidden/>
              </w:rPr>
              <w:t>61</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21" w:history="1">
            <w:r w:rsidR="00AB41ED" w:rsidRPr="0095780B">
              <w:rPr>
                <w:rStyle w:val="Hyperlink"/>
                <w:rFonts w:ascii="Cambria" w:hAnsi="Cambria"/>
                <w:i/>
                <w:noProof/>
              </w:rPr>
              <w:t>10.4</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Reinsurance Participants</w:t>
            </w:r>
            <w:r w:rsidR="00AB41ED">
              <w:rPr>
                <w:noProof/>
                <w:webHidden/>
              </w:rPr>
              <w:tab/>
            </w:r>
            <w:r w:rsidR="00922144">
              <w:rPr>
                <w:noProof/>
                <w:webHidden/>
              </w:rPr>
              <w:fldChar w:fldCharType="begin"/>
            </w:r>
            <w:r w:rsidR="00AB41ED">
              <w:rPr>
                <w:noProof/>
                <w:webHidden/>
              </w:rPr>
              <w:instrText xml:space="preserve"> PAGEREF _Toc371586421 \h </w:instrText>
            </w:r>
            <w:r w:rsidR="00922144">
              <w:rPr>
                <w:noProof/>
                <w:webHidden/>
              </w:rPr>
            </w:r>
            <w:r w:rsidR="00922144">
              <w:rPr>
                <w:noProof/>
                <w:webHidden/>
              </w:rPr>
              <w:fldChar w:fldCharType="separate"/>
            </w:r>
            <w:r w:rsidR="00AB41ED">
              <w:rPr>
                <w:noProof/>
                <w:webHidden/>
              </w:rPr>
              <w:t>61</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22" w:history="1">
            <w:r w:rsidR="00AB41ED" w:rsidRPr="0095780B">
              <w:rPr>
                <w:rStyle w:val="Hyperlink"/>
                <w:rFonts w:ascii="Cambria" w:hAnsi="Cambria"/>
                <w:i/>
                <w:noProof/>
              </w:rPr>
              <w:t>10.5</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Input</w:t>
            </w:r>
            <w:r w:rsidR="00AB41ED">
              <w:rPr>
                <w:noProof/>
                <w:webHidden/>
              </w:rPr>
              <w:tab/>
            </w:r>
            <w:r w:rsidR="00922144">
              <w:rPr>
                <w:noProof/>
                <w:webHidden/>
              </w:rPr>
              <w:fldChar w:fldCharType="begin"/>
            </w:r>
            <w:r w:rsidR="00AB41ED">
              <w:rPr>
                <w:noProof/>
                <w:webHidden/>
              </w:rPr>
              <w:instrText xml:space="preserve"> PAGEREF _Toc371586422 \h </w:instrText>
            </w:r>
            <w:r w:rsidR="00922144">
              <w:rPr>
                <w:noProof/>
                <w:webHidden/>
              </w:rPr>
            </w:r>
            <w:r w:rsidR="00922144">
              <w:rPr>
                <w:noProof/>
                <w:webHidden/>
              </w:rPr>
              <w:fldChar w:fldCharType="separate"/>
            </w:r>
            <w:r w:rsidR="00AB41ED">
              <w:rPr>
                <w:noProof/>
                <w:webHidden/>
              </w:rPr>
              <w:t>62</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23" w:history="1">
            <w:r w:rsidR="00AB41ED" w:rsidRPr="0095780B">
              <w:rPr>
                <w:rStyle w:val="Hyperlink"/>
                <w:rFonts w:ascii="Cambria" w:hAnsi="Cambria"/>
                <w:noProof/>
              </w:rPr>
              <w:t>10.5.1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Reinsurance Premium rates</w:t>
            </w:r>
            <w:r w:rsidR="00AB41ED">
              <w:rPr>
                <w:noProof/>
                <w:webHidden/>
              </w:rPr>
              <w:tab/>
            </w:r>
            <w:r w:rsidR="00922144">
              <w:rPr>
                <w:noProof/>
                <w:webHidden/>
              </w:rPr>
              <w:fldChar w:fldCharType="begin"/>
            </w:r>
            <w:r w:rsidR="00AB41ED">
              <w:rPr>
                <w:noProof/>
                <w:webHidden/>
              </w:rPr>
              <w:instrText xml:space="preserve"> PAGEREF _Toc371586423 \h </w:instrText>
            </w:r>
            <w:r w:rsidR="00922144">
              <w:rPr>
                <w:noProof/>
                <w:webHidden/>
              </w:rPr>
            </w:r>
            <w:r w:rsidR="00922144">
              <w:rPr>
                <w:noProof/>
                <w:webHidden/>
              </w:rPr>
              <w:fldChar w:fldCharType="separate"/>
            </w:r>
            <w:r w:rsidR="00AB41ED">
              <w:rPr>
                <w:noProof/>
                <w:webHidden/>
              </w:rPr>
              <w:t>62</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24" w:history="1">
            <w:r w:rsidR="00AB41ED" w:rsidRPr="0095780B">
              <w:rPr>
                <w:rStyle w:val="Hyperlink"/>
                <w:rFonts w:ascii="Cambria" w:hAnsi="Cambria"/>
                <w:noProof/>
              </w:rPr>
              <w:t>10.5.2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Reinsurance commission</w:t>
            </w:r>
            <w:r w:rsidR="00AB41ED">
              <w:rPr>
                <w:noProof/>
                <w:webHidden/>
              </w:rPr>
              <w:tab/>
            </w:r>
            <w:r w:rsidR="00922144">
              <w:rPr>
                <w:noProof/>
                <w:webHidden/>
              </w:rPr>
              <w:fldChar w:fldCharType="begin"/>
            </w:r>
            <w:r w:rsidR="00AB41ED">
              <w:rPr>
                <w:noProof/>
                <w:webHidden/>
              </w:rPr>
              <w:instrText xml:space="preserve"> PAGEREF _Toc371586424 \h </w:instrText>
            </w:r>
            <w:r w:rsidR="00922144">
              <w:rPr>
                <w:noProof/>
                <w:webHidden/>
              </w:rPr>
            </w:r>
            <w:r w:rsidR="00922144">
              <w:rPr>
                <w:noProof/>
                <w:webHidden/>
              </w:rPr>
              <w:fldChar w:fldCharType="separate"/>
            </w:r>
            <w:r w:rsidR="00AB41ED">
              <w:rPr>
                <w:noProof/>
                <w:webHidden/>
              </w:rPr>
              <w:t>62</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25" w:history="1">
            <w:r w:rsidR="00AB41ED" w:rsidRPr="0095780B">
              <w:rPr>
                <w:rStyle w:val="Hyperlink"/>
                <w:rFonts w:ascii="Cambria" w:hAnsi="Cambria"/>
                <w:noProof/>
              </w:rPr>
              <w:t>10.5.3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Sums at Risk rate tables</w:t>
            </w:r>
            <w:r w:rsidR="00AB41ED">
              <w:rPr>
                <w:noProof/>
                <w:webHidden/>
              </w:rPr>
              <w:tab/>
            </w:r>
            <w:r w:rsidR="00922144">
              <w:rPr>
                <w:noProof/>
                <w:webHidden/>
              </w:rPr>
              <w:fldChar w:fldCharType="begin"/>
            </w:r>
            <w:r w:rsidR="00AB41ED">
              <w:rPr>
                <w:noProof/>
                <w:webHidden/>
              </w:rPr>
              <w:instrText xml:space="preserve"> PAGEREF _Toc371586425 \h </w:instrText>
            </w:r>
            <w:r w:rsidR="00922144">
              <w:rPr>
                <w:noProof/>
                <w:webHidden/>
              </w:rPr>
            </w:r>
            <w:r w:rsidR="00922144">
              <w:rPr>
                <w:noProof/>
                <w:webHidden/>
              </w:rPr>
              <w:fldChar w:fldCharType="separate"/>
            </w:r>
            <w:r w:rsidR="00AB41ED">
              <w:rPr>
                <w:noProof/>
                <w:webHidden/>
              </w:rPr>
              <w:t>62</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26" w:history="1">
            <w:r w:rsidR="00AB41ED" w:rsidRPr="0095780B">
              <w:rPr>
                <w:rStyle w:val="Hyperlink"/>
                <w:rFonts w:ascii="Cambria" w:hAnsi="Cambria"/>
                <w:noProof/>
              </w:rPr>
              <w:t>10.5.4</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Reinsurance Treaty</w:t>
            </w:r>
            <w:r w:rsidR="00AB41ED">
              <w:rPr>
                <w:noProof/>
                <w:webHidden/>
              </w:rPr>
              <w:tab/>
            </w:r>
            <w:r w:rsidR="00922144">
              <w:rPr>
                <w:noProof/>
                <w:webHidden/>
              </w:rPr>
              <w:fldChar w:fldCharType="begin"/>
            </w:r>
            <w:r w:rsidR="00AB41ED">
              <w:rPr>
                <w:noProof/>
                <w:webHidden/>
              </w:rPr>
              <w:instrText xml:space="preserve"> PAGEREF _Toc371586426 \h </w:instrText>
            </w:r>
            <w:r w:rsidR="00922144">
              <w:rPr>
                <w:noProof/>
                <w:webHidden/>
              </w:rPr>
            </w:r>
            <w:r w:rsidR="00922144">
              <w:rPr>
                <w:noProof/>
                <w:webHidden/>
              </w:rPr>
              <w:fldChar w:fldCharType="separate"/>
            </w:r>
            <w:r w:rsidR="00AB41ED">
              <w:rPr>
                <w:noProof/>
                <w:webHidden/>
              </w:rPr>
              <w:t>62</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27" w:history="1">
            <w:r w:rsidR="00AB41ED" w:rsidRPr="0095780B">
              <w:rPr>
                <w:rStyle w:val="Hyperlink"/>
                <w:rFonts w:ascii="Cambria" w:hAnsi="Cambria"/>
                <w:i/>
                <w:noProof/>
              </w:rPr>
              <w:t>10.6</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Processes</w:t>
            </w:r>
            <w:r w:rsidR="00AB41ED">
              <w:rPr>
                <w:noProof/>
                <w:webHidden/>
              </w:rPr>
              <w:tab/>
            </w:r>
            <w:r w:rsidR="00922144">
              <w:rPr>
                <w:noProof/>
                <w:webHidden/>
              </w:rPr>
              <w:fldChar w:fldCharType="begin"/>
            </w:r>
            <w:r w:rsidR="00AB41ED">
              <w:rPr>
                <w:noProof/>
                <w:webHidden/>
              </w:rPr>
              <w:instrText xml:space="preserve"> PAGEREF _Toc371586427 \h </w:instrText>
            </w:r>
            <w:r w:rsidR="00922144">
              <w:rPr>
                <w:noProof/>
                <w:webHidden/>
              </w:rPr>
            </w:r>
            <w:r w:rsidR="00922144">
              <w:rPr>
                <w:noProof/>
                <w:webHidden/>
              </w:rPr>
              <w:fldChar w:fldCharType="separate"/>
            </w:r>
            <w:r w:rsidR="00AB41ED">
              <w:rPr>
                <w:noProof/>
                <w:webHidden/>
              </w:rPr>
              <w:t>62</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428" w:history="1">
            <w:r w:rsidR="00AB41ED" w:rsidRPr="0095780B">
              <w:rPr>
                <w:rStyle w:val="Hyperlink"/>
                <w:rFonts w:ascii="Cambria" w:hAnsi="Cambria"/>
                <w:i/>
                <w:noProof/>
              </w:rPr>
              <w:t>10.6.1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Cession premium computation</w:t>
            </w:r>
            <w:r w:rsidR="00AB41ED">
              <w:rPr>
                <w:noProof/>
                <w:webHidden/>
              </w:rPr>
              <w:tab/>
            </w:r>
            <w:r w:rsidR="00922144">
              <w:rPr>
                <w:noProof/>
                <w:webHidden/>
              </w:rPr>
              <w:fldChar w:fldCharType="begin"/>
            </w:r>
            <w:r w:rsidR="00AB41ED">
              <w:rPr>
                <w:noProof/>
                <w:webHidden/>
              </w:rPr>
              <w:instrText xml:space="preserve"> PAGEREF _Toc371586428 \h </w:instrText>
            </w:r>
            <w:r w:rsidR="00922144">
              <w:rPr>
                <w:noProof/>
                <w:webHidden/>
              </w:rPr>
            </w:r>
            <w:r w:rsidR="00922144">
              <w:rPr>
                <w:noProof/>
                <w:webHidden/>
              </w:rPr>
              <w:fldChar w:fldCharType="separate"/>
            </w:r>
            <w:r w:rsidR="00AB41ED">
              <w:rPr>
                <w:noProof/>
                <w:webHidden/>
              </w:rPr>
              <w:t>62</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429" w:history="1">
            <w:r w:rsidR="00AB41ED" w:rsidRPr="0095780B">
              <w:rPr>
                <w:rStyle w:val="Hyperlink"/>
                <w:rFonts w:ascii="Cambria" w:hAnsi="Cambria"/>
                <w:i/>
                <w:noProof/>
              </w:rPr>
              <w:t>10.6.2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Reinsurance Commission</w:t>
            </w:r>
            <w:r w:rsidR="00AB41ED">
              <w:rPr>
                <w:noProof/>
                <w:webHidden/>
              </w:rPr>
              <w:tab/>
            </w:r>
            <w:r w:rsidR="00922144">
              <w:rPr>
                <w:noProof/>
                <w:webHidden/>
              </w:rPr>
              <w:fldChar w:fldCharType="begin"/>
            </w:r>
            <w:r w:rsidR="00AB41ED">
              <w:rPr>
                <w:noProof/>
                <w:webHidden/>
              </w:rPr>
              <w:instrText xml:space="preserve"> PAGEREF _Toc371586429 \h </w:instrText>
            </w:r>
            <w:r w:rsidR="00922144">
              <w:rPr>
                <w:noProof/>
                <w:webHidden/>
              </w:rPr>
            </w:r>
            <w:r w:rsidR="00922144">
              <w:rPr>
                <w:noProof/>
                <w:webHidden/>
              </w:rPr>
              <w:fldChar w:fldCharType="separate"/>
            </w:r>
            <w:r w:rsidR="00AB41ED">
              <w:rPr>
                <w:noProof/>
                <w:webHidden/>
              </w:rPr>
              <w:t>62</w:t>
            </w:r>
            <w:r w:rsidR="00922144">
              <w:rPr>
                <w:noProof/>
                <w:webHidden/>
              </w:rPr>
              <w:fldChar w:fldCharType="end"/>
            </w:r>
          </w:hyperlink>
        </w:p>
        <w:p w:rsidR="00AB41ED" w:rsidRDefault="00AE1055">
          <w:pPr>
            <w:pStyle w:val="TOC4"/>
            <w:tabs>
              <w:tab w:val="left" w:pos="1760"/>
              <w:tab w:val="right" w:leader="dot" w:pos="9350"/>
            </w:tabs>
            <w:rPr>
              <w:noProof/>
            </w:rPr>
          </w:pPr>
          <w:hyperlink w:anchor="_Toc371586430" w:history="1">
            <w:r w:rsidR="00AB41ED" w:rsidRPr="0095780B">
              <w:rPr>
                <w:rStyle w:val="Hyperlink"/>
                <w:rFonts w:eastAsiaTheme="minorHAnsi"/>
                <w:noProof/>
              </w:rPr>
              <w:t>10.6.2.1</w:t>
            </w:r>
            <w:r w:rsidR="00AB41ED">
              <w:rPr>
                <w:noProof/>
              </w:rPr>
              <w:tab/>
            </w:r>
            <w:r w:rsidR="00AB41ED" w:rsidRPr="0095780B">
              <w:rPr>
                <w:rStyle w:val="Hyperlink"/>
                <w:rFonts w:ascii="Cambria" w:hAnsi="Cambria"/>
                <w:noProof/>
              </w:rPr>
              <w:t>Term Assurances</w:t>
            </w:r>
            <w:r w:rsidR="00AB41ED">
              <w:rPr>
                <w:noProof/>
                <w:webHidden/>
              </w:rPr>
              <w:tab/>
            </w:r>
            <w:r w:rsidR="00922144">
              <w:rPr>
                <w:noProof/>
                <w:webHidden/>
              </w:rPr>
              <w:fldChar w:fldCharType="begin"/>
            </w:r>
            <w:r w:rsidR="00AB41ED">
              <w:rPr>
                <w:noProof/>
                <w:webHidden/>
              </w:rPr>
              <w:instrText xml:space="preserve"> PAGEREF _Toc371586430 \h </w:instrText>
            </w:r>
            <w:r w:rsidR="00922144">
              <w:rPr>
                <w:noProof/>
                <w:webHidden/>
              </w:rPr>
            </w:r>
            <w:r w:rsidR="00922144">
              <w:rPr>
                <w:noProof/>
                <w:webHidden/>
              </w:rPr>
              <w:fldChar w:fldCharType="separate"/>
            </w:r>
            <w:r w:rsidR="00AB41ED">
              <w:rPr>
                <w:noProof/>
                <w:webHidden/>
              </w:rPr>
              <w:t>62</w:t>
            </w:r>
            <w:r w:rsidR="00922144">
              <w:rPr>
                <w:noProof/>
                <w:webHidden/>
              </w:rPr>
              <w:fldChar w:fldCharType="end"/>
            </w:r>
          </w:hyperlink>
        </w:p>
        <w:p w:rsidR="00AB41ED" w:rsidRDefault="00AE1055">
          <w:pPr>
            <w:pStyle w:val="TOC4"/>
            <w:tabs>
              <w:tab w:val="left" w:pos="1760"/>
              <w:tab w:val="right" w:leader="dot" w:pos="9350"/>
            </w:tabs>
            <w:rPr>
              <w:noProof/>
            </w:rPr>
          </w:pPr>
          <w:hyperlink w:anchor="_Toc371586431" w:history="1">
            <w:r w:rsidR="00AB41ED" w:rsidRPr="0095780B">
              <w:rPr>
                <w:rStyle w:val="Hyperlink"/>
                <w:rFonts w:eastAsiaTheme="minorHAnsi"/>
                <w:noProof/>
              </w:rPr>
              <w:t>10.6.2.2</w:t>
            </w:r>
            <w:r w:rsidR="00AB41ED">
              <w:rPr>
                <w:noProof/>
              </w:rPr>
              <w:tab/>
            </w:r>
            <w:r w:rsidR="00AB41ED" w:rsidRPr="0095780B">
              <w:rPr>
                <w:rStyle w:val="Hyperlink"/>
                <w:rFonts w:eastAsiaTheme="minorHAnsi"/>
                <w:noProof/>
              </w:rPr>
              <w:t>One Year Contracts:</w:t>
            </w:r>
            <w:r w:rsidR="00AB41ED">
              <w:rPr>
                <w:noProof/>
                <w:webHidden/>
              </w:rPr>
              <w:tab/>
            </w:r>
            <w:r w:rsidR="00922144">
              <w:rPr>
                <w:noProof/>
                <w:webHidden/>
              </w:rPr>
              <w:fldChar w:fldCharType="begin"/>
            </w:r>
            <w:r w:rsidR="00AB41ED">
              <w:rPr>
                <w:noProof/>
                <w:webHidden/>
              </w:rPr>
              <w:instrText xml:space="preserve"> PAGEREF _Toc371586431 \h </w:instrText>
            </w:r>
            <w:r w:rsidR="00922144">
              <w:rPr>
                <w:noProof/>
                <w:webHidden/>
              </w:rPr>
            </w:r>
            <w:r w:rsidR="00922144">
              <w:rPr>
                <w:noProof/>
                <w:webHidden/>
              </w:rPr>
              <w:fldChar w:fldCharType="separate"/>
            </w:r>
            <w:r w:rsidR="00AB41ED">
              <w:rPr>
                <w:noProof/>
                <w:webHidden/>
              </w:rPr>
              <w:t>63</w:t>
            </w:r>
            <w:r w:rsidR="00922144">
              <w:rPr>
                <w:noProof/>
                <w:webHidden/>
              </w:rPr>
              <w:fldChar w:fldCharType="end"/>
            </w:r>
          </w:hyperlink>
        </w:p>
        <w:p w:rsidR="00AB41ED" w:rsidRDefault="00AE1055">
          <w:pPr>
            <w:pStyle w:val="TOC4"/>
            <w:tabs>
              <w:tab w:val="left" w:pos="1760"/>
              <w:tab w:val="right" w:leader="dot" w:pos="9350"/>
            </w:tabs>
            <w:rPr>
              <w:noProof/>
            </w:rPr>
          </w:pPr>
          <w:hyperlink w:anchor="_Toc371586432" w:history="1">
            <w:r w:rsidR="00AB41ED" w:rsidRPr="0095780B">
              <w:rPr>
                <w:rStyle w:val="Hyperlink"/>
                <w:rFonts w:eastAsiaTheme="minorHAnsi"/>
                <w:noProof/>
              </w:rPr>
              <w:t>10.6.2.3</w:t>
            </w:r>
            <w:r w:rsidR="00AB41ED">
              <w:rPr>
                <w:noProof/>
              </w:rPr>
              <w:tab/>
            </w:r>
            <w:r w:rsidR="00AB41ED" w:rsidRPr="0095780B">
              <w:rPr>
                <w:rStyle w:val="Hyperlink"/>
                <w:rFonts w:eastAsiaTheme="minorHAnsi"/>
                <w:noProof/>
              </w:rPr>
              <w:t>Mortgage Protection:</w:t>
            </w:r>
            <w:r w:rsidR="00AB41ED">
              <w:rPr>
                <w:noProof/>
                <w:webHidden/>
              </w:rPr>
              <w:tab/>
            </w:r>
            <w:r w:rsidR="00922144">
              <w:rPr>
                <w:noProof/>
                <w:webHidden/>
              </w:rPr>
              <w:fldChar w:fldCharType="begin"/>
            </w:r>
            <w:r w:rsidR="00AB41ED">
              <w:rPr>
                <w:noProof/>
                <w:webHidden/>
              </w:rPr>
              <w:instrText xml:space="preserve"> PAGEREF _Toc371586432 \h </w:instrText>
            </w:r>
            <w:r w:rsidR="00922144">
              <w:rPr>
                <w:noProof/>
                <w:webHidden/>
              </w:rPr>
            </w:r>
            <w:r w:rsidR="00922144">
              <w:rPr>
                <w:noProof/>
                <w:webHidden/>
              </w:rPr>
              <w:fldChar w:fldCharType="separate"/>
            </w:r>
            <w:r w:rsidR="00AB41ED">
              <w:rPr>
                <w:noProof/>
                <w:webHidden/>
              </w:rPr>
              <w:t>63</w:t>
            </w:r>
            <w:r w:rsidR="00922144">
              <w:rPr>
                <w:noProof/>
                <w:webHidden/>
              </w:rPr>
              <w:fldChar w:fldCharType="end"/>
            </w:r>
          </w:hyperlink>
        </w:p>
        <w:p w:rsidR="00AB41ED" w:rsidRDefault="00AE1055">
          <w:pPr>
            <w:pStyle w:val="TOC4"/>
            <w:tabs>
              <w:tab w:val="left" w:pos="1760"/>
              <w:tab w:val="right" w:leader="dot" w:pos="9350"/>
            </w:tabs>
            <w:rPr>
              <w:noProof/>
            </w:rPr>
          </w:pPr>
          <w:hyperlink w:anchor="_Toc371586433" w:history="1">
            <w:r w:rsidR="00AB41ED" w:rsidRPr="0095780B">
              <w:rPr>
                <w:rStyle w:val="Hyperlink"/>
                <w:rFonts w:eastAsiaTheme="minorHAnsi"/>
                <w:noProof/>
              </w:rPr>
              <w:t>10.6.2.4</w:t>
            </w:r>
            <w:r w:rsidR="00AB41ED">
              <w:rPr>
                <w:noProof/>
              </w:rPr>
              <w:tab/>
            </w:r>
            <w:r w:rsidR="00AB41ED" w:rsidRPr="0095780B">
              <w:rPr>
                <w:rStyle w:val="Hyperlink"/>
                <w:rFonts w:eastAsiaTheme="minorHAnsi"/>
                <w:noProof/>
              </w:rPr>
              <w:t>Risk Premium Assurances</w:t>
            </w:r>
            <w:r w:rsidR="00AB41ED">
              <w:rPr>
                <w:noProof/>
                <w:webHidden/>
              </w:rPr>
              <w:tab/>
            </w:r>
            <w:r w:rsidR="00922144">
              <w:rPr>
                <w:noProof/>
                <w:webHidden/>
              </w:rPr>
              <w:fldChar w:fldCharType="begin"/>
            </w:r>
            <w:r w:rsidR="00AB41ED">
              <w:rPr>
                <w:noProof/>
                <w:webHidden/>
              </w:rPr>
              <w:instrText xml:space="preserve"> PAGEREF _Toc371586433 \h </w:instrText>
            </w:r>
            <w:r w:rsidR="00922144">
              <w:rPr>
                <w:noProof/>
                <w:webHidden/>
              </w:rPr>
            </w:r>
            <w:r w:rsidR="00922144">
              <w:rPr>
                <w:noProof/>
                <w:webHidden/>
              </w:rPr>
              <w:fldChar w:fldCharType="separate"/>
            </w:r>
            <w:r w:rsidR="00AB41ED">
              <w:rPr>
                <w:noProof/>
                <w:webHidden/>
              </w:rPr>
              <w:t>63</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34" w:history="1">
            <w:r w:rsidR="00AB41ED" w:rsidRPr="0095780B">
              <w:rPr>
                <w:rStyle w:val="Hyperlink"/>
                <w:rFonts w:ascii="Cambria" w:hAnsi="Cambria"/>
                <w:i/>
                <w:noProof/>
              </w:rPr>
              <w:t>10.7</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Output</w:t>
            </w:r>
            <w:r w:rsidR="00AB41ED">
              <w:rPr>
                <w:noProof/>
                <w:webHidden/>
              </w:rPr>
              <w:tab/>
            </w:r>
            <w:r w:rsidR="00922144">
              <w:rPr>
                <w:noProof/>
                <w:webHidden/>
              </w:rPr>
              <w:fldChar w:fldCharType="begin"/>
            </w:r>
            <w:r w:rsidR="00AB41ED">
              <w:rPr>
                <w:noProof/>
                <w:webHidden/>
              </w:rPr>
              <w:instrText xml:space="preserve"> PAGEREF _Toc371586434 \h </w:instrText>
            </w:r>
            <w:r w:rsidR="00922144">
              <w:rPr>
                <w:noProof/>
                <w:webHidden/>
              </w:rPr>
            </w:r>
            <w:r w:rsidR="00922144">
              <w:rPr>
                <w:noProof/>
                <w:webHidden/>
              </w:rPr>
              <w:fldChar w:fldCharType="separate"/>
            </w:r>
            <w:r w:rsidR="00AB41ED">
              <w:rPr>
                <w:noProof/>
                <w:webHidden/>
              </w:rPr>
              <w:t>63</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35" w:history="1">
            <w:r w:rsidR="00AB41ED" w:rsidRPr="0095780B">
              <w:rPr>
                <w:rStyle w:val="Hyperlink"/>
                <w:rFonts w:ascii="Cambria" w:hAnsi="Cambria"/>
                <w:noProof/>
              </w:rPr>
              <w:t>10.7.1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Life Reassurance Cession Certificate</w:t>
            </w:r>
            <w:r w:rsidR="00AB41ED">
              <w:rPr>
                <w:noProof/>
                <w:webHidden/>
              </w:rPr>
              <w:tab/>
            </w:r>
            <w:r w:rsidR="00922144">
              <w:rPr>
                <w:noProof/>
                <w:webHidden/>
              </w:rPr>
              <w:fldChar w:fldCharType="begin"/>
            </w:r>
            <w:r w:rsidR="00AB41ED">
              <w:rPr>
                <w:noProof/>
                <w:webHidden/>
              </w:rPr>
              <w:instrText xml:space="preserve"> PAGEREF _Toc371586435 \h </w:instrText>
            </w:r>
            <w:r w:rsidR="00922144">
              <w:rPr>
                <w:noProof/>
                <w:webHidden/>
              </w:rPr>
            </w:r>
            <w:r w:rsidR="00922144">
              <w:rPr>
                <w:noProof/>
                <w:webHidden/>
              </w:rPr>
              <w:fldChar w:fldCharType="separate"/>
            </w:r>
            <w:r w:rsidR="00AB41ED">
              <w:rPr>
                <w:noProof/>
                <w:webHidden/>
              </w:rPr>
              <w:t>63</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36" w:history="1">
            <w:r w:rsidR="00AB41ED" w:rsidRPr="0095780B">
              <w:rPr>
                <w:rStyle w:val="Hyperlink"/>
                <w:rFonts w:ascii="Cambria" w:hAnsi="Cambria"/>
                <w:noProof/>
              </w:rPr>
              <w:t>10.7.2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Reinsurance Statements</w:t>
            </w:r>
            <w:r w:rsidR="00AB41ED">
              <w:rPr>
                <w:noProof/>
                <w:webHidden/>
              </w:rPr>
              <w:tab/>
            </w:r>
            <w:r w:rsidR="00922144">
              <w:rPr>
                <w:noProof/>
                <w:webHidden/>
              </w:rPr>
              <w:fldChar w:fldCharType="begin"/>
            </w:r>
            <w:r w:rsidR="00AB41ED">
              <w:rPr>
                <w:noProof/>
                <w:webHidden/>
              </w:rPr>
              <w:instrText xml:space="preserve"> PAGEREF _Toc371586436 \h </w:instrText>
            </w:r>
            <w:r w:rsidR="00922144">
              <w:rPr>
                <w:noProof/>
                <w:webHidden/>
              </w:rPr>
            </w:r>
            <w:r w:rsidR="00922144">
              <w:rPr>
                <w:noProof/>
                <w:webHidden/>
              </w:rPr>
              <w:fldChar w:fldCharType="separate"/>
            </w:r>
            <w:r w:rsidR="00AB41ED">
              <w:rPr>
                <w:noProof/>
                <w:webHidden/>
              </w:rPr>
              <w:t>63</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37" w:history="1">
            <w:r w:rsidR="00AB41ED" w:rsidRPr="0095780B">
              <w:rPr>
                <w:rStyle w:val="Hyperlink"/>
                <w:rFonts w:ascii="Cambria" w:eastAsiaTheme="minorHAnsi" w:hAnsi="Cambria"/>
                <w:noProof/>
                <w:lang w:val="en-ZA"/>
              </w:rPr>
              <w:t>10.8</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lang w:val="en-ZA"/>
              </w:rPr>
              <w:t>Alterations &amp;. Reinstatements</w:t>
            </w:r>
            <w:r w:rsidR="00AB41ED">
              <w:rPr>
                <w:noProof/>
                <w:webHidden/>
              </w:rPr>
              <w:tab/>
            </w:r>
            <w:r w:rsidR="00922144">
              <w:rPr>
                <w:noProof/>
                <w:webHidden/>
              </w:rPr>
              <w:fldChar w:fldCharType="begin"/>
            </w:r>
            <w:r w:rsidR="00AB41ED">
              <w:rPr>
                <w:noProof/>
                <w:webHidden/>
              </w:rPr>
              <w:instrText xml:space="preserve"> PAGEREF _Toc371586437 \h </w:instrText>
            </w:r>
            <w:r w:rsidR="00922144">
              <w:rPr>
                <w:noProof/>
                <w:webHidden/>
              </w:rPr>
            </w:r>
            <w:r w:rsidR="00922144">
              <w:rPr>
                <w:noProof/>
                <w:webHidden/>
              </w:rPr>
              <w:fldChar w:fldCharType="separate"/>
            </w:r>
            <w:r w:rsidR="00AB41ED">
              <w:rPr>
                <w:noProof/>
                <w:webHidden/>
              </w:rPr>
              <w:t>63</w:t>
            </w:r>
            <w:r w:rsidR="00922144">
              <w:rPr>
                <w:noProof/>
                <w:webHidden/>
              </w:rPr>
              <w:fldChar w:fldCharType="end"/>
            </w:r>
          </w:hyperlink>
        </w:p>
        <w:p w:rsidR="00AB41ED" w:rsidRDefault="00AE1055">
          <w:pPr>
            <w:pStyle w:val="TOC1"/>
            <w:tabs>
              <w:tab w:val="left" w:pos="660"/>
              <w:tab w:val="right" w:leader="dot" w:pos="9350"/>
            </w:tabs>
            <w:rPr>
              <w:rFonts w:asciiTheme="minorHAnsi" w:eastAsiaTheme="minorEastAsia" w:hAnsiTheme="minorHAnsi" w:cstheme="minorBidi"/>
              <w:noProof/>
              <w:sz w:val="22"/>
              <w:szCs w:val="22"/>
              <w:lang w:val="en-ZA" w:eastAsia="en-ZA"/>
            </w:rPr>
          </w:pPr>
          <w:hyperlink w:anchor="_Toc371586438" w:history="1">
            <w:r w:rsidR="00AB41ED" w:rsidRPr="0095780B">
              <w:rPr>
                <w:rStyle w:val="Hyperlink"/>
                <w:rFonts w:ascii="Cambria" w:hAnsi="Cambria"/>
                <w:noProof/>
              </w:rPr>
              <w:t>11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Commission Processing</w:t>
            </w:r>
            <w:r w:rsidR="00AB41ED">
              <w:rPr>
                <w:noProof/>
                <w:webHidden/>
              </w:rPr>
              <w:tab/>
            </w:r>
            <w:r w:rsidR="00922144">
              <w:rPr>
                <w:noProof/>
                <w:webHidden/>
              </w:rPr>
              <w:fldChar w:fldCharType="begin"/>
            </w:r>
            <w:r w:rsidR="00AB41ED">
              <w:rPr>
                <w:noProof/>
                <w:webHidden/>
              </w:rPr>
              <w:instrText xml:space="preserve"> PAGEREF _Toc371586438 \h </w:instrText>
            </w:r>
            <w:r w:rsidR="00922144">
              <w:rPr>
                <w:noProof/>
                <w:webHidden/>
              </w:rPr>
            </w:r>
            <w:r w:rsidR="00922144">
              <w:rPr>
                <w:noProof/>
                <w:webHidden/>
              </w:rPr>
              <w:fldChar w:fldCharType="separate"/>
            </w:r>
            <w:r w:rsidR="00AB41ED">
              <w:rPr>
                <w:noProof/>
                <w:webHidden/>
              </w:rPr>
              <w:t>63</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39" w:history="1">
            <w:r w:rsidR="00AB41ED" w:rsidRPr="0095780B">
              <w:rPr>
                <w:rStyle w:val="Hyperlink"/>
                <w:rFonts w:ascii="Cambria" w:hAnsi="Cambria"/>
                <w:noProof/>
              </w:rPr>
              <w:t>11.1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Agents Commission Computation</w:t>
            </w:r>
            <w:r w:rsidR="00AB41ED">
              <w:rPr>
                <w:noProof/>
                <w:webHidden/>
              </w:rPr>
              <w:tab/>
            </w:r>
            <w:r w:rsidR="00922144">
              <w:rPr>
                <w:noProof/>
                <w:webHidden/>
              </w:rPr>
              <w:fldChar w:fldCharType="begin"/>
            </w:r>
            <w:r w:rsidR="00AB41ED">
              <w:rPr>
                <w:noProof/>
                <w:webHidden/>
              </w:rPr>
              <w:instrText xml:space="preserve"> PAGEREF _Toc371586439 \h </w:instrText>
            </w:r>
            <w:r w:rsidR="00922144">
              <w:rPr>
                <w:noProof/>
                <w:webHidden/>
              </w:rPr>
            </w:r>
            <w:r w:rsidR="00922144">
              <w:rPr>
                <w:noProof/>
                <w:webHidden/>
              </w:rPr>
              <w:fldChar w:fldCharType="separate"/>
            </w:r>
            <w:r w:rsidR="00AB41ED">
              <w:rPr>
                <w:noProof/>
                <w:webHidden/>
              </w:rPr>
              <w:t>64</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40" w:history="1">
            <w:r w:rsidR="00AB41ED" w:rsidRPr="0095780B">
              <w:rPr>
                <w:rStyle w:val="Hyperlink"/>
                <w:rFonts w:ascii="Cambria" w:hAnsi="Cambria"/>
                <w:noProof/>
              </w:rPr>
              <w:t>11.1.1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Education Support</w:t>
            </w:r>
            <w:r w:rsidR="00AB41ED">
              <w:rPr>
                <w:noProof/>
                <w:webHidden/>
              </w:rPr>
              <w:tab/>
            </w:r>
            <w:r w:rsidR="00922144">
              <w:rPr>
                <w:noProof/>
                <w:webHidden/>
              </w:rPr>
              <w:fldChar w:fldCharType="begin"/>
            </w:r>
            <w:r w:rsidR="00AB41ED">
              <w:rPr>
                <w:noProof/>
                <w:webHidden/>
              </w:rPr>
              <w:instrText xml:space="preserve"> PAGEREF _Toc371586440 \h </w:instrText>
            </w:r>
            <w:r w:rsidR="00922144">
              <w:rPr>
                <w:noProof/>
                <w:webHidden/>
              </w:rPr>
            </w:r>
            <w:r w:rsidR="00922144">
              <w:rPr>
                <w:noProof/>
                <w:webHidden/>
              </w:rPr>
              <w:fldChar w:fldCharType="separate"/>
            </w:r>
            <w:r w:rsidR="00AB41ED">
              <w:rPr>
                <w:noProof/>
                <w:webHidden/>
              </w:rPr>
              <w:t>64</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41" w:history="1">
            <w:r w:rsidR="00AB41ED" w:rsidRPr="0095780B">
              <w:rPr>
                <w:rStyle w:val="Hyperlink"/>
                <w:rFonts w:ascii="Cambria" w:hAnsi="Cambria"/>
                <w:noProof/>
              </w:rPr>
              <w:t>11.1.2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Farewell Support</w:t>
            </w:r>
            <w:r w:rsidR="00AB41ED">
              <w:rPr>
                <w:noProof/>
                <w:webHidden/>
              </w:rPr>
              <w:tab/>
            </w:r>
            <w:r w:rsidR="00922144">
              <w:rPr>
                <w:noProof/>
                <w:webHidden/>
              </w:rPr>
              <w:fldChar w:fldCharType="begin"/>
            </w:r>
            <w:r w:rsidR="00AB41ED">
              <w:rPr>
                <w:noProof/>
                <w:webHidden/>
              </w:rPr>
              <w:instrText xml:space="preserve"> PAGEREF _Toc371586441 \h </w:instrText>
            </w:r>
            <w:r w:rsidR="00922144">
              <w:rPr>
                <w:noProof/>
                <w:webHidden/>
              </w:rPr>
            </w:r>
            <w:r w:rsidR="00922144">
              <w:rPr>
                <w:noProof/>
                <w:webHidden/>
              </w:rPr>
              <w:fldChar w:fldCharType="separate"/>
            </w:r>
            <w:r w:rsidR="00AB41ED">
              <w:rPr>
                <w:noProof/>
                <w:webHidden/>
              </w:rPr>
              <w:t>65</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42" w:history="1">
            <w:r w:rsidR="00AB41ED" w:rsidRPr="0095780B">
              <w:rPr>
                <w:rStyle w:val="Hyperlink"/>
                <w:rFonts w:ascii="Cambria" w:hAnsi="Cambria"/>
                <w:noProof/>
              </w:rPr>
              <w:t>11.2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Commission for agents on probation</w:t>
            </w:r>
            <w:r w:rsidR="00AB41ED">
              <w:rPr>
                <w:noProof/>
                <w:webHidden/>
              </w:rPr>
              <w:tab/>
            </w:r>
            <w:r w:rsidR="00922144">
              <w:rPr>
                <w:noProof/>
                <w:webHidden/>
              </w:rPr>
              <w:fldChar w:fldCharType="begin"/>
            </w:r>
            <w:r w:rsidR="00AB41ED">
              <w:rPr>
                <w:noProof/>
                <w:webHidden/>
              </w:rPr>
              <w:instrText xml:space="preserve"> PAGEREF _Toc371586442 \h </w:instrText>
            </w:r>
            <w:r w:rsidR="00922144">
              <w:rPr>
                <w:noProof/>
                <w:webHidden/>
              </w:rPr>
            </w:r>
            <w:r w:rsidR="00922144">
              <w:rPr>
                <w:noProof/>
                <w:webHidden/>
              </w:rPr>
              <w:fldChar w:fldCharType="separate"/>
            </w:r>
            <w:r w:rsidR="00AB41ED">
              <w:rPr>
                <w:noProof/>
                <w:webHidden/>
              </w:rPr>
              <w:t>65</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43" w:history="1">
            <w:r w:rsidR="00AB41ED" w:rsidRPr="0095780B">
              <w:rPr>
                <w:rStyle w:val="Hyperlink"/>
                <w:rFonts w:ascii="Cambria" w:hAnsi="Cambria"/>
                <w:noProof/>
              </w:rPr>
              <w:t>11.3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Override Commission Computation</w:t>
            </w:r>
            <w:r w:rsidR="00AB41ED">
              <w:rPr>
                <w:noProof/>
                <w:webHidden/>
              </w:rPr>
              <w:tab/>
            </w:r>
            <w:r w:rsidR="00922144">
              <w:rPr>
                <w:noProof/>
                <w:webHidden/>
              </w:rPr>
              <w:fldChar w:fldCharType="begin"/>
            </w:r>
            <w:r w:rsidR="00AB41ED">
              <w:rPr>
                <w:noProof/>
                <w:webHidden/>
              </w:rPr>
              <w:instrText xml:space="preserve"> PAGEREF _Toc371586443 \h </w:instrText>
            </w:r>
            <w:r w:rsidR="00922144">
              <w:rPr>
                <w:noProof/>
                <w:webHidden/>
              </w:rPr>
            </w:r>
            <w:r w:rsidR="00922144">
              <w:rPr>
                <w:noProof/>
                <w:webHidden/>
              </w:rPr>
              <w:fldChar w:fldCharType="separate"/>
            </w:r>
            <w:r w:rsidR="00AB41ED">
              <w:rPr>
                <w:noProof/>
                <w:webHidden/>
              </w:rPr>
              <w:t>66</w:t>
            </w:r>
            <w:r w:rsidR="00922144">
              <w:rPr>
                <w:noProof/>
                <w:webHidden/>
              </w:rPr>
              <w:fldChar w:fldCharType="end"/>
            </w:r>
          </w:hyperlink>
        </w:p>
        <w:p w:rsidR="00AB41ED" w:rsidRDefault="00AE1055">
          <w:pPr>
            <w:pStyle w:val="TOC1"/>
            <w:tabs>
              <w:tab w:val="left" w:pos="660"/>
              <w:tab w:val="right" w:leader="dot" w:pos="9350"/>
            </w:tabs>
            <w:rPr>
              <w:rFonts w:asciiTheme="minorHAnsi" w:eastAsiaTheme="minorEastAsia" w:hAnsiTheme="minorHAnsi" w:cstheme="minorBidi"/>
              <w:noProof/>
              <w:sz w:val="22"/>
              <w:szCs w:val="22"/>
              <w:lang w:val="en-ZA" w:eastAsia="en-ZA"/>
            </w:rPr>
          </w:pPr>
          <w:hyperlink w:anchor="_Toc371586444" w:history="1">
            <w:r w:rsidR="00AB41ED" w:rsidRPr="0095780B">
              <w:rPr>
                <w:rStyle w:val="Hyperlink"/>
                <w:rFonts w:ascii="Cambria" w:hAnsi="Cambria"/>
                <w:noProof/>
              </w:rPr>
              <w:t>12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Agency Administration</w:t>
            </w:r>
            <w:r w:rsidR="00AB41ED">
              <w:rPr>
                <w:noProof/>
                <w:webHidden/>
              </w:rPr>
              <w:tab/>
            </w:r>
            <w:r w:rsidR="00922144">
              <w:rPr>
                <w:noProof/>
                <w:webHidden/>
              </w:rPr>
              <w:fldChar w:fldCharType="begin"/>
            </w:r>
            <w:r w:rsidR="00AB41ED">
              <w:rPr>
                <w:noProof/>
                <w:webHidden/>
              </w:rPr>
              <w:instrText xml:space="preserve"> PAGEREF _Toc371586444 \h </w:instrText>
            </w:r>
            <w:r w:rsidR="00922144">
              <w:rPr>
                <w:noProof/>
                <w:webHidden/>
              </w:rPr>
            </w:r>
            <w:r w:rsidR="00922144">
              <w:rPr>
                <w:noProof/>
                <w:webHidden/>
              </w:rPr>
              <w:fldChar w:fldCharType="separate"/>
            </w:r>
            <w:r w:rsidR="00AB41ED">
              <w:rPr>
                <w:noProof/>
                <w:webHidden/>
              </w:rPr>
              <w:t>66</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45" w:history="1">
            <w:r w:rsidR="00AB41ED" w:rsidRPr="0095780B">
              <w:rPr>
                <w:rStyle w:val="Hyperlink"/>
                <w:rFonts w:ascii="Cambria" w:hAnsi="Cambria"/>
                <w:noProof/>
              </w:rPr>
              <w:t>12.1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Agency Structure</w:t>
            </w:r>
            <w:r w:rsidR="00AB41ED">
              <w:rPr>
                <w:noProof/>
                <w:webHidden/>
              </w:rPr>
              <w:tab/>
            </w:r>
            <w:r w:rsidR="00922144">
              <w:rPr>
                <w:noProof/>
                <w:webHidden/>
              </w:rPr>
              <w:fldChar w:fldCharType="begin"/>
            </w:r>
            <w:r w:rsidR="00AB41ED">
              <w:rPr>
                <w:noProof/>
                <w:webHidden/>
              </w:rPr>
              <w:instrText xml:space="preserve"> PAGEREF _Toc371586445 \h </w:instrText>
            </w:r>
            <w:r w:rsidR="00922144">
              <w:rPr>
                <w:noProof/>
                <w:webHidden/>
              </w:rPr>
            </w:r>
            <w:r w:rsidR="00922144">
              <w:rPr>
                <w:noProof/>
                <w:webHidden/>
              </w:rPr>
              <w:fldChar w:fldCharType="separate"/>
            </w:r>
            <w:r w:rsidR="00AB41ED">
              <w:rPr>
                <w:noProof/>
                <w:webHidden/>
              </w:rPr>
              <w:t>67</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46" w:history="1">
            <w:r w:rsidR="00AB41ED" w:rsidRPr="0095780B">
              <w:rPr>
                <w:rStyle w:val="Hyperlink"/>
                <w:rFonts w:ascii="Cambria" w:hAnsi="Cambria"/>
                <w:noProof/>
              </w:rPr>
              <w:t>12.1.1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Marketing Officers Details(MOs)</w:t>
            </w:r>
            <w:r w:rsidR="00AB41ED">
              <w:rPr>
                <w:noProof/>
                <w:webHidden/>
              </w:rPr>
              <w:tab/>
            </w:r>
            <w:r w:rsidR="00922144">
              <w:rPr>
                <w:noProof/>
                <w:webHidden/>
              </w:rPr>
              <w:fldChar w:fldCharType="begin"/>
            </w:r>
            <w:r w:rsidR="00AB41ED">
              <w:rPr>
                <w:noProof/>
                <w:webHidden/>
              </w:rPr>
              <w:instrText xml:space="preserve"> PAGEREF _Toc371586446 \h </w:instrText>
            </w:r>
            <w:r w:rsidR="00922144">
              <w:rPr>
                <w:noProof/>
                <w:webHidden/>
              </w:rPr>
            </w:r>
            <w:r w:rsidR="00922144">
              <w:rPr>
                <w:noProof/>
                <w:webHidden/>
              </w:rPr>
              <w:fldChar w:fldCharType="separate"/>
            </w:r>
            <w:r w:rsidR="00AB41ED">
              <w:rPr>
                <w:noProof/>
                <w:webHidden/>
              </w:rPr>
              <w:t>67</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47" w:history="1">
            <w:r w:rsidR="00AB41ED" w:rsidRPr="0095780B">
              <w:rPr>
                <w:rStyle w:val="Hyperlink"/>
                <w:rFonts w:ascii="Cambria" w:hAnsi="Cambria"/>
                <w:noProof/>
              </w:rPr>
              <w:t>12.2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Agent Numbering</w:t>
            </w:r>
            <w:r w:rsidR="00AB41ED">
              <w:rPr>
                <w:noProof/>
                <w:webHidden/>
              </w:rPr>
              <w:tab/>
            </w:r>
            <w:r w:rsidR="00922144">
              <w:rPr>
                <w:noProof/>
                <w:webHidden/>
              </w:rPr>
              <w:fldChar w:fldCharType="begin"/>
            </w:r>
            <w:r w:rsidR="00AB41ED">
              <w:rPr>
                <w:noProof/>
                <w:webHidden/>
              </w:rPr>
              <w:instrText xml:space="preserve"> PAGEREF _Toc371586447 \h </w:instrText>
            </w:r>
            <w:r w:rsidR="00922144">
              <w:rPr>
                <w:noProof/>
                <w:webHidden/>
              </w:rPr>
            </w:r>
            <w:r w:rsidR="00922144">
              <w:rPr>
                <w:noProof/>
                <w:webHidden/>
              </w:rPr>
              <w:fldChar w:fldCharType="separate"/>
            </w:r>
            <w:r w:rsidR="00AB41ED">
              <w:rPr>
                <w:noProof/>
                <w:webHidden/>
              </w:rPr>
              <w:t>69</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48" w:history="1">
            <w:r w:rsidR="00AB41ED" w:rsidRPr="0095780B">
              <w:rPr>
                <w:rStyle w:val="Hyperlink"/>
                <w:rFonts w:ascii="Cambria" w:hAnsi="Cambria"/>
                <w:noProof/>
              </w:rPr>
              <w:t>12.3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Agent’s remuneration</w:t>
            </w:r>
            <w:r w:rsidR="00AB41ED">
              <w:rPr>
                <w:noProof/>
                <w:webHidden/>
              </w:rPr>
              <w:tab/>
            </w:r>
            <w:r w:rsidR="00922144">
              <w:rPr>
                <w:noProof/>
                <w:webHidden/>
              </w:rPr>
              <w:fldChar w:fldCharType="begin"/>
            </w:r>
            <w:r w:rsidR="00AB41ED">
              <w:rPr>
                <w:noProof/>
                <w:webHidden/>
              </w:rPr>
              <w:instrText xml:space="preserve"> PAGEREF _Toc371586448 \h </w:instrText>
            </w:r>
            <w:r w:rsidR="00922144">
              <w:rPr>
                <w:noProof/>
                <w:webHidden/>
              </w:rPr>
            </w:r>
            <w:r w:rsidR="00922144">
              <w:rPr>
                <w:noProof/>
                <w:webHidden/>
              </w:rPr>
              <w:fldChar w:fldCharType="separate"/>
            </w:r>
            <w:r w:rsidR="00AB41ED">
              <w:rPr>
                <w:noProof/>
                <w:webHidden/>
              </w:rPr>
              <w:t>69</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49" w:history="1">
            <w:r w:rsidR="00AB41ED" w:rsidRPr="0095780B">
              <w:rPr>
                <w:rStyle w:val="Hyperlink"/>
                <w:rFonts w:ascii="Cambria" w:hAnsi="Cambria"/>
                <w:noProof/>
              </w:rPr>
              <w:t>12.3.1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Upfront commission</w:t>
            </w:r>
            <w:r w:rsidR="00AB41ED">
              <w:rPr>
                <w:noProof/>
                <w:webHidden/>
              </w:rPr>
              <w:tab/>
            </w:r>
            <w:r w:rsidR="00922144">
              <w:rPr>
                <w:noProof/>
                <w:webHidden/>
              </w:rPr>
              <w:fldChar w:fldCharType="begin"/>
            </w:r>
            <w:r w:rsidR="00AB41ED">
              <w:rPr>
                <w:noProof/>
                <w:webHidden/>
              </w:rPr>
              <w:instrText xml:space="preserve"> PAGEREF _Toc371586449 \h </w:instrText>
            </w:r>
            <w:r w:rsidR="00922144">
              <w:rPr>
                <w:noProof/>
                <w:webHidden/>
              </w:rPr>
            </w:r>
            <w:r w:rsidR="00922144">
              <w:rPr>
                <w:noProof/>
                <w:webHidden/>
              </w:rPr>
              <w:fldChar w:fldCharType="separate"/>
            </w:r>
            <w:r w:rsidR="00AB41ED">
              <w:rPr>
                <w:noProof/>
                <w:webHidden/>
              </w:rPr>
              <w:t>69</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50" w:history="1">
            <w:r w:rsidR="00AB41ED" w:rsidRPr="0095780B">
              <w:rPr>
                <w:rStyle w:val="Hyperlink"/>
                <w:rFonts w:ascii="Cambria" w:hAnsi="Cambria"/>
                <w:noProof/>
              </w:rPr>
              <w:t>12.3.2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Term-based commission</w:t>
            </w:r>
            <w:r w:rsidR="00AB41ED">
              <w:rPr>
                <w:noProof/>
                <w:webHidden/>
              </w:rPr>
              <w:tab/>
            </w:r>
            <w:r w:rsidR="00922144">
              <w:rPr>
                <w:noProof/>
                <w:webHidden/>
              </w:rPr>
              <w:fldChar w:fldCharType="begin"/>
            </w:r>
            <w:r w:rsidR="00AB41ED">
              <w:rPr>
                <w:noProof/>
                <w:webHidden/>
              </w:rPr>
              <w:instrText xml:space="preserve"> PAGEREF _Toc371586450 \h </w:instrText>
            </w:r>
            <w:r w:rsidR="00922144">
              <w:rPr>
                <w:noProof/>
                <w:webHidden/>
              </w:rPr>
            </w:r>
            <w:r w:rsidR="00922144">
              <w:rPr>
                <w:noProof/>
                <w:webHidden/>
              </w:rPr>
              <w:fldChar w:fldCharType="separate"/>
            </w:r>
            <w:r w:rsidR="00AB41ED">
              <w:rPr>
                <w:noProof/>
                <w:webHidden/>
              </w:rPr>
              <w:t>69</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51" w:history="1">
            <w:r w:rsidR="00AB41ED" w:rsidRPr="0095780B">
              <w:rPr>
                <w:rStyle w:val="Hyperlink"/>
                <w:rFonts w:ascii="Cambria" w:hAnsi="Cambria"/>
                <w:noProof/>
              </w:rPr>
              <w:t>12.3.3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Annual/Periodical commission</w:t>
            </w:r>
            <w:r w:rsidR="00AB41ED">
              <w:rPr>
                <w:noProof/>
                <w:webHidden/>
              </w:rPr>
              <w:tab/>
            </w:r>
            <w:r w:rsidR="00922144">
              <w:rPr>
                <w:noProof/>
                <w:webHidden/>
              </w:rPr>
              <w:fldChar w:fldCharType="begin"/>
            </w:r>
            <w:r w:rsidR="00AB41ED">
              <w:rPr>
                <w:noProof/>
                <w:webHidden/>
              </w:rPr>
              <w:instrText xml:space="preserve"> PAGEREF _Toc371586451 \h </w:instrText>
            </w:r>
            <w:r w:rsidR="00922144">
              <w:rPr>
                <w:noProof/>
                <w:webHidden/>
              </w:rPr>
            </w:r>
            <w:r w:rsidR="00922144">
              <w:rPr>
                <w:noProof/>
                <w:webHidden/>
              </w:rPr>
              <w:fldChar w:fldCharType="separate"/>
            </w:r>
            <w:r w:rsidR="00AB41ED">
              <w:rPr>
                <w:noProof/>
                <w:webHidden/>
              </w:rPr>
              <w:t>69</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52" w:history="1">
            <w:r w:rsidR="00AB41ED" w:rsidRPr="0095780B">
              <w:rPr>
                <w:rStyle w:val="Hyperlink"/>
                <w:rFonts w:ascii="Cambria" w:hAnsi="Cambria"/>
                <w:noProof/>
              </w:rPr>
              <w:t>12.3.4</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As  and when commission</w:t>
            </w:r>
            <w:r w:rsidR="00AB41ED">
              <w:rPr>
                <w:noProof/>
                <w:webHidden/>
              </w:rPr>
              <w:tab/>
            </w:r>
            <w:r w:rsidR="00922144">
              <w:rPr>
                <w:noProof/>
                <w:webHidden/>
              </w:rPr>
              <w:fldChar w:fldCharType="begin"/>
            </w:r>
            <w:r w:rsidR="00AB41ED">
              <w:rPr>
                <w:noProof/>
                <w:webHidden/>
              </w:rPr>
              <w:instrText xml:space="preserve"> PAGEREF _Toc371586452 \h </w:instrText>
            </w:r>
            <w:r w:rsidR="00922144">
              <w:rPr>
                <w:noProof/>
                <w:webHidden/>
              </w:rPr>
            </w:r>
            <w:r w:rsidR="00922144">
              <w:rPr>
                <w:noProof/>
                <w:webHidden/>
              </w:rPr>
              <w:fldChar w:fldCharType="separate"/>
            </w:r>
            <w:r w:rsidR="00AB41ED">
              <w:rPr>
                <w:noProof/>
                <w:webHidden/>
              </w:rPr>
              <w:t>69</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53" w:history="1">
            <w:r w:rsidR="00AB41ED" w:rsidRPr="0095780B">
              <w:rPr>
                <w:rStyle w:val="Hyperlink"/>
                <w:rFonts w:ascii="Cambria" w:hAnsi="Cambria"/>
                <w:noProof/>
              </w:rPr>
              <w:t>12.3.5</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Single premium commission</w:t>
            </w:r>
            <w:r w:rsidR="00AB41ED">
              <w:rPr>
                <w:noProof/>
                <w:webHidden/>
              </w:rPr>
              <w:tab/>
            </w:r>
            <w:r w:rsidR="00922144">
              <w:rPr>
                <w:noProof/>
                <w:webHidden/>
              </w:rPr>
              <w:fldChar w:fldCharType="begin"/>
            </w:r>
            <w:r w:rsidR="00AB41ED">
              <w:rPr>
                <w:noProof/>
                <w:webHidden/>
              </w:rPr>
              <w:instrText xml:space="preserve"> PAGEREF _Toc371586453 \h </w:instrText>
            </w:r>
            <w:r w:rsidR="00922144">
              <w:rPr>
                <w:noProof/>
                <w:webHidden/>
              </w:rPr>
            </w:r>
            <w:r w:rsidR="00922144">
              <w:rPr>
                <w:noProof/>
                <w:webHidden/>
              </w:rPr>
              <w:fldChar w:fldCharType="separate"/>
            </w:r>
            <w:r w:rsidR="00AB41ED">
              <w:rPr>
                <w:noProof/>
                <w:webHidden/>
              </w:rPr>
              <w:t>69</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54" w:history="1">
            <w:r w:rsidR="00AB41ED" w:rsidRPr="0095780B">
              <w:rPr>
                <w:rStyle w:val="Hyperlink"/>
                <w:rFonts w:ascii="Cambria" w:hAnsi="Cambria"/>
                <w:noProof/>
              </w:rPr>
              <w:t>12.4</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Hierarchy amongst agents</w:t>
            </w:r>
            <w:r w:rsidR="00AB41ED">
              <w:rPr>
                <w:noProof/>
                <w:webHidden/>
              </w:rPr>
              <w:tab/>
            </w:r>
            <w:r w:rsidR="00922144">
              <w:rPr>
                <w:noProof/>
                <w:webHidden/>
              </w:rPr>
              <w:fldChar w:fldCharType="begin"/>
            </w:r>
            <w:r w:rsidR="00AB41ED">
              <w:rPr>
                <w:noProof/>
                <w:webHidden/>
              </w:rPr>
              <w:instrText xml:space="preserve"> PAGEREF _Toc371586454 \h </w:instrText>
            </w:r>
            <w:r w:rsidR="00922144">
              <w:rPr>
                <w:noProof/>
                <w:webHidden/>
              </w:rPr>
            </w:r>
            <w:r w:rsidR="00922144">
              <w:rPr>
                <w:noProof/>
                <w:webHidden/>
              </w:rPr>
              <w:fldChar w:fldCharType="separate"/>
            </w:r>
            <w:r w:rsidR="00AB41ED">
              <w:rPr>
                <w:noProof/>
                <w:webHidden/>
              </w:rPr>
              <w:t>70</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55" w:history="1">
            <w:r w:rsidR="00AB41ED" w:rsidRPr="0095780B">
              <w:rPr>
                <w:rStyle w:val="Hyperlink"/>
                <w:rFonts w:ascii="Cambria" w:hAnsi="Cambria"/>
                <w:noProof/>
              </w:rPr>
              <w:t>12.5</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Agent bonus</w:t>
            </w:r>
            <w:r w:rsidR="00AB41ED">
              <w:rPr>
                <w:noProof/>
                <w:webHidden/>
              </w:rPr>
              <w:tab/>
            </w:r>
            <w:r w:rsidR="00922144">
              <w:rPr>
                <w:noProof/>
                <w:webHidden/>
              </w:rPr>
              <w:fldChar w:fldCharType="begin"/>
            </w:r>
            <w:r w:rsidR="00AB41ED">
              <w:rPr>
                <w:noProof/>
                <w:webHidden/>
              </w:rPr>
              <w:instrText xml:space="preserve"> PAGEREF _Toc371586455 \h </w:instrText>
            </w:r>
            <w:r w:rsidR="00922144">
              <w:rPr>
                <w:noProof/>
                <w:webHidden/>
              </w:rPr>
            </w:r>
            <w:r w:rsidR="00922144">
              <w:rPr>
                <w:noProof/>
                <w:webHidden/>
              </w:rPr>
              <w:fldChar w:fldCharType="separate"/>
            </w:r>
            <w:r w:rsidR="00AB41ED">
              <w:rPr>
                <w:noProof/>
                <w:webHidden/>
              </w:rPr>
              <w:t>70</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56" w:history="1">
            <w:r w:rsidR="00AB41ED" w:rsidRPr="0095780B">
              <w:rPr>
                <w:rStyle w:val="Hyperlink"/>
                <w:noProof/>
                <w:lang w:val="en-ZA" w:eastAsia="en-ZA"/>
              </w:rPr>
              <w:t>12.6</w:t>
            </w:r>
            <w:r w:rsidR="00AB41ED">
              <w:rPr>
                <w:rFonts w:asciiTheme="minorHAnsi" w:eastAsiaTheme="minorEastAsia" w:hAnsiTheme="minorHAnsi" w:cstheme="minorBidi"/>
                <w:noProof/>
                <w:sz w:val="22"/>
                <w:szCs w:val="22"/>
                <w:lang w:val="en-ZA" w:eastAsia="en-ZA"/>
              </w:rPr>
              <w:tab/>
            </w:r>
            <w:r w:rsidR="00AB41ED" w:rsidRPr="0095780B">
              <w:rPr>
                <w:rStyle w:val="Hyperlink"/>
                <w:noProof/>
                <w:lang w:val="en-ZA" w:eastAsia="en-ZA"/>
              </w:rPr>
              <w:t>Incentives</w:t>
            </w:r>
            <w:r w:rsidR="00AB41ED">
              <w:rPr>
                <w:noProof/>
                <w:webHidden/>
              </w:rPr>
              <w:tab/>
            </w:r>
            <w:r w:rsidR="00922144">
              <w:rPr>
                <w:noProof/>
                <w:webHidden/>
              </w:rPr>
              <w:fldChar w:fldCharType="begin"/>
            </w:r>
            <w:r w:rsidR="00AB41ED">
              <w:rPr>
                <w:noProof/>
                <w:webHidden/>
              </w:rPr>
              <w:instrText xml:space="preserve"> PAGEREF _Toc371586456 \h </w:instrText>
            </w:r>
            <w:r w:rsidR="00922144">
              <w:rPr>
                <w:noProof/>
                <w:webHidden/>
              </w:rPr>
            </w:r>
            <w:r w:rsidR="00922144">
              <w:rPr>
                <w:noProof/>
                <w:webHidden/>
              </w:rPr>
              <w:fldChar w:fldCharType="separate"/>
            </w:r>
            <w:r w:rsidR="00AB41ED">
              <w:rPr>
                <w:noProof/>
                <w:webHidden/>
              </w:rPr>
              <w:t>71</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57" w:history="1">
            <w:r w:rsidR="00AB41ED" w:rsidRPr="0095780B">
              <w:rPr>
                <w:rStyle w:val="Hyperlink"/>
                <w:rFonts w:ascii="Cambria" w:hAnsi="Cambria"/>
                <w:noProof/>
              </w:rPr>
              <w:t>12.7</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Agents Budgets</w:t>
            </w:r>
            <w:r w:rsidR="00AB41ED">
              <w:rPr>
                <w:noProof/>
                <w:webHidden/>
              </w:rPr>
              <w:tab/>
            </w:r>
            <w:r w:rsidR="00922144">
              <w:rPr>
                <w:noProof/>
                <w:webHidden/>
              </w:rPr>
              <w:fldChar w:fldCharType="begin"/>
            </w:r>
            <w:r w:rsidR="00AB41ED">
              <w:rPr>
                <w:noProof/>
                <w:webHidden/>
              </w:rPr>
              <w:instrText xml:space="preserve"> PAGEREF _Toc371586457 \h </w:instrText>
            </w:r>
            <w:r w:rsidR="00922144">
              <w:rPr>
                <w:noProof/>
                <w:webHidden/>
              </w:rPr>
            </w:r>
            <w:r w:rsidR="00922144">
              <w:rPr>
                <w:noProof/>
                <w:webHidden/>
              </w:rPr>
              <w:fldChar w:fldCharType="separate"/>
            </w:r>
            <w:r w:rsidR="00AB41ED">
              <w:rPr>
                <w:noProof/>
                <w:webHidden/>
              </w:rPr>
              <w:t>72</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58" w:history="1">
            <w:r w:rsidR="00AB41ED" w:rsidRPr="0095780B">
              <w:rPr>
                <w:rStyle w:val="Hyperlink"/>
                <w:rFonts w:ascii="Cambria" w:hAnsi="Cambria"/>
                <w:noProof/>
              </w:rPr>
              <w:t>12.7.1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Agency Sales</w:t>
            </w:r>
            <w:r w:rsidR="00AB41ED">
              <w:rPr>
                <w:noProof/>
                <w:webHidden/>
              </w:rPr>
              <w:tab/>
            </w:r>
            <w:r w:rsidR="00922144">
              <w:rPr>
                <w:noProof/>
                <w:webHidden/>
              </w:rPr>
              <w:fldChar w:fldCharType="begin"/>
            </w:r>
            <w:r w:rsidR="00AB41ED">
              <w:rPr>
                <w:noProof/>
                <w:webHidden/>
              </w:rPr>
              <w:instrText xml:space="preserve"> PAGEREF _Toc371586458 \h </w:instrText>
            </w:r>
            <w:r w:rsidR="00922144">
              <w:rPr>
                <w:noProof/>
                <w:webHidden/>
              </w:rPr>
            </w:r>
            <w:r w:rsidR="00922144">
              <w:rPr>
                <w:noProof/>
                <w:webHidden/>
              </w:rPr>
              <w:fldChar w:fldCharType="separate"/>
            </w:r>
            <w:r w:rsidR="00AB41ED">
              <w:rPr>
                <w:noProof/>
                <w:webHidden/>
              </w:rPr>
              <w:t>72</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59" w:history="1">
            <w:r w:rsidR="00AB41ED" w:rsidRPr="0095780B">
              <w:rPr>
                <w:rStyle w:val="Hyperlink"/>
                <w:rFonts w:ascii="Cambria" w:hAnsi="Cambria"/>
                <w:noProof/>
              </w:rPr>
              <w:t>12.8</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Target Commission</w:t>
            </w:r>
            <w:r w:rsidR="00AB41ED">
              <w:rPr>
                <w:noProof/>
                <w:webHidden/>
              </w:rPr>
              <w:tab/>
            </w:r>
            <w:r w:rsidR="00922144">
              <w:rPr>
                <w:noProof/>
                <w:webHidden/>
              </w:rPr>
              <w:fldChar w:fldCharType="begin"/>
            </w:r>
            <w:r w:rsidR="00AB41ED">
              <w:rPr>
                <w:noProof/>
                <w:webHidden/>
              </w:rPr>
              <w:instrText xml:space="preserve"> PAGEREF _Toc371586459 \h </w:instrText>
            </w:r>
            <w:r w:rsidR="00922144">
              <w:rPr>
                <w:noProof/>
                <w:webHidden/>
              </w:rPr>
            </w:r>
            <w:r w:rsidR="00922144">
              <w:rPr>
                <w:noProof/>
                <w:webHidden/>
              </w:rPr>
              <w:fldChar w:fldCharType="separate"/>
            </w:r>
            <w:r w:rsidR="00AB41ED">
              <w:rPr>
                <w:noProof/>
                <w:webHidden/>
              </w:rPr>
              <w:t>72</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60" w:history="1">
            <w:r w:rsidR="00AB41ED" w:rsidRPr="0095780B">
              <w:rPr>
                <w:rStyle w:val="Hyperlink"/>
                <w:noProof/>
              </w:rPr>
              <w:t>12.9</w:t>
            </w:r>
            <w:r w:rsidR="00AB41ED">
              <w:rPr>
                <w:rFonts w:asciiTheme="minorHAnsi" w:eastAsiaTheme="minorEastAsia" w:hAnsiTheme="minorHAnsi" w:cstheme="minorBidi"/>
                <w:noProof/>
                <w:sz w:val="22"/>
                <w:szCs w:val="22"/>
                <w:lang w:val="en-ZA" w:eastAsia="en-ZA"/>
              </w:rPr>
              <w:tab/>
            </w:r>
            <w:r w:rsidR="00AB41ED" w:rsidRPr="0095780B">
              <w:rPr>
                <w:rStyle w:val="Hyperlink"/>
                <w:noProof/>
              </w:rPr>
              <w:t>Agency Management</w:t>
            </w:r>
            <w:r w:rsidR="00AB41ED">
              <w:rPr>
                <w:noProof/>
                <w:webHidden/>
              </w:rPr>
              <w:tab/>
            </w:r>
            <w:r w:rsidR="00922144">
              <w:rPr>
                <w:noProof/>
                <w:webHidden/>
              </w:rPr>
              <w:fldChar w:fldCharType="begin"/>
            </w:r>
            <w:r w:rsidR="00AB41ED">
              <w:rPr>
                <w:noProof/>
                <w:webHidden/>
              </w:rPr>
              <w:instrText xml:space="preserve"> PAGEREF _Toc371586460 \h </w:instrText>
            </w:r>
            <w:r w:rsidR="00922144">
              <w:rPr>
                <w:noProof/>
                <w:webHidden/>
              </w:rPr>
            </w:r>
            <w:r w:rsidR="00922144">
              <w:rPr>
                <w:noProof/>
                <w:webHidden/>
              </w:rPr>
              <w:fldChar w:fldCharType="separate"/>
            </w:r>
            <w:r w:rsidR="00AB41ED">
              <w:rPr>
                <w:noProof/>
                <w:webHidden/>
              </w:rPr>
              <w:t>73</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61" w:history="1">
            <w:r w:rsidR="00AB41ED" w:rsidRPr="0095780B">
              <w:rPr>
                <w:rStyle w:val="Hyperlink"/>
                <w:rFonts w:ascii="Cambria" w:hAnsi="Cambria"/>
                <w:noProof/>
              </w:rPr>
              <w:t>12.10</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Agent termination</w:t>
            </w:r>
            <w:r w:rsidR="00AB41ED">
              <w:rPr>
                <w:noProof/>
                <w:webHidden/>
              </w:rPr>
              <w:tab/>
            </w:r>
            <w:r w:rsidR="00922144">
              <w:rPr>
                <w:noProof/>
                <w:webHidden/>
              </w:rPr>
              <w:fldChar w:fldCharType="begin"/>
            </w:r>
            <w:r w:rsidR="00AB41ED">
              <w:rPr>
                <w:noProof/>
                <w:webHidden/>
              </w:rPr>
              <w:instrText xml:space="preserve"> PAGEREF _Toc371586461 \h </w:instrText>
            </w:r>
            <w:r w:rsidR="00922144">
              <w:rPr>
                <w:noProof/>
                <w:webHidden/>
              </w:rPr>
            </w:r>
            <w:r w:rsidR="00922144">
              <w:rPr>
                <w:noProof/>
                <w:webHidden/>
              </w:rPr>
              <w:fldChar w:fldCharType="separate"/>
            </w:r>
            <w:r w:rsidR="00AB41ED">
              <w:rPr>
                <w:noProof/>
                <w:webHidden/>
              </w:rPr>
              <w:t>73</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62" w:history="1">
            <w:r w:rsidR="00AB41ED" w:rsidRPr="0095780B">
              <w:rPr>
                <w:rStyle w:val="Hyperlink"/>
                <w:rFonts w:ascii="Cambria" w:hAnsi="Cambria"/>
                <w:noProof/>
              </w:rPr>
              <w:t>12.11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Agents Recruitment</w:t>
            </w:r>
            <w:r w:rsidR="00AB41ED">
              <w:rPr>
                <w:noProof/>
                <w:webHidden/>
              </w:rPr>
              <w:tab/>
            </w:r>
            <w:r w:rsidR="00922144">
              <w:rPr>
                <w:noProof/>
                <w:webHidden/>
              </w:rPr>
              <w:fldChar w:fldCharType="begin"/>
            </w:r>
            <w:r w:rsidR="00AB41ED">
              <w:rPr>
                <w:noProof/>
                <w:webHidden/>
              </w:rPr>
              <w:instrText xml:space="preserve"> PAGEREF _Toc371586462 \h </w:instrText>
            </w:r>
            <w:r w:rsidR="00922144">
              <w:rPr>
                <w:noProof/>
                <w:webHidden/>
              </w:rPr>
            </w:r>
            <w:r w:rsidR="00922144">
              <w:rPr>
                <w:noProof/>
                <w:webHidden/>
              </w:rPr>
              <w:fldChar w:fldCharType="separate"/>
            </w:r>
            <w:r w:rsidR="00AB41ED">
              <w:rPr>
                <w:noProof/>
                <w:webHidden/>
              </w:rPr>
              <w:t>73</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63" w:history="1">
            <w:r w:rsidR="00AB41ED" w:rsidRPr="0095780B">
              <w:rPr>
                <w:rStyle w:val="Hyperlink"/>
                <w:rFonts w:ascii="Cambria" w:hAnsi="Cambria"/>
                <w:noProof/>
              </w:rPr>
              <w:t>12.12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Agents Training</w:t>
            </w:r>
            <w:r w:rsidR="00AB41ED">
              <w:rPr>
                <w:noProof/>
                <w:webHidden/>
              </w:rPr>
              <w:tab/>
            </w:r>
            <w:r w:rsidR="00922144">
              <w:rPr>
                <w:noProof/>
                <w:webHidden/>
              </w:rPr>
              <w:fldChar w:fldCharType="begin"/>
            </w:r>
            <w:r w:rsidR="00AB41ED">
              <w:rPr>
                <w:noProof/>
                <w:webHidden/>
              </w:rPr>
              <w:instrText xml:space="preserve"> PAGEREF _Toc371586463 \h </w:instrText>
            </w:r>
            <w:r w:rsidR="00922144">
              <w:rPr>
                <w:noProof/>
                <w:webHidden/>
              </w:rPr>
            </w:r>
            <w:r w:rsidR="00922144">
              <w:rPr>
                <w:noProof/>
                <w:webHidden/>
              </w:rPr>
              <w:fldChar w:fldCharType="separate"/>
            </w:r>
            <w:r w:rsidR="00AB41ED">
              <w:rPr>
                <w:noProof/>
                <w:webHidden/>
              </w:rPr>
              <w:t>73</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64" w:history="1">
            <w:r w:rsidR="00AB41ED" w:rsidRPr="0095780B">
              <w:rPr>
                <w:rStyle w:val="Hyperlink"/>
                <w:noProof/>
              </w:rPr>
              <w:t>12.13</w:t>
            </w:r>
            <w:r w:rsidR="00AB41ED">
              <w:rPr>
                <w:rFonts w:asciiTheme="minorHAnsi" w:eastAsiaTheme="minorEastAsia" w:hAnsiTheme="minorHAnsi" w:cstheme="minorBidi"/>
                <w:noProof/>
                <w:sz w:val="22"/>
                <w:szCs w:val="22"/>
                <w:lang w:val="en-ZA" w:eastAsia="en-ZA"/>
              </w:rPr>
              <w:tab/>
            </w:r>
            <w:r w:rsidR="00AB41ED" w:rsidRPr="0095780B">
              <w:rPr>
                <w:rStyle w:val="Hyperlink"/>
                <w:noProof/>
              </w:rPr>
              <w:t>Manpower Retention Levels</w:t>
            </w:r>
            <w:r w:rsidR="00AB41ED">
              <w:rPr>
                <w:noProof/>
                <w:webHidden/>
              </w:rPr>
              <w:tab/>
            </w:r>
            <w:r w:rsidR="00922144">
              <w:rPr>
                <w:noProof/>
                <w:webHidden/>
              </w:rPr>
              <w:fldChar w:fldCharType="begin"/>
            </w:r>
            <w:r w:rsidR="00AB41ED">
              <w:rPr>
                <w:noProof/>
                <w:webHidden/>
              </w:rPr>
              <w:instrText xml:space="preserve"> PAGEREF _Toc371586464 \h </w:instrText>
            </w:r>
            <w:r w:rsidR="00922144">
              <w:rPr>
                <w:noProof/>
                <w:webHidden/>
              </w:rPr>
            </w:r>
            <w:r w:rsidR="00922144">
              <w:rPr>
                <w:noProof/>
                <w:webHidden/>
              </w:rPr>
              <w:fldChar w:fldCharType="separate"/>
            </w:r>
            <w:r w:rsidR="00AB41ED">
              <w:rPr>
                <w:noProof/>
                <w:webHidden/>
              </w:rPr>
              <w:t>74</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65" w:history="1">
            <w:r w:rsidR="00AB41ED" w:rsidRPr="0095780B">
              <w:rPr>
                <w:rStyle w:val="Hyperlink"/>
                <w:rFonts w:ascii="Cambria" w:hAnsi="Cambria"/>
                <w:noProof/>
              </w:rPr>
              <w:t>12.14</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Brokers</w:t>
            </w:r>
            <w:r w:rsidR="00AB41ED">
              <w:rPr>
                <w:noProof/>
                <w:webHidden/>
              </w:rPr>
              <w:tab/>
            </w:r>
            <w:r w:rsidR="00922144">
              <w:rPr>
                <w:noProof/>
                <w:webHidden/>
              </w:rPr>
              <w:fldChar w:fldCharType="begin"/>
            </w:r>
            <w:r w:rsidR="00AB41ED">
              <w:rPr>
                <w:noProof/>
                <w:webHidden/>
              </w:rPr>
              <w:instrText xml:space="preserve"> PAGEREF _Toc371586465 \h </w:instrText>
            </w:r>
            <w:r w:rsidR="00922144">
              <w:rPr>
                <w:noProof/>
                <w:webHidden/>
              </w:rPr>
            </w:r>
            <w:r w:rsidR="00922144">
              <w:rPr>
                <w:noProof/>
                <w:webHidden/>
              </w:rPr>
              <w:fldChar w:fldCharType="separate"/>
            </w:r>
            <w:r w:rsidR="00AB41ED">
              <w:rPr>
                <w:noProof/>
                <w:webHidden/>
              </w:rPr>
              <w:t>74</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66" w:history="1">
            <w:r w:rsidR="00AB41ED" w:rsidRPr="0095780B">
              <w:rPr>
                <w:rStyle w:val="Hyperlink"/>
                <w:rFonts w:ascii="Cambria" w:hAnsi="Cambria"/>
                <w:noProof/>
              </w:rPr>
              <w:t>12.14.1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Broker Numbering</w:t>
            </w:r>
            <w:r w:rsidR="00AB41ED">
              <w:rPr>
                <w:noProof/>
                <w:webHidden/>
              </w:rPr>
              <w:tab/>
            </w:r>
            <w:r w:rsidR="00922144">
              <w:rPr>
                <w:noProof/>
                <w:webHidden/>
              </w:rPr>
              <w:fldChar w:fldCharType="begin"/>
            </w:r>
            <w:r w:rsidR="00AB41ED">
              <w:rPr>
                <w:noProof/>
                <w:webHidden/>
              </w:rPr>
              <w:instrText xml:space="preserve"> PAGEREF _Toc371586466 \h </w:instrText>
            </w:r>
            <w:r w:rsidR="00922144">
              <w:rPr>
                <w:noProof/>
                <w:webHidden/>
              </w:rPr>
            </w:r>
            <w:r w:rsidR="00922144">
              <w:rPr>
                <w:noProof/>
                <w:webHidden/>
              </w:rPr>
              <w:fldChar w:fldCharType="separate"/>
            </w:r>
            <w:r w:rsidR="00AB41ED">
              <w:rPr>
                <w:noProof/>
                <w:webHidden/>
              </w:rPr>
              <w:t>75</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67" w:history="1">
            <w:r w:rsidR="00AB41ED" w:rsidRPr="0095780B">
              <w:rPr>
                <w:rStyle w:val="Hyperlink"/>
                <w:rFonts w:ascii="Cambria" w:hAnsi="Cambria"/>
                <w:noProof/>
              </w:rPr>
              <w:t>12.14.2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Brokers details</w:t>
            </w:r>
            <w:r w:rsidR="00AB41ED">
              <w:rPr>
                <w:noProof/>
                <w:webHidden/>
              </w:rPr>
              <w:tab/>
            </w:r>
            <w:r w:rsidR="00922144">
              <w:rPr>
                <w:noProof/>
                <w:webHidden/>
              </w:rPr>
              <w:fldChar w:fldCharType="begin"/>
            </w:r>
            <w:r w:rsidR="00AB41ED">
              <w:rPr>
                <w:noProof/>
                <w:webHidden/>
              </w:rPr>
              <w:instrText xml:space="preserve"> PAGEREF _Toc371586467 \h </w:instrText>
            </w:r>
            <w:r w:rsidR="00922144">
              <w:rPr>
                <w:noProof/>
                <w:webHidden/>
              </w:rPr>
            </w:r>
            <w:r w:rsidR="00922144">
              <w:rPr>
                <w:noProof/>
                <w:webHidden/>
              </w:rPr>
              <w:fldChar w:fldCharType="separate"/>
            </w:r>
            <w:r w:rsidR="00AB41ED">
              <w:rPr>
                <w:noProof/>
                <w:webHidden/>
              </w:rPr>
              <w:t>75</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68" w:history="1">
            <w:r w:rsidR="00AB41ED" w:rsidRPr="0095780B">
              <w:rPr>
                <w:rStyle w:val="Hyperlink"/>
                <w:rFonts w:ascii="Cambria" w:hAnsi="Cambria"/>
                <w:noProof/>
              </w:rPr>
              <w:t>12.14.3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Broker Agents details</w:t>
            </w:r>
            <w:r w:rsidR="00AB41ED">
              <w:rPr>
                <w:noProof/>
                <w:webHidden/>
              </w:rPr>
              <w:tab/>
            </w:r>
            <w:r w:rsidR="00922144">
              <w:rPr>
                <w:noProof/>
                <w:webHidden/>
              </w:rPr>
              <w:fldChar w:fldCharType="begin"/>
            </w:r>
            <w:r w:rsidR="00AB41ED">
              <w:rPr>
                <w:noProof/>
                <w:webHidden/>
              </w:rPr>
              <w:instrText xml:space="preserve"> PAGEREF _Toc371586468 \h </w:instrText>
            </w:r>
            <w:r w:rsidR="00922144">
              <w:rPr>
                <w:noProof/>
                <w:webHidden/>
              </w:rPr>
            </w:r>
            <w:r w:rsidR="00922144">
              <w:rPr>
                <w:noProof/>
                <w:webHidden/>
              </w:rPr>
              <w:fldChar w:fldCharType="separate"/>
            </w:r>
            <w:r w:rsidR="00AB41ED">
              <w:rPr>
                <w:noProof/>
                <w:webHidden/>
              </w:rPr>
              <w:t>75</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69" w:history="1">
            <w:r w:rsidR="00AB41ED" w:rsidRPr="0095780B">
              <w:rPr>
                <w:rStyle w:val="Hyperlink"/>
                <w:rFonts w:ascii="Cambria" w:hAnsi="Cambria"/>
                <w:noProof/>
              </w:rPr>
              <w:t>12.14.4</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Persistency Check</w:t>
            </w:r>
            <w:r w:rsidR="00AB41ED">
              <w:rPr>
                <w:noProof/>
                <w:webHidden/>
              </w:rPr>
              <w:tab/>
            </w:r>
            <w:r w:rsidR="00922144">
              <w:rPr>
                <w:noProof/>
                <w:webHidden/>
              </w:rPr>
              <w:fldChar w:fldCharType="begin"/>
            </w:r>
            <w:r w:rsidR="00AB41ED">
              <w:rPr>
                <w:noProof/>
                <w:webHidden/>
              </w:rPr>
              <w:instrText xml:space="preserve"> PAGEREF _Toc371586469 \h </w:instrText>
            </w:r>
            <w:r w:rsidR="00922144">
              <w:rPr>
                <w:noProof/>
                <w:webHidden/>
              </w:rPr>
            </w:r>
            <w:r w:rsidR="00922144">
              <w:rPr>
                <w:noProof/>
                <w:webHidden/>
              </w:rPr>
              <w:fldChar w:fldCharType="separate"/>
            </w:r>
            <w:r w:rsidR="00AB41ED">
              <w:rPr>
                <w:noProof/>
                <w:webHidden/>
              </w:rPr>
              <w:t>75</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70" w:history="1">
            <w:r w:rsidR="00AB41ED" w:rsidRPr="0095780B">
              <w:rPr>
                <w:rStyle w:val="Hyperlink"/>
                <w:rFonts w:ascii="Cambria" w:hAnsi="Cambria"/>
                <w:noProof/>
              </w:rPr>
              <w:t>12.14.5</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Agent/Broker movement</w:t>
            </w:r>
            <w:r w:rsidR="00AB41ED">
              <w:rPr>
                <w:noProof/>
                <w:webHidden/>
              </w:rPr>
              <w:tab/>
            </w:r>
            <w:r w:rsidR="00922144">
              <w:rPr>
                <w:noProof/>
                <w:webHidden/>
              </w:rPr>
              <w:fldChar w:fldCharType="begin"/>
            </w:r>
            <w:r w:rsidR="00AB41ED">
              <w:rPr>
                <w:noProof/>
                <w:webHidden/>
              </w:rPr>
              <w:instrText xml:space="preserve"> PAGEREF _Toc371586470 \h </w:instrText>
            </w:r>
            <w:r w:rsidR="00922144">
              <w:rPr>
                <w:noProof/>
                <w:webHidden/>
              </w:rPr>
            </w:r>
            <w:r w:rsidR="00922144">
              <w:rPr>
                <w:noProof/>
                <w:webHidden/>
              </w:rPr>
              <w:fldChar w:fldCharType="separate"/>
            </w:r>
            <w:r w:rsidR="00AB41ED">
              <w:rPr>
                <w:noProof/>
                <w:webHidden/>
              </w:rPr>
              <w:t>76</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71" w:history="1">
            <w:r w:rsidR="00AB41ED" w:rsidRPr="0095780B">
              <w:rPr>
                <w:rStyle w:val="Hyperlink"/>
                <w:rFonts w:ascii="Cambria" w:hAnsi="Cambria"/>
                <w:noProof/>
              </w:rPr>
              <w:t>12.15</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Sales competition</w:t>
            </w:r>
            <w:r w:rsidR="00AB41ED">
              <w:rPr>
                <w:noProof/>
                <w:webHidden/>
              </w:rPr>
              <w:tab/>
            </w:r>
            <w:r w:rsidR="00922144">
              <w:rPr>
                <w:noProof/>
                <w:webHidden/>
              </w:rPr>
              <w:fldChar w:fldCharType="begin"/>
            </w:r>
            <w:r w:rsidR="00AB41ED">
              <w:rPr>
                <w:noProof/>
                <w:webHidden/>
              </w:rPr>
              <w:instrText xml:space="preserve"> PAGEREF _Toc371586471 \h </w:instrText>
            </w:r>
            <w:r w:rsidR="00922144">
              <w:rPr>
                <w:noProof/>
                <w:webHidden/>
              </w:rPr>
            </w:r>
            <w:r w:rsidR="00922144">
              <w:rPr>
                <w:noProof/>
                <w:webHidden/>
              </w:rPr>
              <w:fldChar w:fldCharType="separate"/>
            </w:r>
            <w:r w:rsidR="00AB41ED">
              <w:rPr>
                <w:noProof/>
                <w:webHidden/>
              </w:rPr>
              <w:t>76</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72" w:history="1">
            <w:r w:rsidR="00AB41ED" w:rsidRPr="0095780B">
              <w:rPr>
                <w:rStyle w:val="Hyperlink"/>
                <w:rFonts w:ascii="Cambria" w:hAnsi="Cambria"/>
                <w:noProof/>
              </w:rPr>
              <w:t>12.16</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SMS</w:t>
            </w:r>
            <w:r w:rsidR="00AB41ED">
              <w:rPr>
                <w:noProof/>
                <w:webHidden/>
              </w:rPr>
              <w:tab/>
            </w:r>
            <w:r w:rsidR="00922144">
              <w:rPr>
                <w:noProof/>
                <w:webHidden/>
              </w:rPr>
              <w:fldChar w:fldCharType="begin"/>
            </w:r>
            <w:r w:rsidR="00AB41ED">
              <w:rPr>
                <w:noProof/>
                <w:webHidden/>
              </w:rPr>
              <w:instrText xml:space="preserve"> PAGEREF _Toc371586472 \h </w:instrText>
            </w:r>
            <w:r w:rsidR="00922144">
              <w:rPr>
                <w:noProof/>
                <w:webHidden/>
              </w:rPr>
            </w:r>
            <w:r w:rsidR="00922144">
              <w:rPr>
                <w:noProof/>
                <w:webHidden/>
              </w:rPr>
              <w:fldChar w:fldCharType="separate"/>
            </w:r>
            <w:r w:rsidR="00AB41ED">
              <w:rPr>
                <w:noProof/>
                <w:webHidden/>
              </w:rPr>
              <w:t>76</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73" w:history="1">
            <w:r w:rsidR="00AB41ED" w:rsidRPr="0095780B">
              <w:rPr>
                <w:rStyle w:val="Hyperlink"/>
                <w:noProof/>
              </w:rPr>
              <w:t>12.17</w:t>
            </w:r>
            <w:r w:rsidR="00AB41ED">
              <w:rPr>
                <w:rFonts w:asciiTheme="minorHAnsi" w:eastAsiaTheme="minorEastAsia" w:hAnsiTheme="minorHAnsi" w:cstheme="minorBidi"/>
                <w:noProof/>
                <w:sz w:val="22"/>
                <w:szCs w:val="22"/>
                <w:lang w:val="en-ZA" w:eastAsia="en-ZA"/>
              </w:rPr>
              <w:tab/>
            </w:r>
            <w:r w:rsidR="00AB41ED" w:rsidRPr="0095780B">
              <w:rPr>
                <w:rStyle w:val="Hyperlink"/>
                <w:noProof/>
              </w:rPr>
              <w:t>Commission Reports</w:t>
            </w:r>
            <w:r w:rsidR="00AB41ED">
              <w:rPr>
                <w:noProof/>
                <w:webHidden/>
              </w:rPr>
              <w:tab/>
            </w:r>
            <w:r w:rsidR="00922144">
              <w:rPr>
                <w:noProof/>
                <w:webHidden/>
              </w:rPr>
              <w:fldChar w:fldCharType="begin"/>
            </w:r>
            <w:r w:rsidR="00AB41ED">
              <w:rPr>
                <w:noProof/>
                <w:webHidden/>
              </w:rPr>
              <w:instrText xml:space="preserve"> PAGEREF _Toc371586473 \h </w:instrText>
            </w:r>
            <w:r w:rsidR="00922144">
              <w:rPr>
                <w:noProof/>
                <w:webHidden/>
              </w:rPr>
            </w:r>
            <w:r w:rsidR="00922144">
              <w:rPr>
                <w:noProof/>
                <w:webHidden/>
              </w:rPr>
              <w:fldChar w:fldCharType="separate"/>
            </w:r>
            <w:r w:rsidR="00AB41ED">
              <w:rPr>
                <w:noProof/>
                <w:webHidden/>
              </w:rPr>
              <w:t>76</w:t>
            </w:r>
            <w:r w:rsidR="00922144">
              <w:rPr>
                <w:noProof/>
                <w:webHidden/>
              </w:rPr>
              <w:fldChar w:fldCharType="end"/>
            </w:r>
          </w:hyperlink>
        </w:p>
        <w:p w:rsidR="00AB41ED" w:rsidRDefault="00AE1055">
          <w:pPr>
            <w:pStyle w:val="TOC1"/>
            <w:tabs>
              <w:tab w:val="left" w:pos="480"/>
              <w:tab w:val="right" w:leader="dot" w:pos="9350"/>
            </w:tabs>
            <w:rPr>
              <w:rFonts w:asciiTheme="minorHAnsi" w:eastAsiaTheme="minorEastAsia" w:hAnsiTheme="minorHAnsi" w:cstheme="minorBidi"/>
              <w:noProof/>
              <w:sz w:val="22"/>
              <w:szCs w:val="22"/>
              <w:lang w:val="en-ZA" w:eastAsia="en-ZA"/>
            </w:rPr>
          </w:pPr>
          <w:hyperlink w:anchor="_Toc371586474" w:history="1">
            <w:r w:rsidR="00AB41ED" w:rsidRPr="0095780B">
              <w:rPr>
                <w:rStyle w:val="Hyperlink"/>
                <w:noProof/>
              </w:rPr>
              <w:t>13</w:t>
            </w:r>
            <w:r w:rsidR="00AB41ED">
              <w:rPr>
                <w:rFonts w:asciiTheme="minorHAnsi" w:eastAsiaTheme="minorEastAsia" w:hAnsiTheme="minorHAnsi" w:cstheme="minorBidi"/>
                <w:noProof/>
                <w:sz w:val="22"/>
                <w:szCs w:val="22"/>
                <w:lang w:val="en-ZA" w:eastAsia="en-ZA"/>
              </w:rPr>
              <w:tab/>
            </w:r>
            <w:r w:rsidR="00AB41ED" w:rsidRPr="0095780B">
              <w:rPr>
                <w:rStyle w:val="Hyperlink"/>
                <w:noProof/>
              </w:rPr>
              <w:t>Budgets</w:t>
            </w:r>
            <w:r w:rsidR="00AB41ED">
              <w:rPr>
                <w:noProof/>
                <w:webHidden/>
              </w:rPr>
              <w:tab/>
            </w:r>
            <w:r w:rsidR="00922144">
              <w:rPr>
                <w:noProof/>
                <w:webHidden/>
              </w:rPr>
              <w:fldChar w:fldCharType="begin"/>
            </w:r>
            <w:r w:rsidR="00AB41ED">
              <w:rPr>
                <w:noProof/>
                <w:webHidden/>
              </w:rPr>
              <w:instrText xml:space="preserve"> PAGEREF _Toc371586474 \h </w:instrText>
            </w:r>
            <w:r w:rsidR="00922144">
              <w:rPr>
                <w:noProof/>
                <w:webHidden/>
              </w:rPr>
            </w:r>
            <w:r w:rsidR="00922144">
              <w:rPr>
                <w:noProof/>
                <w:webHidden/>
              </w:rPr>
              <w:fldChar w:fldCharType="separate"/>
            </w:r>
            <w:r w:rsidR="00AB41ED">
              <w:rPr>
                <w:noProof/>
                <w:webHidden/>
              </w:rPr>
              <w:t>76</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75" w:history="1">
            <w:r w:rsidR="00AB41ED" w:rsidRPr="0095780B">
              <w:rPr>
                <w:rStyle w:val="Hyperlink"/>
                <w:noProof/>
              </w:rPr>
              <w:t>13.1</w:t>
            </w:r>
            <w:r w:rsidR="00AB41ED">
              <w:rPr>
                <w:rFonts w:asciiTheme="minorHAnsi" w:eastAsiaTheme="minorEastAsia" w:hAnsiTheme="minorHAnsi" w:cstheme="minorBidi"/>
                <w:noProof/>
                <w:sz w:val="22"/>
                <w:szCs w:val="22"/>
                <w:lang w:val="en-ZA" w:eastAsia="en-ZA"/>
              </w:rPr>
              <w:tab/>
            </w:r>
            <w:r w:rsidR="00AB41ED" w:rsidRPr="0095780B">
              <w:rPr>
                <w:rStyle w:val="Hyperlink"/>
                <w:noProof/>
              </w:rPr>
              <w:t>Agency Sales</w:t>
            </w:r>
            <w:r w:rsidR="00AB41ED">
              <w:rPr>
                <w:noProof/>
                <w:webHidden/>
              </w:rPr>
              <w:tab/>
            </w:r>
            <w:r w:rsidR="00922144">
              <w:rPr>
                <w:noProof/>
                <w:webHidden/>
              </w:rPr>
              <w:fldChar w:fldCharType="begin"/>
            </w:r>
            <w:r w:rsidR="00AB41ED">
              <w:rPr>
                <w:noProof/>
                <w:webHidden/>
              </w:rPr>
              <w:instrText xml:space="preserve"> PAGEREF _Toc371586475 \h </w:instrText>
            </w:r>
            <w:r w:rsidR="00922144">
              <w:rPr>
                <w:noProof/>
                <w:webHidden/>
              </w:rPr>
            </w:r>
            <w:r w:rsidR="00922144">
              <w:rPr>
                <w:noProof/>
                <w:webHidden/>
              </w:rPr>
              <w:fldChar w:fldCharType="separate"/>
            </w:r>
            <w:r w:rsidR="00AB41ED">
              <w:rPr>
                <w:noProof/>
                <w:webHidden/>
              </w:rPr>
              <w:t>77</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76" w:history="1">
            <w:r w:rsidR="00AB41ED" w:rsidRPr="0095780B">
              <w:rPr>
                <w:rStyle w:val="Hyperlink"/>
                <w:noProof/>
              </w:rPr>
              <w:t>13.2</w:t>
            </w:r>
            <w:r w:rsidR="00AB41ED">
              <w:rPr>
                <w:rFonts w:asciiTheme="minorHAnsi" w:eastAsiaTheme="minorEastAsia" w:hAnsiTheme="minorHAnsi" w:cstheme="minorBidi"/>
                <w:noProof/>
                <w:sz w:val="22"/>
                <w:szCs w:val="22"/>
                <w:lang w:val="en-ZA" w:eastAsia="en-ZA"/>
              </w:rPr>
              <w:tab/>
            </w:r>
            <w:r w:rsidR="00AB41ED" w:rsidRPr="0095780B">
              <w:rPr>
                <w:rStyle w:val="Hyperlink"/>
                <w:noProof/>
              </w:rPr>
              <w:t>Inceptions</w:t>
            </w:r>
            <w:r w:rsidR="00AB41ED">
              <w:rPr>
                <w:noProof/>
                <w:webHidden/>
              </w:rPr>
              <w:tab/>
            </w:r>
            <w:r w:rsidR="00922144">
              <w:rPr>
                <w:noProof/>
                <w:webHidden/>
              </w:rPr>
              <w:fldChar w:fldCharType="begin"/>
            </w:r>
            <w:r w:rsidR="00AB41ED">
              <w:rPr>
                <w:noProof/>
                <w:webHidden/>
              </w:rPr>
              <w:instrText xml:space="preserve"> PAGEREF _Toc371586476 \h </w:instrText>
            </w:r>
            <w:r w:rsidR="00922144">
              <w:rPr>
                <w:noProof/>
                <w:webHidden/>
              </w:rPr>
            </w:r>
            <w:r w:rsidR="00922144">
              <w:rPr>
                <w:noProof/>
                <w:webHidden/>
              </w:rPr>
              <w:fldChar w:fldCharType="separate"/>
            </w:r>
            <w:r w:rsidR="00AB41ED">
              <w:rPr>
                <w:noProof/>
                <w:webHidden/>
              </w:rPr>
              <w:t>77</w:t>
            </w:r>
            <w:r w:rsidR="00922144">
              <w:rPr>
                <w:noProof/>
                <w:webHidden/>
              </w:rPr>
              <w:fldChar w:fldCharType="end"/>
            </w:r>
          </w:hyperlink>
        </w:p>
        <w:p w:rsidR="00AB41ED" w:rsidRDefault="00AE1055">
          <w:pPr>
            <w:pStyle w:val="TOC1"/>
            <w:tabs>
              <w:tab w:val="left" w:pos="660"/>
              <w:tab w:val="right" w:leader="dot" w:pos="9350"/>
            </w:tabs>
            <w:rPr>
              <w:rFonts w:asciiTheme="minorHAnsi" w:eastAsiaTheme="minorEastAsia" w:hAnsiTheme="minorHAnsi" w:cstheme="minorBidi"/>
              <w:noProof/>
              <w:sz w:val="22"/>
              <w:szCs w:val="22"/>
              <w:lang w:val="en-ZA" w:eastAsia="en-ZA"/>
            </w:rPr>
          </w:pPr>
          <w:hyperlink w:anchor="_Toc371586477" w:history="1">
            <w:r w:rsidR="00AB41ED" w:rsidRPr="0095780B">
              <w:rPr>
                <w:rStyle w:val="Hyperlink"/>
                <w:rFonts w:ascii="Cambria" w:hAnsi="Cambria"/>
                <w:noProof/>
              </w:rPr>
              <w:t>14</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Policy Servicing</w:t>
            </w:r>
            <w:r w:rsidR="00AB41ED">
              <w:rPr>
                <w:noProof/>
                <w:webHidden/>
              </w:rPr>
              <w:tab/>
            </w:r>
            <w:r w:rsidR="00922144">
              <w:rPr>
                <w:noProof/>
                <w:webHidden/>
              </w:rPr>
              <w:fldChar w:fldCharType="begin"/>
            </w:r>
            <w:r w:rsidR="00AB41ED">
              <w:rPr>
                <w:noProof/>
                <w:webHidden/>
              </w:rPr>
              <w:instrText xml:space="preserve"> PAGEREF _Toc371586477 \h </w:instrText>
            </w:r>
            <w:r w:rsidR="00922144">
              <w:rPr>
                <w:noProof/>
                <w:webHidden/>
              </w:rPr>
            </w:r>
            <w:r w:rsidR="00922144">
              <w:rPr>
                <w:noProof/>
                <w:webHidden/>
              </w:rPr>
              <w:fldChar w:fldCharType="separate"/>
            </w:r>
            <w:r w:rsidR="00AB41ED">
              <w:rPr>
                <w:noProof/>
                <w:webHidden/>
              </w:rPr>
              <w:t>78</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78" w:history="1">
            <w:r w:rsidR="00AB41ED" w:rsidRPr="0095780B">
              <w:rPr>
                <w:rStyle w:val="Hyperlink"/>
                <w:rFonts w:ascii="Cambria" w:eastAsiaTheme="minorHAnsi" w:hAnsi="Cambria"/>
                <w:noProof/>
              </w:rPr>
              <w:t>14.1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Change Request</w:t>
            </w:r>
            <w:r w:rsidR="00AB41ED">
              <w:rPr>
                <w:noProof/>
                <w:webHidden/>
              </w:rPr>
              <w:tab/>
            </w:r>
            <w:r w:rsidR="00922144">
              <w:rPr>
                <w:noProof/>
                <w:webHidden/>
              </w:rPr>
              <w:fldChar w:fldCharType="begin"/>
            </w:r>
            <w:r w:rsidR="00AB41ED">
              <w:rPr>
                <w:noProof/>
                <w:webHidden/>
              </w:rPr>
              <w:instrText xml:space="preserve"> PAGEREF _Toc371586478 \h </w:instrText>
            </w:r>
            <w:r w:rsidR="00922144">
              <w:rPr>
                <w:noProof/>
                <w:webHidden/>
              </w:rPr>
            </w:r>
            <w:r w:rsidR="00922144">
              <w:rPr>
                <w:noProof/>
                <w:webHidden/>
              </w:rPr>
              <w:fldChar w:fldCharType="separate"/>
            </w:r>
            <w:r w:rsidR="00AB41ED">
              <w:rPr>
                <w:noProof/>
                <w:webHidden/>
              </w:rPr>
              <w:t>78</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79" w:history="1">
            <w:r w:rsidR="00AB41ED" w:rsidRPr="0095780B">
              <w:rPr>
                <w:rStyle w:val="Hyperlink"/>
                <w:rFonts w:ascii="Cambria" w:eastAsiaTheme="minorHAnsi" w:hAnsi="Cambria"/>
                <w:noProof/>
              </w:rPr>
              <w:t>14.1.1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Input</w:t>
            </w:r>
            <w:r w:rsidR="00AB41ED">
              <w:rPr>
                <w:noProof/>
                <w:webHidden/>
              </w:rPr>
              <w:tab/>
            </w:r>
            <w:r w:rsidR="00922144">
              <w:rPr>
                <w:noProof/>
                <w:webHidden/>
              </w:rPr>
              <w:fldChar w:fldCharType="begin"/>
            </w:r>
            <w:r w:rsidR="00AB41ED">
              <w:rPr>
                <w:noProof/>
                <w:webHidden/>
              </w:rPr>
              <w:instrText xml:space="preserve"> PAGEREF _Toc371586479 \h </w:instrText>
            </w:r>
            <w:r w:rsidR="00922144">
              <w:rPr>
                <w:noProof/>
                <w:webHidden/>
              </w:rPr>
            </w:r>
            <w:r w:rsidR="00922144">
              <w:rPr>
                <w:noProof/>
                <w:webHidden/>
              </w:rPr>
              <w:fldChar w:fldCharType="separate"/>
            </w:r>
            <w:r w:rsidR="00AB41ED">
              <w:rPr>
                <w:noProof/>
                <w:webHidden/>
              </w:rPr>
              <w:t>78</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80" w:history="1">
            <w:r w:rsidR="00AB41ED" w:rsidRPr="0095780B">
              <w:rPr>
                <w:rStyle w:val="Hyperlink"/>
                <w:rFonts w:ascii="Cambria" w:eastAsiaTheme="minorHAnsi" w:hAnsi="Cambria"/>
                <w:noProof/>
              </w:rPr>
              <w:t>14.1.2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Processing</w:t>
            </w:r>
            <w:r w:rsidR="00AB41ED">
              <w:rPr>
                <w:noProof/>
                <w:webHidden/>
              </w:rPr>
              <w:tab/>
            </w:r>
            <w:r w:rsidR="00922144">
              <w:rPr>
                <w:noProof/>
                <w:webHidden/>
              </w:rPr>
              <w:fldChar w:fldCharType="begin"/>
            </w:r>
            <w:r w:rsidR="00AB41ED">
              <w:rPr>
                <w:noProof/>
                <w:webHidden/>
              </w:rPr>
              <w:instrText xml:space="preserve"> PAGEREF _Toc371586480 \h </w:instrText>
            </w:r>
            <w:r w:rsidR="00922144">
              <w:rPr>
                <w:noProof/>
                <w:webHidden/>
              </w:rPr>
            </w:r>
            <w:r w:rsidR="00922144">
              <w:rPr>
                <w:noProof/>
                <w:webHidden/>
              </w:rPr>
              <w:fldChar w:fldCharType="separate"/>
            </w:r>
            <w:r w:rsidR="00AB41ED">
              <w:rPr>
                <w:noProof/>
                <w:webHidden/>
              </w:rPr>
              <w:t>78</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81" w:history="1">
            <w:r w:rsidR="00AB41ED" w:rsidRPr="0095780B">
              <w:rPr>
                <w:rStyle w:val="Hyperlink"/>
                <w:rFonts w:ascii="Cambria" w:hAnsi="Cambria"/>
                <w:noProof/>
              </w:rPr>
              <w:t>14.1.3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Output</w:t>
            </w:r>
            <w:r w:rsidR="00AB41ED">
              <w:rPr>
                <w:noProof/>
                <w:webHidden/>
              </w:rPr>
              <w:tab/>
            </w:r>
            <w:r w:rsidR="00922144">
              <w:rPr>
                <w:noProof/>
                <w:webHidden/>
              </w:rPr>
              <w:fldChar w:fldCharType="begin"/>
            </w:r>
            <w:r w:rsidR="00AB41ED">
              <w:rPr>
                <w:noProof/>
                <w:webHidden/>
              </w:rPr>
              <w:instrText xml:space="preserve"> PAGEREF _Toc371586481 \h </w:instrText>
            </w:r>
            <w:r w:rsidR="00922144">
              <w:rPr>
                <w:noProof/>
                <w:webHidden/>
              </w:rPr>
            </w:r>
            <w:r w:rsidR="00922144">
              <w:rPr>
                <w:noProof/>
                <w:webHidden/>
              </w:rPr>
              <w:fldChar w:fldCharType="separate"/>
            </w:r>
            <w:r w:rsidR="00AB41ED">
              <w:rPr>
                <w:noProof/>
                <w:webHidden/>
              </w:rPr>
              <w:t>78</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82" w:history="1">
            <w:r w:rsidR="00AB41ED" w:rsidRPr="0095780B">
              <w:rPr>
                <w:rStyle w:val="Hyperlink"/>
                <w:rFonts w:ascii="Cambria" w:hAnsi="Cambria"/>
                <w:noProof/>
              </w:rPr>
              <w:t>14.2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Endorsements</w:t>
            </w:r>
            <w:r w:rsidR="00AB41ED">
              <w:rPr>
                <w:noProof/>
                <w:webHidden/>
              </w:rPr>
              <w:tab/>
            </w:r>
            <w:r w:rsidR="00922144">
              <w:rPr>
                <w:noProof/>
                <w:webHidden/>
              </w:rPr>
              <w:fldChar w:fldCharType="begin"/>
            </w:r>
            <w:r w:rsidR="00AB41ED">
              <w:rPr>
                <w:noProof/>
                <w:webHidden/>
              </w:rPr>
              <w:instrText xml:space="preserve"> PAGEREF _Toc371586482 \h </w:instrText>
            </w:r>
            <w:r w:rsidR="00922144">
              <w:rPr>
                <w:noProof/>
                <w:webHidden/>
              </w:rPr>
            </w:r>
            <w:r w:rsidR="00922144">
              <w:rPr>
                <w:noProof/>
                <w:webHidden/>
              </w:rPr>
              <w:fldChar w:fldCharType="separate"/>
            </w:r>
            <w:r w:rsidR="00AB41ED">
              <w:rPr>
                <w:noProof/>
                <w:webHidden/>
              </w:rPr>
              <w:t>79</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83" w:history="1">
            <w:r w:rsidR="00AB41ED" w:rsidRPr="0095780B">
              <w:rPr>
                <w:rStyle w:val="Hyperlink"/>
                <w:rFonts w:ascii="Cambria" w:hAnsi="Cambria"/>
                <w:noProof/>
              </w:rPr>
              <w:t>14.2.1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Policy Amendment</w:t>
            </w:r>
            <w:r w:rsidR="00AB41ED">
              <w:rPr>
                <w:noProof/>
                <w:webHidden/>
              </w:rPr>
              <w:tab/>
            </w:r>
            <w:r w:rsidR="00922144">
              <w:rPr>
                <w:noProof/>
                <w:webHidden/>
              </w:rPr>
              <w:fldChar w:fldCharType="begin"/>
            </w:r>
            <w:r w:rsidR="00AB41ED">
              <w:rPr>
                <w:noProof/>
                <w:webHidden/>
              </w:rPr>
              <w:instrText xml:space="preserve"> PAGEREF _Toc371586483 \h </w:instrText>
            </w:r>
            <w:r w:rsidR="00922144">
              <w:rPr>
                <w:noProof/>
                <w:webHidden/>
              </w:rPr>
            </w:r>
            <w:r w:rsidR="00922144">
              <w:rPr>
                <w:noProof/>
                <w:webHidden/>
              </w:rPr>
              <w:fldChar w:fldCharType="separate"/>
            </w:r>
            <w:r w:rsidR="00AB41ED">
              <w:rPr>
                <w:noProof/>
                <w:webHidden/>
              </w:rPr>
              <w:t>79</w:t>
            </w:r>
            <w:r w:rsidR="00922144">
              <w:rPr>
                <w:noProof/>
                <w:webHidden/>
              </w:rPr>
              <w:fldChar w:fldCharType="end"/>
            </w:r>
          </w:hyperlink>
        </w:p>
        <w:p w:rsidR="00AB41ED" w:rsidRDefault="00AE1055">
          <w:pPr>
            <w:pStyle w:val="TOC4"/>
            <w:tabs>
              <w:tab w:val="left" w:pos="1760"/>
              <w:tab w:val="right" w:leader="dot" w:pos="9350"/>
            </w:tabs>
            <w:rPr>
              <w:noProof/>
            </w:rPr>
          </w:pPr>
          <w:hyperlink w:anchor="_Toc371586484" w:history="1">
            <w:r w:rsidR="00AB41ED" w:rsidRPr="0095780B">
              <w:rPr>
                <w:rStyle w:val="Hyperlink"/>
                <w:noProof/>
              </w:rPr>
              <w:t>14.2.1.1</w:t>
            </w:r>
            <w:r w:rsidR="00AB41ED">
              <w:rPr>
                <w:noProof/>
              </w:rPr>
              <w:tab/>
            </w:r>
            <w:r w:rsidR="00AB41ED" w:rsidRPr="0095780B">
              <w:rPr>
                <w:rStyle w:val="Hyperlink"/>
                <w:noProof/>
              </w:rPr>
              <w:t>Change of date of birth</w:t>
            </w:r>
            <w:r w:rsidR="00AB41ED">
              <w:rPr>
                <w:noProof/>
                <w:webHidden/>
              </w:rPr>
              <w:tab/>
            </w:r>
            <w:r w:rsidR="00922144">
              <w:rPr>
                <w:noProof/>
                <w:webHidden/>
              </w:rPr>
              <w:fldChar w:fldCharType="begin"/>
            </w:r>
            <w:r w:rsidR="00AB41ED">
              <w:rPr>
                <w:noProof/>
                <w:webHidden/>
              </w:rPr>
              <w:instrText xml:space="preserve"> PAGEREF _Toc371586484 \h </w:instrText>
            </w:r>
            <w:r w:rsidR="00922144">
              <w:rPr>
                <w:noProof/>
                <w:webHidden/>
              </w:rPr>
            </w:r>
            <w:r w:rsidR="00922144">
              <w:rPr>
                <w:noProof/>
                <w:webHidden/>
              </w:rPr>
              <w:fldChar w:fldCharType="separate"/>
            </w:r>
            <w:r w:rsidR="00AB41ED">
              <w:rPr>
                <w:noProof/>
                <w:webHidden/>
              </w:rPr>
              <w:t>79</w:t>
            </w:r>
            <w:r w:rsidR="00922144">
              <w:rPr>
                <w:noProof/>
                <w:webHidden/>
              </w:rPr>
              <w:fldChar w:fldCharType="end"/>
            </w:r>
          </w:hyperlink>
        </w:p>
        <w:p w:rsidR="00AB41ED" w:rsidRDefault="00AE1055">
          <w:pPr>
            <w:pStyle w:val="TOC4"/>
            <w:tabs>
              <w:tab w:val="left" w:pos="1760"/>
              <w:tab w:val="right" w:leader="dot" w:pos="9350"/>
            </w:tabs>
            <w:rPr>
              <w:noProof/>
            </w:rPr>
          </w:pPr>
          <w:hyperlink w:anchor="_Toc371586485" w:history="1">
            <w:r w:rsidR="00AB41ED" w:rsidRPr="0095780B">
              <w:rPr>
                <w:rStyle w:val="Hyperlink"/>
                <w:noProof/>
              </w:rPr>
              <w:t>14.2.1.2</w:t>
            </w:r>
            <w:r w:rsidR="00AB41ED">
              <w:rPr>
                <w:noProof/>
              </w:rPr>
              <w:tab/>
            </w:r>
            <w:r w:rsidR="00AB41ED" w:rsidRPr="0095780B">
              <w:rPr>
                <w:rStyle w:val="Hyperlink"/>
                <w:noProof/>
              </w:rPr>
              <w:t>Change of Trustee</w:t>
            </w:r>
            <w:r w:rsidR="00AB41ED">
              <w:rPr>
                <w:noProof/>
                <w:webHidden/>
              </w:rPr>
              <w:tab/>
            </w:r>
            <w:r w:rsidR="00922144">
              <w:rPr>
                <w:noProof/>
                <w:webHidden/>
              </w:rPr>
              <w:fldChar w:fldCharType="begin"/>
            </w:r>
            <w:r w:rsidR="00AB41ED">
              <w:rPr>
                <w:noProof/>
                <w:webHidden/>
              </w:rPr>
              <w:instrText xml:space="preserve"> PAGEREF _Toc371586485 \h </w:instrText>
            </w:r>
            <w:r w:rsidR="00922144">
              <w:rPr>
                <w:noProof/>
                <w:webHidden/>
              </w:rPr>
            </w:r>
            <w:r w:rsidR="00922144">
              <w:rPr>
                <w:noProof/>
                <w:webHidden/>
              </w:rPr>
              <w:fldChar w:fldCharType="separate"/>
            </w:r>
            <w:r w:rsidR="00AB41ED">
              <w:rPr>
                <w:noProof/>
                <w:webHidden/>
              </w:rPr>
              <w:t>79</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86" w:history="1">
            <w:r w:rsidR="00AB41ED" w:rsidRPr="0095780B">
              <w:rPr>
                <w:rStyle w:val="Hyperlink"/>
                <w:rFonts w:ascii="Cambria" w:hAnsi="Cambria"/>
                <w:noProof/>
              </w:rPr>
              <w:t>14.2.2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Inflation Protector</w:t>
            </w:r>
            <w:r w:rsidR="00AB41ED">
              <w:rPr>
                <w:noProof/>
                <w:webHidden/>
              </w:rPr>
              <w:tab/>
            </w:r>
            <w:r w:rsidR="00922144">
              <w:rPr>
                <w:noProof/>
                <w:webHidden/>
              </w:rPr>
              <w:fldChar w:fldCharType="begin"/>
            </w:r>
            <w:r w:rsidR="00AB41ED">
              <w:rPr>
                <w:noProof/>
                <w:webHidden/>
              </w:rPr>
              <w:instrText xml:space="preserve"> PAGEREF _Toc371586486 \h </w:instrText>
            </w:r>
            <w:r w:rsidR="00922144">
              <w:rPr>
                <w:noProof/>
                <w:webHidden/>
              </w:rPr>
            </w:r>
            <w:r w:rsidR="00922144">
              <w:rPr>
                <w:noProof/>
                <w:webHidden/>
              </w:rPr>
              <w:fldChar w:fldCharType="separate"/>
            </w:r>
            <w:r w:rsidR="00AB41ED">
              <w:rPr>
                <w:noProof/>
                <w:webHidden/>
              </w:rPr>
              <w:t>79</w:t>
            </w:r>
            <w:r w:rsidR="00922144">
              <w:rPr>
                <w:noProof/>
                <w:webHidden/>
              </w:rPr>
              <w:fldChar w:fldCharType="end"/>
            </w:r>
          </w:hyperlink>
        </w:p>
        <w:p w:rsidR="00AB41ED" w:rsidRDefault="00AE1055">
          <w:pPr>
            <w:pStyle w:val="TOC4"/>
            <w:tabs>
              <w:tab w:val="left" w:pos="1760"/>
              <w:tab w:val="right" w:leader="dot" w:pos="9350"/>
            </w:tabs>
            <w:rPr>
              <w:noProof/>
            </w:rPr>
          </w:pPr>
          <w:hyperlink w:anchor="_Toc371586487" w:history="1">
            <w:r w:rsidR="00AB41ED" w:rsidRPr="0095780B">
              <w:rPr>
                <w:rStyle w:val="Hyperlink"/>
                <w:noProof/>
              </w:rPr>
              <w:t>14.2.2.1</w:t>
            </w:r>
            <w:r w:rsidR="00AB41ED">
              <w:rPr>
                <w:noProof/>
              </w:rPr>
              <w:tab/>
            </w:r>
            <w:r w:rsidR="00AB41ED" w:rsidRPr="0095780B">
              <w:rPr>
                <w:rStyle w:val="Hyperlink"/>
                <w:noProof/>
              </w:rPr>
              <w:t>Change of Inflation Protector Rate</w:t>
            </w:r>
            <w:r w:rsidR="00AB41ED">
              <w:rPr>
                <w:noProof/>
                <w:webHidden/>
              </w:rPr>
              <w:tab/>
            </w:r>
            <w:r w:rsidR="00922144">
              <w:rPr>
                <w:noProof/>
                <w:webHidden/>
              </w:rPr>
              <w:fldChar w:fldCharType="begin"/>
            </w:r>
            <w:r w:rsidR="00AB41ED">
              <w:rPr>
                <w:noProof/>
                <w:webHidden/>
              </w:rPr>
              <w:instrText xml:space="preserve"> PAGEREF _Toc371586487 \h </w:instrText>
            </w:r>
            <w:r w:rsidR="00922144">
              <w:rPr>
                <w:noProof/>
                <w:webHidden/>
              </w:rPr>
            </w:r>
            <w:r w:rsidR="00922144">
              <w:rPr>
                <w:noProof/>
                <w:webHidden/>
              </w:rPr>
              <w:fldChar w:fldCharType="separate"/>
            </w:r>
            <w:r w:rsidR="00AB41ED">
              <w:rPr>
                <w:noProof/>
                <w:webHidden/>
              </w:rPr>
              <w:t>80</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88" w:history="1">
            <w:r w:rsidR="00AB41ED" w:rsidRPr="0095780B">
              <w:rPr>
                <w:rStyle w:val="Hyperlink"/>
                <w:rFonts w:ascii="Cambria" w:hAnsi="Cambria"/>
                <w:noProof/>
              </w:rPr>
              <w:t>14.2.3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Change of lives covered</w:t>
            </w:r>
            <w:r w:rsidR="00AB41ED">
              <w:rPr>
                <w:noProof/>
                <w:webHidden/>
              </w:rPr>
              <w:tab/>
            </w:r>
            <w:r w:rsidR="00922144">
              <w:rPr>
                <w:noProof/>
                <w:webHidden/>
              </w:rPr>
              <w:fldChar w:fldCharType="begin"/>
            </w:r>
            <w:r w:rsidR="00AB41ED">
              <w:rPr>
                <w:noProof/>
                <w:webHidden/>
              </w:rPr>
              <w:instrText xml:space="preserve"> PAGEREF _Toc371586488 \h </w:instrText>
            </w:r>
            <w:r w:rsidR="00922144">
              <w:rPr>
                <w:noProof/>
                <w:webHidden/>
              </w:rPr>
            </w:r>
            <w:r w:rsidR="00922144">
              <w:rPr>
                <w:noProof/>
                <w:webHidden/>
              </w:rPr>
              <w:fldChar w:fldCharType="separate"/>
            </w:r>
            <w:r w:rsidR="00AB41ED">
              <w:rPr>
                <w:noProof/>
                <w:webHidden/>
              </w:rPr>
              <w:t>80</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89" w:history="1">
            <w:r w:rsidR="00AB41ED" w:rsidRPr="0095780B">
              <w:rPr>
                <w:rStyle w:val="Hyperlink"/>
                <w:rFonts w:ascii="Cambria" w:hAnsi="Cambria"/>
                <w:noProof/>
              </w:rPr>
              <w:t>14.2.4</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Change of cover</w:t>
            </w:r>
            <w:r w:rsidR="00AB41ED">
              <w:rPr>
                <w:noProof/>
                <w:webHidden/>
              </w:rPr>
              <w:tab/>
            </w:r>
            <w:r w:rsidR="00922144">
              <w:rPr>
                <w:noProof/>
                <w:webHidden/>
              </w:rPr>
              <w:fldChar w:fldCharType="begin"/>
            </w:r>
            <w:r w:rsidR="00AB41ED">
              <w:rPr>
                <w:noProof/>
                <w:webHidden/>
              </w:rPr>
              <w:instrText xml:space="preserve"> PAGEREF _Toc371586489 \h </w:instrText>
            </w:r>
            <w:r w:rsidR="00922144">
              <w:rPr>
                <w:noProof/>
                <w:webHidden/>
              </w:rPr>
            </w:r>
            <w:r w:rsidR="00922144">
              <w:rPr>
                <w:noProof/>
                <w:webHidden/>
              </w:rPr>
              <w:fldChar w:fldCharType="separate"/>
            </w:r>
            <w:r w:rsidR="00AB41ED">
              <w:rPr>
                <w:noProof/>
                <w:webHidden/>
              </w:rPr>
              <w:t>80</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90" w:history="1">
            <w:r w:rsidR="00AB41ED" w:rsidRPr="0095780B">
              <w:rPr>
                <w:rStyle w:val="Hyperlink"/>
                <w:rFonts w:ascii="Cambria" w:hAnsi="Cambria"/>
                <w:noProof/>
              </w:rPr>
              <w:t>14.2.5</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Change of names</w:t>
            </w:r>
            <w:r w:rsidR="00AB41ED">
              <w:rPr>
                <w:noProof/>
                <w:webHidden/>
              </w:rPr>
              <w:tab/>
            </w:r>
            <w:r w:rsidR="00922144">
              <w:rPr>
                <w:noProof/>
                <w:webHidden/>
              </w:rPr>
              <w:fldChar w:fldCharType="begin"/>
            </w:r>
            <w:r w:rsidR="00AB41ED">
              <w:rPr>
                <w:noProof/>
                <w:webHidden/>
              </w:rPr>
              <w:instrText xml:space="preserve"> PAGEREF _Toc371586490 \h </w:instrText>
            </w:r>
            <w:r w:rsidR="00922144">
              <w:rPr>
                <w:noProof/>
                <w:webHidden/>
              </w:rPr>
            </w:r>
            <w:r w:rsidR="00922144">
              <w:rPr>
                <w:noProof/>
                <w:webHidden/>
              </w:rPr>
              <w:fldChar w:fldCharType="separate"/>
            </w:r>
            <w:r w:rsidR="00AB41ED">
              <w:rPr>
                <w:noProof/>
                <w:webHidden/>
              </w:rPr>
              <w:t>80</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91" w:history="1">
            <w:r w:rsidR="00AB41ED" w:rsidRPr="0095780B">
              <w:rPr>
                <w:rStyle w:val="Hyperlink"/>
                <w:rFonts w:ascii="Cambria" w:hAnsi="Cambria"/>
                <w:noProof/>
              </w:rPr>
              <w:t>14.2.6</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Change of beneficiaries</w:t>
            </w:r>
            <w:r w:rsidR="00AB41ED">
              <w:rPr>
                <w:noProof/>
                <w:webHidden/>
              </w:rPr>
              <w:tab/>
            </w:r>
            <w:r w:rsidR="00922144">
              <w:rPr>
                <w:noProof/>
                <w:webHidden/>
              </w:rPr>
              <w:fldChar w:fldCharType="begin"/>
            </w:r>
            <w:r w:rsidR="00AB41ED">
              <w:rPr>
                <w:noProof/>
                <w:webHidden/>
              </w:rPr>
              <w:instrText xml:space="preserve"> PAGEREF _Toc371586491 \h </w:instrText>
            </w:r>
            <w:r w:rsidR="00922144">
              <w:rPr>
                <w:noProof/>
                <w:webHidden/>
              </w:rPr>
            </w:r>
            <w:r w:rsidR="00922144">
              <w:rPr>
                <w:noProof/>
                <w:webHidden/>
              </w:rPr>
              <w:fldChar w:fldCharType="separate"/>
            </w:r>
            <w:r w:rsidR="00AB41ED">
              <w:rPr>
                <w:noProof/>
                <w:webHidden/>
              </w:rPr>
              <w:t>80</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92" w:history="1">
            <w:r w:rsidR="00AB41ED" w:rsidRPr="0095780B">
              <w:rPr>
                <w:rStyle w:val="Hyperlink"/>
                <w:rFonts w:ascii="Cambria" w:hAnsi="Cambria"/>
                <w:noProof/>
              </w:rPr>
              <w:t>14.2.7</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Change of Agent</w:t>
            </w:r>
            <w:r w:rsidR="00AB41ED">
              <w:rPr>
                <w:noProof/>
                <w:webHidden/>
              </w:rPr>
              <w:tab/>
            </w:r>
            <w:r w:rsidR="00922144">
              <w:rPr>
                <w:noProof/>
                <w:webHidden/>
              </w:rPr>
              <w:fldChar w:fldCharType="begin"/>
            </w:r>
            <w:r w:rsidR="00AB41ED">
              <w:rPr>
                <w:noProof/>
                <w:webHidden/>
              </w:rPr>
              <w:instrText xml:space="preserve"> PAGEREF _Toc371586492 \h </w:instrText>
            </w:r>
            <w:r w:rsidR="00922144">
              <w:rPr>
                <w:noProof/>
                <w:webHidden/>
              </w:rPr>
            </w:r>
            <w:r w:rsidR="00922144">
              <w:rPr>
                <w:noProof/>
                <w:webHidden/>
              </w:rPr>
              <w:fldChar w:fldCharType="separate"/>
            </w:r>
            <w:r w:rsidR="00AB41ED">
              <w:rPr>
                <w:noProof/>
                <w:webHidden/>
              </w:rPr>
              <w:t>80</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93" w:history="1">
            <w:r w:rsidR="00AB41ED" w:rsidRPr="0095780B">
              <w:rPr>
                <w:rStyle w:val="Hyperlink"/>
                <w:rFonts w:ascii="Cambria" w:hAnsi="Cambria"/>
                <w:noProof/>
              </w:rPr>
              <w:t>14.2.8</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Change of payment method</w:t>
            </w:r>
            <w:r w:rsidR="00AB41ED">
              <w:rPr>
                <w:noProof/>
                <w:webHidden/>
              </w:rPr>
              <w:tab/>
            </w:r>
            <w:r w:rsidR="00922144">
              <w:rPr>
                <w:noProof/>
                <w:webHidden/>
              </w:rPr>
              <w:fldChar w:fldCharType="begin"/>
            </w:r>
            <w:r w:rsidR="00AB41ED">
              <w:rPr>
                <w:noProof/>
                <w:webHidden/>
              </w:rPr>
              <w:instrText xml:space="preserve"> PAGEREF _Toc371586493 \h </w:instrText>
            </w:r>
            <w:r w:rsidR="00922144">
              <w:rPr>
                <w:noProof/>
                <w:webHidden/>
              </w:rPr>
            </w:r>
            <w:r w:rsidR="00922144">
              <w:rPr>
                <w:noProof/>
                <w:webHidden/>
              </w:rPr>
              <w:fldChar w:fldCharType="separate"/>
            </w:r>
            <w:r w:rsidR="00AB41ED">
              <w:rPr>
                <w:noProof/>
                <w:webHidden/>
              </w:rPr>
              <w:t>81</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494" w:history="1">
            <w:r w:rsidR="00AB41ED" w:rsidRPr="0095780B">
              <w:rPr>
                <w:rStyle w:val="Hyperlink"/>
                <w:rFonts w:ascii="Cambria" w:hAnsi="Cambria"/>
                <w:noProof/>
              </w:rPr>
              <w:t>14.2.9</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Paid up Benefit</w:t>
            </w:r>
            <w:r w:rsidR="00AB41ED">
              <w:rPr>
                <w:noProof/>
                <w:webHidden/>
              </w:rPr>
              <w:tab/>
            </w:r>
            <w:r w:rsidR="00922144">
              <w:rPr>
                <w:noProof/>
                <w:webHidden/>
              </w:rPr>
              <w:fldChar w:fldCharType="begin"/>
            </w:r>
            <w:r w:rsidR="00AB41ED">
              <w:rPr>
                <w:noProof/>
                <w:webHidden/>
              </w:rPr>
              <w:instrText xml:space="preserve"> PAGEREF _Toc371586494 \h </w:instrText>
            </w:r>
            <w:r w:rsidR="00922144">
              <w:rPr>
                <w:noProof/>
                <w:webHidden/>
              </w:rPr>
            </w:r>
            <w:r w:rsidR="00922144">
              <w:rPr>
                <w:noProof/>
                <w:webHidden/>
              </w:rPr>
              <w:fldChar w:fldCharType="separate"/>
            </w:r>
            <w:r w:rsidR="00AB41ED">
              <w:rPr>
                <w:noProof/>
                <w:webHidden/>
              </w:rPr>
              <w:t>81</w:t>
            </w:r>
            <w:r w:rsidR="00922144">
              <w:rPr>
                <w:noProof/>
                <w:webHidden/>
              </w:rPr>
              <w:fldChar w:fldCharType="end"/>
            </w:r>
          </w:hyperlink>
        </w:p>
        <w:p w:rsidR="00AB41ED" w:rsidRDefault="00AE1055">
          <w:pPr>
            <w:pStyle w:val="TOC4"/>
            <w:tabs>
              <w:tab w:val="left" w:pos="1760"/>
              <w:tab w:val="right" w:leader="dot" w:pos="9350"/>
            </w:tabs>
            <w:rPr>
              <w:noProof/>
            </w:rPr>
          </w:pPr>
          <w:hyperlink w:anchor="_Toc371586495" w:history="1">
            <w:r w:rsidR="00AB41ED" w:rsidRPr="0095780B">
              <w:rPr>
                <w:rStyle w:val="Hyperlink"/>
                <w:noProof/>
              </w:rPr>
              <w:t>14.2.9.1</w:t>
            </w:r>
            <w:r w:rsidR="00AB41ED">
              <w:rPr>
                <w:noProof/>
              </w:rPr>
              <w:tab/>
            </w:r>
            <w:r w:rsidR="00AB41ED" w:rsidRPr="0095780B">
              <w:rPr>
                <w:rStyle w:val="Hyperlink"/>
                <w:noProof/>
              </w:rPr>
              <w:t>Educational Support Plan</w:t>
            </w:r>
            <w:r w:rsidR="00AB41ED">
              <w:rPr>
                <w:noProof/>
                <w:webHidden/>
              </w:rPr>
              <w:tab/>
            </w:r>
            <w:r w:rsidR="00922144">
              <w:rPr>
                <w:noProof/>
                <w:webHidden/>
              </w:rPr>
              <w:fldChar w:fldCharType="begin"/>
            </w:r>
            <w:r w:rsidR="00AB41ED">
              <w:rPr>
                <w:noProof/>
                <w:webHidden/>
              </w:rPr>
              <w:instrText xml:space="preserve"> PAGEREF _Toc371586495 \h </w:instrText>
            </w:r>
            <w:r w:rsidR="00922144">
              <w:rPr>
                <w:noProof/>
                <w:webHidden/>
              </w:rPr>
            </w:r>
            <w:r w:rsidR="00922144">
              <w:rPr>
                <w:noProof/>
                <w:webHidden/>
              </w:rPr>
              <w:fldChar w:fldCharType="separate"/>
            </w:r>
            <w:r w:rsidR="00AB41ED">
              <w:rPr>
                <w:noProof/>
                <w:webHidden/>
              </w:rPr>
              <w:t>81</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96" w:history="1">
            <w:r w:rsidR="00AB41ED" w:rsidRPr="0095780B">
              <w:rPr>
                <w:rStyle w:val="Hyperlink"/>
                <w:rFonts w:ascii="Cambria" w:hAnsi="Cambria"/>
                <w:noProof/>
              </w:rPr>
              <w:t>14.3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Policy cancellation</w:t>
            </w:r>
            <w:r w:rsidR="00AB41ED">
              <w:rPr>
                <w:noProof/>
                <w:webHidden/>
              </w:rPr>
              <w:tab/>
            </w:r>
            <w:r w:rsidR="00922144">
              <w:rPr>
                <w:noProof/>
                <w:webHidden/>
              </w:rPr>
              <w:fldChar w:fldCharType="begin"/>
            </w:r>
            <w:r w:rsidR="00AB41ED">
              <w:rPr>
                <w:noProof/>
                <w:webHidden/>
              </w:rPr>
              <w:instrText xml:space="preserve"> PAGEREF _Toc371586496 \h </w:instrText>
            </w:r>
            <w:r w:rsidR="00922144">
              <w:rPr>
                <w:noProof/>
                <w:webHidden/>
              </w:rPr>
            </w:r>
            <w:r w:rsidR="00922144">
              <w:rPr>
                <w:noProof/>
                <w:webHidden/>
              </w:rPr>
              <w:fldChar w:fldCharType="separate"/>
            </w:r>
            <w:r w:rsidR="00AB41ED">
              <w:rPr>
                <w:noProof/>
                <w:webHidden/>
              </w:rPr>
              <w:t>81</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497" w:history="1">
            <w:r w:rsidR="00AB41ED" w:rsidRPr="0095780B">
              <w:rPr>
                <w:rStyle w:val="Hyperlink"/>
                <w:rFonts w:ascii="Cambria" w:hAnsi="Cambria"/>
                <w:noProof/>
              </w:rPr>
              <w:t>14.4</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Lapse process</w:t>
            </w:r>
            <w:r w:rsidR="00AB41ED">
              <w:rPr>
                <w:noProof/>
                <w:webHidden/>
              </w:rPr>
              <w:tab/>
            </w:r>
            <w:r w:rsidR="00922144">
              <w:rPr>
                <w:noProof/>
                <w:webHidden/>
              </w:rPr>
              <w:fldChar w:fldCharType="begin"/>
            </w:r>
            <w:r w:rsidR="00AB41ED">
              <w:rPr>
                <w:noProof/>
                <w:webHidden/>
              </w:rPr>
              <w:instrText xml:space="preserve"> PAGEREF _Toc371586497 \h </w:instrText>
            </w:r>
            <w:r w:rsidR="00922144">
              <w:rPr>
                <w:noProof/>
                <w:webHidden/>
              </w:rPr>
            </w:r>
            <w:r w:rsidR="00922144">
              <w:rPr>
                <w:noProof/>
                <w:webHidden/>
              </w:rPr>
              <w:fldChar w:fldCharType="separate"/>
            </w:r>
            <w:r w:rsidR="00AB41ED">
              <w:rPr>
                <w:noProof/>
                <w:webHidden/>
              </w:rPr>
              <w:t>81</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498" w:history="1">
            <w:r w:rsidR="00AB41ED" w:rsidRPr="0095780B">
              <w:rPr>
                <w:rStyle w:val="Hyperlink"/>
                <w:noProof/>
              </w:rPr>
              <w:t>14.4.1</w:t>
            </w:r>
            <w:r w:rsidR="00AB41ED">
              <w:rPr>
                <w:rFonts w:asciiTheme="minorHAnsi" w:eastAsiaTheme="minorEastAsia" w:hAnsiTheme="minorHAnsi" w:cstheme="minorBidi"/>
                <w:noProof/>
                <w:sz w:val="22"/>
                <w:szCs w:val="22"/>
                <w:lang w:val="en-ZA" w:eastAsia="en-ZA"/>
              </w:rPr>
              <w:tab/>
            </w:r>
            <w:r w:rsidR="00AB41ED" w:rsidRPr="0095780B">
              <w:rPr>
                <w:rStyle w:val="Hyperlink"/>
                <w:noProof/>
              </w:rPr>
              <w:t>Farewell Lapse Rule</w:t>
            </w:r>
            <w:r w:rsidR="00AB41ED">
              <w:rPr>
                <w:noProof/>
                <w:webHidden/>
              </w:rPr>
              <w:tab/>
            </w:r>
            <w:r w:rsidR="00922144">
              <w:rPr>
                <w:noProof/>
                <w:webHidden/>
              </w:rPr>
              <w:fldChar w:fldCharType="begin"/>
            </w:r>
            <w:r w:rsidR="00AB41ED">
              <w:rPr>
                <w:noProof/>
                <w:webHidden/>
              </w:rPr>
              <w:instrText xml:space="preserve"> PAGEREF _Toc371586498 \h </w:instrText>
            </w:r>
            <w:r w:rsidR="00922144">
              <w:rPr>
                <w:noProof/>
                <w:webHidden/>
              </w:rPr>
            </w:r>
            <w:r w:rsidR="00922144">
              <w:rPr>
                <w:noProof/>
                <w:webHidden/>
              </w:rPr>
              <w:fldChar w:fldCharType="separate"/>
            </w:r>
            <w:r w:rsidR="00AB41ED">
              <w:rPr>
                <w:noProof/>
                <w:webHidden/>
              </w:rPr>
              <w:t>81</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499" w:history="1">
            <w:r w:rsidR="00AB41ED" w:rsidRPr="0095780B">
              <w:rPr>
                <w:rStyle w:val="Hyperlink"/>
                <w:noProof/>
              </w:rPr>
              <w:t>14.4.2</w:t>
            </w:r>
            <w:r w:rsidR="00AB41ED">
              <w:rPr>
                <w:rFonts w:asciiTheme="minorHAnsi" w:eastAsiaTheme="minorEastAsia" w:hAnsiTheme="minorHAnsi" w:cstheme="minorBidi"/>
                <w:noProof/>
                <w:sz w:val="22"/>
                <w:szCs w:val="22"/>
                <w:lang w:val="en-ZA" w:eastAsia="en-ZA"/>
              </w:rPr>
              <w:tab/>
            </w:r>
            <w:r w:rsidR="00AB41ED" w:rsidRPr="0095780B">
              <w:rPr>
                <w:rStyle w:val="Hyperlink"/>
                <w:noProof/>
              </w:rPr>
              <w:t>Educational Support Plan</w:t>
            </w:r>
            <w:r w:rsidR="00AB41ED">
              <w:rPr>
                <w:noProof/>
                <w:webHidden/>
              </w:rPr>
              <w:tab/>
            </w:r>
            <w:r w:rsidR="00922144">
              <w:rPr>
                <w:noProof/>
                <w:webHidden/>
              </w:rPr>
              <w:fldChar w:fldCharType="begin"/>
            </w:r>
            <w:r w:rsidR="00AB41ED">
              <w:rPr>
                <w:noProof/>
                <w:webHidden/>
              </w:rPr>
              <w:instrText xml:space="preserve"> PAGEREF _Toc371586499 \h </w:instrText>
            </w:r>
            <w:r w:rsidR="00922144">
              <w:rPr>
                <w:noProof/>
                <w:webHidden/>
              </w:rPr>
            </w:r>
            <w:r w:rsidR="00922144">
              <w:rPr>
                <w:noProof/>
                <w:webHidden/>
              </w:rPr>
              <w:fldChar w:fldCharType="separate"/>
            </w:r>
            <w:r w:rsidR="00AB41ED">
              <w:rPr>
                <w:noProof/>
                <w:webHidden/>
              </w:rPr>
              <w:t>82</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500" w:history="1">
            <w:r w:rsidR="00AB41ED" w:rsidRPr="0095780B">
              <w:rPr>
                <w:rStyle w:val="Hyperlink"/>
                <w:noProof/>
              </w:rPr>
              <w:t>14.4.3</w:t>
            </w:r>
            <w:r w:rsidR="00AB41ED">
              <w:rPr>
                <w:rFonts w:asciiTheme="minorHAnsi" w:eastAsiaTheme="minorEastAsia" w:hAnsiTheme="minorHAnsi" w:cstheme="minorBidi"/>
                <w:noProof/>
                <w:sz w:val="22"/>
                <w:szCs w:val="22"/>
                <w:lang w:val="en-ZA" w:eastAsia="en-ZA"/>
              </w:rPr>
              <w:tab/>
            </w:r>
            <w:r w:rsidR="00AB41ED" w:rsidRPr="0095780B">
              <w:rPr>
                <w:rStyle w:val="Hyperlink"/>
                <w:noProof/>
              </w:rPr>
              <w:t>Multipurpose/Pension Lapse</w:t>
            </w:r>
            <w:r w:rsidR="00AB41ED">
              <w:rPr>
                <w:noProof/>
                <w:webHidden/>
              </w:rPr>
              <w:tab/>
            </w:r>
            <w:r w:rsidR="00922144">
              <w:rPr>
                <w:noProof/>
                <w:webHidden/>
              </w:rPr>
              <w:fldChar w:fldCharType="begin"/>
            </w:r>
            <w:r w:rsidR="00AB41ED">
              <w:rPr>
                <w:noProof/>
                <w:webHidden/>
              </w:rPr>
              <w:instrText xml:space="preserve"> PAGEREF _Toc371586500 \h </w:instrText>
            </w:r>
            <w:r w:rsidR="00922144">
              <w:rPr>
                <w:noProof/>
                <w:webHidden/>
              </w:rPr>
            </w:r>
            <w:r w:rsidR="00922144">
              <w:rPr>
                <w:noProof/>
                <w:webHidden/>
              </w:rPr>
              <w:fldChar w:fldCharType="separate"/>
            </w:r>
            <w:r w:rsidR="00AB41ED">
              <w:rPr>
                <w:noProof/>
                <w:webHidden/>
              </w:rPr>
              <w:t>82</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501" w:history="1">
            <w:r w:rsidR="00AB41ED" w:rsidRPr="0095780B">
              <w:rPr>
                <w:rStyle w:val="Hyperlink"/>
                <w:rFonts w:ascii="Cambria" w:hAnsi="Cambria"/>
                <w:noProof/>
              </w:rPr>
              <w:t>14.5</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Policy Reinstatement</w:t>
            </w:r>
            <w:r w:rsidR="00AB41ED">
              <w:rPr>
                <w:noProof/>
                <w:webHidden/>
              </w:rPr>
              <w:tab/>
            </w:r>
            <w:r w:rsidR="00922144">
              <w:rPr>
                <w:noProof/>
                <w:webHidden/>
              </w:rPr>
              <w:fldChar w:fldCharType="begin"/>
            </w:r>
            <w:r w:rsidR="00AB41ED">
              <w:rPr>
                <w:noProof/>
                <w:webHidden/>
              </w:rPr>
              <w:instrText xml:space="preserve"> PAGEREF _Toc371586501 \h </w:instrText>
            </w:r>
            <w:r w:rsidR="00922144">
              <w:rPr>
                <w:noProof/>
                <w:webHidden/>
              </w:rPr>
            </w:r>
            <w:r w:rsidR="00922144">
              <w:rPr>
                <w:noProof/>
                <w:webHidden/>
              </w:rPr>
              <w:fldChar w:fldCharType="separate"/>
            </w:r>
            <w:r w:rsidR="00AB41ED">
              <w:rPr>
                <w:noProof/>
                <w:webHidden/>
              </w:rPr>
              <w:t>83</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502" w:history="1">
            <w:r w:rsidR="00AB41ED" w:rsidRPr="0095780B">
              <w:rPr>
                <w:rStyle w:val="Hyperlink"/>
                <w:rFonts w:ascii="Cambria" w:hAnsi="Cambria"/>
                <w:noProof/>
              </w:rPr>
              <w:t>14.6</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Premium Holiday</w:t>
            </w:r>
            <w:r w:rsidR="00AB41ED">
              <w:rPr>
                <w:noProof/>
                <w:webHidden/>
              </w:rPr>
              <w:tab/>
            </w:r>
            <w:r w:rsidR="00922144">
              <w:rPr>
                <w:noProof/>
                <w:webHidden/>
              </w:rPr>
              <w:fldChar w:fldCharType="begin"/>
            </w:r>
            <w:r w:rsidR="00AB41ED">
              <w:rPr>
                <w:noProof/>
                <w:webHidden/>
              </w:rPr>
              <w:instrText xml:space="preserve"> PAGEREF _Toc371586502 \h </w:instrText>
            </w:r>
            <w:r w:rsidR="00922144">
              <w:rPr>
                <w:noProof/>
                <w:webHidden/>
              </w:rPr>
            </w:r>
            <w:r w:rsidR="00922144">
              <w:rPr>
                <w:noProof/>
                <w:webHidden/>
              </w:rPr>
              <w:fldChar w:fldCharType="separate"/>
            </w:r>
            <w:r w:rsidR="00AB41ED">
              <w:rPr>
                <w:noProof/>
                <w:webHidden/>
              </w:rPr>
              <w:t>83</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503" w:history="1">
            <w:r w:rsidR="00AB41ED" w:rsidRPr="0095780B">
              <w:rPr>
                <w:rStyle w:val="Hyperlink"/>
                <w:rFonts w:ascii="Cambria" w:hAnsi="Cambria"/>
                <w:noProof/>
              </w:rPr>
              <w:t>14.7</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Amendment Reversals</w:t>
            </w:r>
            <w:r w:rsidR="00AB41ED">
              <w:rPr>
                <w:noProof/>
                <w:webHidden/>
              </w:rPr>
              <w:tab/>
            </w:r>
            <w:r w:rsidR="00922144">
              <w:rPr>
                <w:noProof/>
                <w:webHidden/>
              </w:rPr>
              <w:fldChar w:fldCharType="begin"/>
            </w:r>
            <w:r w:rsidR="00AB41ED">
              <w:rPr>
                <w:noProof/>
                <w:webHidden/>
              </w:rPr>
              <w:instrText xml:space="preserve"> PAGEREF _Toc371586503 \h </w:instrText>
            </w:r>
            <w:r w:rsidR="00922144">
              <w:rPr>
                <w:noProof/>
                <w:webHidden/>
              </w:rPr>
            </w:r>
            <w:r w:rsidR="00922144">
              <w:rPr>
                <w:noProof/>
                <w:webHidden/>
              </w:rPr>
              <w:fldChar w:fldCharType="separate"/>
            </w:r>
            <w:r w:rsidR="00AB41ED">
              <w:rPr>
                <w:noProof/>
                <w:webHidden/>
              </w:rPr>
              <w:t>83</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504" w:history="1">
            <w:r w:rsidR="00AB41ED" w:rsidRPr="0095780B">
              <w:rPr>
                <w:rStyle w:val="Hyperlink"/>
                <w:rFonts w:ascii="Cambria" w:hAnsi="Cambria"/>
                <w:noProof/>
                <w:lang w:val="en-ZA" w:eastAsia="en-ZA"/>
              </w:rPr>
              <w:t>14.8</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lang w:val="en-ZA" w:eastAsia="en-ZA"/>
              </w:rPr>
              <w:t>Policy Enquiry</w:t>
            </w:r>
            <w:r w:rsidR="00AB41ED">
              <w:rPr>
                <w:noProof/>
                <w:webHidden/>
              </w:rPr>
              <w:tab/>
            </w:r>
            <w:r w:rsidR="00922144">
              <w:rPr>
                <w:noProof/>
                <w:webHidden/>
              </w:rPr>
              <w:fldChar w:fldCharType="begin"/>
            </w:r>
            <w:r w:rsidR="00AB41ED">
              <w:rPr>
                <w:noProof/>
                <w:webHidden/>
              </w:rPr>
              <w:instrText xml:space="preserve"> PAGEREF _Toc371586504 \h </w:instrText>
            </w:r>
            <w:r w:rsidR="00922144">
              <w:rPr>
                <w:noProof/>
                <w:webHidden/>
              </w:rPr>
            </w:r>
            <w:r w:rsidR="00922144">
              <w:rPr>
                <w:noProof/>
                <w:webHidden/>
              </w:rPr>
              <w:fldChar w:fldCharType="separate"/>
            </w:r>
            <w:r w:rsidR="00AB41ED">
              <w:rPr>
                <w:noProof/>
                <w:webHidden/>
              </w:rPr>
              <w:t>83</w:t>
            </w:r>
            <w:r w:rsidR="00922144">
              <w:rPr>
                <w:noProof/>
                <w:webHidden/>
              </w:rPr>
              <w:fldChar w:fldCharType="end"/>
            </w:r>
          </w:hyperlink>
        </w:p>
        <w:p w:rsidR="00AB41ED" w:rsidRDefault="00AE1055">
          <w:pPr>
            <w:pStyle w:val="TOC1"/>
            <w:tabs>
              <w:tab w:val="left" w:pos="660"/>
              <w:tab w:val="right" w:leader="dot" w:pos="9350"/>
            </w:tabs>
            <w:rPr>
              <w:rFonts w:asciiTheme="minorHAnsi" w:eastAsiaTheme="minorEastAsia" w:hAnsiTheme="minorHAnsi" w:cstheme="minorBidi"/>
              <w:noProof/>
              <w:sz w:val="22"/>
              <w:szCs w:val="22"/>
              <w:lang w:val="en-ZA" w:eastAsia="en-ZA"/>
            </w:rPr>
          </w:pPr>
          <w:hyperlink w:anchor="_Toc371586505" w:history="1">
            <w:r w:rsidR="00AB41ED" w:rsidRPr="0095780B">
              <w:rPr>
                <w:rStyle w:val="Hyperlink"/>
                <w:rFonts w:ascii="Cambria" w:hAnsi="Cambria"/>
                <w:noProof/>
              </w:rPr>
              <w:t>15</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Medical Payment</w:t>
            </w:r>
            <w:r w:rsidR="00AB41ED">
              <w:rPr>
                <w:noProof/>
                <w:webHidden/>
              </w:rPr>
              <w:tab/>
            </w:r>
            <w:r w:rsidR="00922144">
              <w:rPr>
                <w:noProof/>
                <w:webHidden/>
              </w:rPr>
              <w:fldChar w:fldCharType="begin"/>
            </w:r>
            <w:r w:rsidR="00AB41ED">
              <w:rPr>
                <w:noProof/>
                <w:webHidden/>
              </w:rPr>
              <w:instrText xml:space="preserve"> PAGEREF _Toc371586505 \h </w:instrText>
            </w:r>
            <w:r w:rsidR="00922144">
              <w:rPr>
                <w:noProof/>
                <w:webHidden/>
              </w:rPr>
            </w:r>
            <w:r w:rsidR="00922144">
              <w:rPr>
                <w:noProof/>
                <w:webHidden/>
              </w:rPr>
              <w:fldChar w:fldCharType="separate"/>
            </w:r>
            <w:r w:rsidR="00AB41ED">
              <w:rPr>
                <w:noProof/>
                <w:webHidden/>
              </w:rPr>
              <w:t>84</w:t>
            </w:r>
            <w:r w:rsidR="00922144">
              <w:rPr>
                <w:noProof/>
                <w:webHidden/>
              </w:rPr>
              <w:fldChar w:fldCharType="end"/>
            </w:r>
          </w:hyperlink>
        </w:p>
        <w:p w:rsidR="00AB41ED" w:rsidRDefault="00AE1055">
          <w:pPr>
            <w:pStyle w:val="TOC1"/>
            <w:tabs>
              <w:tab w:val="left" w:pos="660"/>
              <w:tab w:val="right" w:leader="dot" w:pos="9350"/>
            </w:tabs>
            <w:rPr>
              <w:rFonts w:asciiTheme="minorHAnsi" w:eastAsiaTheme="minorEastAsia" w:hAnsiTheme="minorHAnsi" w:cstheme="minorBidi"/>
              <w:noProof/>
              <w:sz w:val="22"/>
              <w:szCs w:val="22"/>
              <w:lang w:val="en-ZA" w:eastAsia="en-ZA"/>
            </w:rPr>
          </w:pPr>
          <w:hyperlink w:anchor="_Toc371586506" w:history="1">
            <w:r w:rsidR="00AB41ED" w:rsidRPr="0095780B">
              <w:rPr>
                <w:rStyle w:val="Hyperlink"/>
                <w:rFonts w:ascii="Cambria" w:hAnsi="Cambria"/>
                <w:noProof/>
              </w:rPr>
              <w:t>16</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Policy Valuation</w:t>
            </w:r>
            <w:r w:rsidR="00AB41ED">
              <w:rPr>
                <w:noProof/>
                <w:webHidden/>
              </w:rPr>
              <w:tab/>
            </w:r>
            <w:r w:rsidR="00922144">
              <w:rPr>
                <w:noProof/>
                <w:webHidden/>
              </w:rPr>
              <w:fldChar w:fldCharType="begin"/>
            </w:r>
            <w:r w:rsidR="00AB41ED">
              <w:rPr>
                <w:noProof/>
                <w:webHidden/>
              </w:rPr>
              <w:instrText xml:space="preserve"> PAGEREF _Toc371586506 \h </w:instrText>
            </w:r>
            <w:r w:rsidR="00922144">
              <w:rPr>
                <w:noProof/>
                <w:webHidden/>
              </w:rPr>
            </w:r>
            <w:r w:rsidR="00922144">
              <w:rPr>
                <w:noProof/>
                <w:webHidden/>
              </w:rPr>
              <w:fldChar w:fldCharType="separate"/>
            </w:r>
            <w:r w:rsidR="00AB41ED">
              <w:rPr>
                <w:noProof/>
                <w:webHidden/>
              </w:rPr>
              <w:t>84</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507" w:history="1">
            <w:r w:rsidR="00AB41ED" w:rsidRPr="0095780B">
              <w:rPr>
                <w:rStyle w:val="Hyperlink"/>
                <w:rFonts w:ascii="Cambria" w:hAnsi="Cambria"/>
                <w:noProof/>
              </w:rPr>
              <w:t>16.1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Express Education Support Plan</w:t>
            </w:r>
            <w:r w:rsidR="00AB41ED">
              <w:rPr>
                <w:noProof/>
                <w:webHidden/>
              </w:rPr>
              <w:tab/>
            </w:r>
            <w:r w:rsidR="00922144">
              <w:rPr>
                <w:noProof/>
                <w:webHidden/>
              </w:rPr>
              <w:fldChar w:fldCharType="begin"/>
            </w:r>
            <w:r w:rsidR="00AB41ED">
              <w:rPr>
                <w:noProof/>
                <w:webHidden/>
              </w:rPr>
              <w:instrText xml:space="preserve"> PAGEREF _Toc371586507 \h </w:instrText>
            </w:r>
            <w:r w:rsidR="00922144">
              <w:rPr>
                <w:noProof/>
                <w:webHidden/>
              </w:rPr>
            </w:r>
            <w:r w:rsidR="00922144">
              <w:rPr>
                <w:noProof/>
                <w:webHidden/>
              </w:rPr>
              <w:fldChar w:fldCharType="separate"/>
            </w:r>
            <w:r w:rsidR="00AB41ED">
              <w:rPr>
                <w:noProof/>
                <w:webHidden/>
              </w:rPr>
              <w:t>84</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508" w:history="1">
            <w:r w:rsidR="00AB41ED" w:rsidRPr="0095780B">
              <w:rPr>
                <w:rStyle w:val="Hyperlink"/>
                <w:rFonts w:ascii="Cambria" w:hAnsi="Cambria"/>
                <w:noProof/>
              </w:rPr>
              <w:t>16.2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Express Personal Pension Plan</w:t>
            </w:r>
            <w:r w:rsidR="00AB41ED">
              <w:rPr>
                <w:noProof/>
                <w:webHidden/>
              </w:rPr>
              <w:tab/>
            </w:r>
            <w:r w:rsidR="00922144">
              <w:rPr>
                <w:noProof/>
                <w:webHidden/>
              </w:rPr>
              <w:fldChar w:fldCharType="begin"/>
            </w:r>
            <w:r w:rsidR="00AB41ED">
              <w:rPr>
                <w:noProof/>
                <w:webHidden/>
              </w:rPr>
              <w:instrText xml:space="preserve"> PAGEREF _Toc371586508 \h </w:instrText>
            </w:r>
            <w:r w:rsidR="00922144">
              <w:rPr>
                <w:noProof/>
                <w:webHidden/>
              </w:rPr>
            </w:r>
            <w:r w:rsidR="00922144">
              <w:rPr>
                <w:noProof/>
                <w:webHidden/>
              </w:rPr>
              <w:fldChar w:fldCharType="separate"/>
            </w:r>
            <w:r w:rsidR="00AB41ED">
              <w:rPr>
                <w:noProof/>
                <w:webHidden/>
              </w:rPr>
              <w:t>84</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509" w:history="1">
            <w:r w:rsidR="00AB41ED" w:rsidRPr="0095780B">
              <w:rPr>
                <w:rStyle w:val="Hyperlink"/>
                <w:rFonts w:ascii="Cambria" w:hAnsi="Cambria"/>
                <w:noProof/>
              </w:rPr>
              <w:t>16.3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Annual Management Fee</w:t>
            </w:r>
            <w:r w:rsidR="00AB41ED">
              <w:rPr>
                <w:noProof/>
                <w:webHidden/>
              </w:rPr>
              <w:tab/>
            </w:r>
            <w:r w:rsidR="00922144">
              <w:rPr>
                <w:noProof/>
                <w:webHidden/>
              </w:rPr>
              <w:fldChar w:fldCharType="begin"/>
            </w:r>
            <w:r w:rsidR="00AB41ED">
              <w:rPr>
                <w:noProof/>
                <w:webHidden/>
              </w:rPr>
              <w:instrText xml:space="preserve"> PAGEREF _Toc371586509 \h </w:instrText>
            </w:r>
            <w:r w:rsidR="00922144">
              <w:rPr>
                <w:noProof/>
                <w:webHidden/>
              </w:rPr>
            </w:r>
            <w:r w:rsidR="00922144">
              <w:rPr>
                <w:noProof/>
                <w:webHidden/>
              </w:rPr>
              <w:fldChar w:fldCharType="separate"/>
            </w:r>
            <w:r w:rsidR="00AB41ED">
              <w:rPr>
                <w:noProof/>
                <w:webHidden/>
              </w:rPr>
              <w:t>85</w:t>
            </w:r>
            <w:r w:rsidR="00922144">
              <w:rPr>
                <w:noProof/>
                <w:webHidden/>
              </w:rPr>
              <w:fldChar w:fldCharType="end"/>
            </w:r>
          </w:hyperlink>
        </w:p>
        <w:p w:rsidR="00AB41ED" w:rsidRDefault="00AE1055">
          <w:pPr>
            <w:pStyle w:val="TOC1"/>
            <w:tabs>
              <w:tab w:val="left" w:pos="660"/>
              <w:tab w:val="right" w:leader="dot" w:pos="9350"/>
            </w:tabs>
            <w:rPr>
              <w:rFonts w:asciiTheme="minorHAnsi" w:eastAsiaTheme="minorEastAsia" w:hAnsiTheme="minorHAnsi" w:cstheme="minorBidi"/>
              <w:noProof/>
              <w:sz w:val="22"/>
              <w:szCs w:val="22"/>
              <w:lang w:val="en-ZA" w:eastAsia="en-ZA"/>
            </w:rPr>
          </w:pPr>
          <w:hyperlink w:anchor="_Toc371586510" w:history="1">
            <w:r w:rsidR="00AB41ED" w:rsidRPr="0095780B">
              <w:rPr>
                <w:rStyle w:val="Hyperlink"/>
                <w:rFonts w:ascii="Cambria" w:hAnsi="Cambria"/>
                <w:noProof/>
              </w:rPr>
              <w:t>17</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Claims</w:t>
            </w:r>
            <w:r w:rsidR="00AB41ED">
              <w:rPr>
                <w:noProof/>
                <w:webHidden/>
              </w:rPr>
              <w:tab/>
            </w:r>
            <w:r w:rsidR="00922144">
              <w:rPr>
                <w:noProof/>
                <w:webHidden/>
              </w:rPr>
              <w:fldChar w:fldCharType="begin"/>
            </w:r>
            <w:r w:rsidR="00AB41ED">
              <w:rPr>
                <w:noProof/>
                <w:webHidden/>
              </w:rPr>
              <w:instrText xml:space="preserve"> PAGEREF _Toc371586510 \h </w:instrText>
            </w:r>
            <w:r w:rsidR="00922144">
              <w:rPr>
                <w:noProof/>
                <w:webHidden/>
              </w:rPr>
            </w:r>
            <w:r w:rsidR="00922144">
              <w:rPr>
                <w:noProof/>
                <w:webHidden/>
              </w:rPr>
              <w:fldChar w:fldCharType="separate"/>
            </w:r>
            <w:r w:rsidR="00AB41ED">
              <w:rPr>
                <w:noProof/>
                <w:webHidden/>
              </w:rPr>
              <w:t>86</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511" w:history="1">
            <w:r w:rsidR="00AB41ED" w:rsidRPr="0095780B">
              <w:rPr>
                <w:rStyle w:val="Hyperlink"/>
                <w:rFonts w:ascii="Cambria" w:eastAsiaTheme="minorHAnsi" w:hAnsi="Cambria"/>
                <w:noProof/>
              </w:rPr>
              <w:t>17.1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Partial withdrawals</w:t>
            </w:r>
            <w:r w:rsidR="00AB41ED">
              <w:rPr>
                <w:noProof/>
                <w:webHidden/>
              </w:rPr>
              <w:tab/>
            </w:r>
            <w:r w:rsidR="00922144">
              <w:rPr>
                <w:noProof/>
                <w:webHidden/>
              </w:rPr>
              <w:fldChar w:fldCharType="begin"/>
            </w:r>
            <w:r w:rsidR="00AB41ED">
              <w:rPr>
                <w:noProof/>
                <w:webHidden/>
              </w:rPr>
              <w:instrText xml:space="preserve"> PAGEREF _Toc371586511 \h </w:instrText>
            </w:r>
            <w:r w:rsidR="00922144">
              <w:rPr>
                <w:noProof/>
                <w:webHidden/>
              </w:rPr>
            </w:r>
            <w:r w:rsidR="00922144">
              <w:rPr>
                <w:noProof/>
                <w:webHidden/>
              </w:rPr>
              <w:fldChar w:fldCharType="separate"/>
            </w:r>
            <w:r w:rsidR="00AB41ED">
              <w:rPr>
                <w:noProof/>
                <w:webHidden/>
              </w:rPr>
              <w:t>86</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12" w:history="1">
            <w:r w:rsidR="00AB41ED" w:rsidRPr="0095780B">
              <w:rPr>
                <w:rStyle w:val="Hyperlink"/>
                <w:rFonts w:ascii="Cambria" w:eastAsiaTheme="minorHAnsi" w:hAnsi="Cambria"/>
                <w:noProof/>
              </w:rPr>
              <w:t>17.1.1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Education Support plan</w:t>
            </w:r>
            <w:r w:rsidR="00AB41ED">
              <w:rPr>
                <w:noProof/>
                <w:webHidden/>
              </w:rPr>
              <w:tab/>
            </w:r>
            <w:r w:rsidR="00922144">
              <w:rPr>
                <w:noProof/>
                <w:webHidden/>
              </w:rPr>
              <w:fldChar w:fldCharType="begin"/>
            </w:r>
            <w:r w:rsidR="00AB41ED">
              <w:rPr>
                <w:noProof/>
                <w:webHidden/>
              </w:rPr>
              <w:instrText xml:space="preserve"> PAGEREF _Toc371586512 \h </w:instrText>
            </w:r>
            <w:r w:rsidR="00922144">
              <w:rPr>
                <w:noProof/>
                <w:webHidden/>
              </w:rPr>
            </w:r>
            <w:r w:rsidR="00922144">
              <w:rPr>
                <w:noProof/>
                <w:webHidden/>
              </w:rPr>
              <w:fldChar w:fldCharType="separate"/>
            </w:r>
            <w:r w:rsidR="00AB41ED">
              <w:rPr>
                <w:noProof/>
                <w:webHidden/>
              </w:rPr>
              <w:t>86</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13" w:history="1">
            <w:r w:rsidR="00AB41ED" w:rsidRPr="0095780B">
              <w:rPr>
                <w:rStyle w:val="Hyperlink"/>
                <w:rFonts w:ascii="Cambria" w:eastAsiaTheme="minorHAnsi" w:hAnsi="Cambria"/>
                <w:noProof/>
              </w:rPr>
              <w:t>17.1.2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Multi-purpose Savings Plan</w:t>
            </w:r>
            <w:r w:rsidR="00AB41ED">
              <w:rPr>
                <w:noProof/>
                <w:webHidden/>
              </w:rPr>
              <w:tab/>
            </w:r>
            <w:r w:rsidR="00922144">
              <w:rPr>
                <w:noProof/>
                <w:webHidden/>
              </w:rPr>
              <w:fldChar w:fldCharType="begin"/>
            </w:r>
            <w:r w:rsidR="00AB41ED">
              <w:rPr>
                <w:noProof/>
                <w:webHidden/>
              </w:rPr>
              <w:instrText xml:space="preserve"> PAGEREF _Toc371586513 \h </w:instrText>
            </w:r>
            <w:r w:rsidR="00922144">
              <w:rPr>
                <w:noProof/>
                <w:webHidden/>
              </w:rPr>
            </w:r>
            <w:r w:rsidR="00922144">
              <w:rPr>
                <w:noProof/>
                <w:webHidden/>
              </w:rPr>
              <w:fldChar w:fldCharType="separate"/>
            </w:r>
            <w:r w:rsidR="00AB41ED">
              <w:rPr>
                <w:noProof/>
                <w:webHidden/>
              </w:rPr>
              <w:t>86</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514" w:history="1">
            <w:r w:rsidR="00AB41ED" w:rsidRPr="0095780B">
              <w:rPr>
                <w:rStyle w:val="Hyperlink"/>
                <w:noProof/>
              </w:rPr>
              <w:t>17.1.3</w:t>
            </w:r>
            <w:r w:rsidR="00AB41ED">
              <w:rPr>
                <w:rFonts w:asciiTheme="minorHAnsi" w:eastAsiaTheme="minorEastAsia" w:hAnsiTheme="minorHAnsi" w:cstheme="minorBidi"/>
                <w:noProof/>
                <w:sz w:val="22"/>
                <w:szCs w:val="22"/>
                <w:lang w:val="en-ZA" w:eastAsia="en-ZA"/>
              </w:rPr>
              <w:tab/>
            </w:r>
            <w:r w:rsidR="00AB41ED" w:rsidRPr="0095780B">
              <w:rPr>
                <w:rStyle w:val="Hyperlink"/>
                <w:noProof/>
              </w:rPr>
              <w:t>Multipurpose Financial Plan</w:t>
            </w:r>
            <w:r w:rsidR="00AB41ED">
              <w:rPr>
                <w:noProof/>
                <w:webHidden/>
              </w:rPr>
              <w:tab/>
            </w:r>
            <w:r w:rsidR="00922144">
              <w:rPr>
                <w:noProof/>
                <w:webHidden/>
              </w:rPr>
              <w:fldChar w:fldCharType="begin"/>
            </w:r>
            <w:r w:rsidR="00AB41ED">
              <w:rPr>
                <w:noProof/>
                <w:webHidden/>
              </w:rPr>
              <w:instrText xml:space="preserve"> PAGEREF _Toc371586514 \h </w:instrText>
            </w:r>
            <w:r w:rsidR="00922144">
              <w:rPr>
                <w:noProof/>
                <w:webHidden/>
              </w:rPr>
            </w:r>
            <w:r w:rsidR="00922144">
              <w:rPr>
                <w:noProof/>
                <w:webHidden/>
              </w:rPr>
              <w:fldChar w:fldCharType="separate"/>
            </w:r>
            <w:r w:rsidR="00AB41ED">
              <w:rPr>
                <w:noProof/>
                <w:webHidden/>
              </w:rPr>
              <w:t>86</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515" w:history="1">
            <w:r w:rsidR="00AB41ED" w:rsidRPr="0095780B">
              <w:rPr>
                <w:rStyle w:val="Hyperlink"/>
                <w:noProof/>
              </w:rPr>
              <w:t>17.1.4</w:t>
            </w:r>
            <w:r w:rsidR="00AB41ED">
              <w:rPr>
                <w:rFonts w:asciiTheme="minorHAnsi" w:eastAsiaTheme="minorEastAsia" w:hAnsiTheme="minorHAnsi" w:cstheme="minorBidi"/>
                <w:noProof/>
                <w:sz w:val="22"/>
                <w:szCs w:val="22"/>
                <w:lang w:val="en-ZA" w:eastAsia="en-ZA"/>
              </w:rPr>
              <w:tab/>
            </w:r>
            <w:r w:rsidR="00AB41ED" w:rsidRPr="0095780B">
              <w:rPr>
                <w:rStyle w:val="Hyperlink"/>
                <w:noProof/>
              </w:rPr>
              <w:t>Personal Pension Plan</w:t>
            </w:r>
            <w:r w:rsidR="00AB41ED">
              <w:rPr>
                <w:noProof/>
                <w:webHidden/>
              </w:rPr>
              <w:tab/>
            </w:r>
            <w:r w:rsidR="00922144">
              <w:rPr>
                <w:noProof/>
                <w:webHidden/>
              </w:rPr>
              <w:fldChar w:fldCharType="begin"/>
            </w:r>
            <w:r w:rsidR="00AB41ED">
              <w:rPr>
                <w:noProof/>
                <w:webHidden/>
              </w:rPr>
              <w:instrText xml:space="preserve"> PAGEREF _Toc371586515 \h </w:instrText>
            </w:r>
            <w:r w:rsidR="00922144">
              <w:rPr>
                <w:noProof/>
                <w:webHidden/>
              </w:rPr>
            </w:r>
            <w:r w:rsidR="00922144">
              <w:rPr>
                <w:noProof/>
                <w:webHidden/>
              </w:rPr>
              <w:fldChar w:fldCharType="separate"/>
            </w:r>
            <w:r w:rsidR="00AB41ED">
              <w:rPr>
                <w:noProof/>
                <w:webHidden/>
              </w:rPr>
              <w:t>87</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16" w:history="1">
            <w:r w:rsidR="00AB41ED" w:rsidRPr="0095780B">
              <w:rPr>
                <w:rStyle w:val="Hyperlink"/>
                <w:rFonts w:ascii="Cambria" w:hAnsi="Cambria"/>
                <w:noProof/>
              </w:rPr>
              <w:t>17.1.5</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Input</w:t>
            </w:r>
            <w:r w:rsidR="00AB41ED">
              <w:rPr>
                <w:noProof/>
                <w:webHidden/>
              </w:rPr>
              <w:tab/>
            </w:r>
            <w:r w:rsidR="00922144">
              <w:rPr>
                <w:noProof/>
                <w:webHidden/>
              </w:rPr>
              <w:fldChar w:fldCharType="begin"/>
            </w:r>
            <w:r w:rsidR="00AB41ED">
              <w:rPr>
                <w:noProof/>
                <w:webHidden/>
              </w:rPr>
              <w:instrText xml:space="preserve"> PAGEREF _Toc371586516 \h </w:instrText>
            </w:r>
            <w:r w:rsidR="00922144">
              <w:rPr>
                <w:noProof/>
                <w:webHidden/>
              </w:rPr>
            </w:r>
            <w:r w:rsidR="00922144">
              <w:rPr>
                <w:noProof/>
                <w:webHidden/>
              </w:rPr>
              <w:fldChar w:fldCharType="separate"/>
            </w:r>
            <w:r w:rsidR="00AB41ED">
              <w:rPr>
                <w:noProof/>
                <w:webHidden/>
              </w:rPr>
              <w:t>87</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17" w:history="1">
            <w:r w:rsidR="00AB41ED" w:rsidRPr="0095780B">
              <w:rPr>
                <w:rStyle w:val="Hyperlink"/>
                <w:rFonts w:ascii="Cambria" w:eastAsiaTheme="minorHAnsi" w:hAnsi="Cambria"/>
                <w:noProof/>
              </w:rPr>
              <w:t>17.1.6</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Process</w:t>
            </w:r>
            <w:r w:rsidR="00AB41ED">
              <w:rPr>
                <w:noProof/>
                <w:webHidden/>
              </w:rPr>
              <w:tab/>
            </w:r>
            <w:r w:rsidR="00922144">
              <w:rPr>
                <w:noProof/>
                <w:webHidden/>
              </w:rPr>
              <w:fldChar w:fldCharType="begin"/>
            </w:r>
            <w:r w:rsidR="00AB41ED">
              <w:rPr>
                <w:noProof/>
                <w:webHidden/>
              </w:rPr>
              <w:instrText xml:space="preserve"> PAGEREF _Toc371586517 \h </w:instrText>
            </w:r>
            <w:r w:rsidR="00922144">
              <w:rPr>
                <w:noProof/>
                <w:webHidden/>
              </w:rPr>
            </w:r>
            <w:r w:rsidR="00922144">
              <w:rPr>
                <w:noProof/>
                <w:webHidden/>
              </w:rPr>
              <w:fldChar w:fldCharType="separate"/>
            </w:r>
            <w:r w:rsidR="00AB41ED">
              <w:rPr>
                <w:noProof/>
                <w:webHidden/>
              </w:rPr>
              <w:t>87</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18" w:history="1">
            <w:r w:rsidR="00AB41ED" w:rsidRPr="0095780B">
              <w:rPr>
                <w:rStyle w:val="Hyperlink"/>
                <w:rFonts w:ascii="Cambria" w:eastAsiaTheme="minorHAnsi" w:hAnsi="Cambria"/>
                <w:noProof/>
              </w:rPr>
              <w:t>17.1.7</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Output</w:t>
            </w:r>
            <w:r w:rsidR="00AB41ED">
              <w:rPr>
                <w:noProof/>
                <w:webHidden/>
              </w:rPr>
              <w:tab/>
            </w:r>
            <w:r w:rsidR="00922144">
              <w:rPr>
                <w:noProof/>
                <w:webHidden/>
              </w:rPr>
              <w:fldChar w:fldCharType="begin"/>
            </w:r>
            <w:r w:rsidR="00AB41ED">
              <w:rPr>
                <w:noProof/>
                <w:webHidden/>
              </w:rPr>
              <w:instrText xml:space="preserve"> PAGEREF _Toc371586518 \h </w:instrText>
            </w:r>
            <w:r w:rsidR="00922144">
              <w:rPr>
                <w:noProof/>
                <w:webHidden/>
              </w:rPr>
            </w:r>
            <w:r w:rsidR="00922144">
              <w:rPr>
                <w:noProof/>
                <w:webHidden/>
              </w:rPr>
              <w:fldChar w:fldCharType="separate"/>
            </w:r>
            <w:r w:rsidR="00AB41ED">
              <w:rPr>
                <w:noProof/>
                <w:webHidden/>
              </w:rPr>
              <w:t>87</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519" w:history="1">
            <w:r w:rsidR="00AB41ED" w:rsidRPr="0095780B">
              <w:rPr>
                <w:rStyle w:val="Hyperlink"/>
                <w:rFonts w:ascii="Cambria" w:eastAsiaTheme="minorHAnsi" w:hAnsi="Cambria"/>
                <w:noProof/>
              </w:rPr>
              <w:t>17.2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Refunds</w:t>
            </w:r>
            <w:r w:rsidR="00AB41ED">
              <w:rPr>
                <w:noProof/>
                <w:webHidden/>
              </w:rPr>
              <w:tab/>
            </w:r>
            <w:r w:rsidR="00922144">
              <w:rPr>
                <w:noProof/>
                <w:webHidden/>
              </w:rPr>
              <w:fldChar w:fldCharType="begin"/>
            </w:r>
            <w:r w:rsidR="00AB41ED">
              <w:rPr>
                <w:noProof/>
                <w:webHidden/>
              </w:rPr>
              <w:instrText xml:space="preserve"> PAGEREF _Toc371586519 \h </w:instrText>
            </w:r>
            <w:r w:rsidR="00922144">
              <w:rPr>
                <w:noProof/>
                <w:webHidden/>
              </w:rPr>
            </w:r>
            <w:r w:rsidR="00922144">
              <w:rPr>
                <w:noProof/>
                <w:webHidden/>
              </w:rPr>
              <w:fldChar w:fldCharType="separate"/>
            </w:r>
            <w:r w:rsidR="00AB41ED">
              <w:rPr>
                <w:noProof/>
                <w:webHidden/>
              </w:rPr>
              <w:t>87</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20" w:history="1">
            <w:r w:rsidR="00AB41ED" w:rsidRPr="0095780B">
              <w:rPr>
                <w:rStyle w:val="Hyperlink"/>
                <w:rFonts w:ascii="Cambria" w:eastAsiaTheme="minorHAnsi" w:hAnsi="Cambria"/>
                <w:noProof/>
              </w:rPr>
              <w:t>17.2.1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Input</w:t>
            </w:r>
            <w:r w:rsidR="00AB41ED">
              <w:rPr>
                <w:noProof/>
                <w:webHidden/>
              </w:rPr>
              <w:tab/>
            </w:r>
            <w:r w:rsidR="00922144">
              <w:rPr>
                <w:noProof/>
                <w:webHidden/>
              </w:rPr>
              <w:fldChar w:fldCharType="begin"/>
            </w:r>
            <w:r w:rsidR="00AB41ED">
              <w:rPr>
                <w:noProof/>
                <w:webHidden/>
              </w:rPr>
              <w:instrText xml:space="preserve"> PAGEREF _Toc371586520 \h </w:instrText>
            </w:r>
            <w:r w:rsidR="00922144">
              <w:rPr>
                <w:noProof/>
                <w:webHidden/>
              </w:rPr>
            </w:r>
            <w:r w:rsidR="00922144">
              <w:rPr>
                <w:noProof/>
                <w:webHidden/>
              </w:rPr>
              <w:fldChar w:fldCharType="separate"/>
            </w:r>
            <w:r w:rsidR="00AB41ED">
              <w:rPr>
                <w:noProof/>
                <w:webHidden/>
              </w:rPr>
              <w:t>88</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21" w:history="1">
            <w:r w:rsidR="00AB41ED" w:rsidRPr="0095780B">
              <w:rPr>
                <w:rStyle w:val="Hyperlink"/>
                <w:rFonts w:ascii="Cambria" w:eastAsiaTheme="minorHAnsi" w:hAnsi="Cambria"/>
                <w:noProof/>
              </w:rPr>
              <w:t>17.2.2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Process</w:t>
            </w:r>
            <w:r w:rsidR="00AB41ED">
              <w:rPr>
                <w:noProof/>
                <w:webHidden/>
              </w:rPr>
              <w:tab/>
            </w:r>
            <w:r w:rsidR="00922144">
              <w:rPr>
                <w:noProof/>
                <w:webHidden/>
              </w:rPr>
              <w:fldChar w:fldCharType="begin"/>
            </w:r>
            <w:r w:rsidR="00AB41ED">
              <w:rPr>
                <w:noProof/>
                <w:webHidden/>
              </w:rPr>
              <w:instrText xml:space="preserve"> PAGEREF _Toc371586521 \h </w:instrText>
            </w:r>
            <w:r w:rsidR="00922144">
              <w:rPr>
                <w:noProof/>
                <w:webHidden/>
              </w:rPr>
            </w:r>
            <w:r w:rsidR="00922144">
              <w:rPr>
                <w:noProof/>
                <w:webHidden/>
              </w:rPr>
              <w:fldChar w:fldCharType="separate"/>
            </w:r>
            <w:r w:rsidR="00AB41ED">
              <w:rPr>
                <w:noProof/>
                <w:webHidden/>
              </w:rPr>
              <w:t>88</w:t>
            </w:r>
            <w:r w:rsidR="00922144">
              <w:rPr>
                <w:noProof/>
                <w:webHidden/>
              </w:rPr>
              <w:fldChar w:fldCharType="end"/>
            </w:r>
          </w:hyperlink>
        </w:p>
        <w:p w:rsidR="00AB41ED" w:rsidRDefault="00AE1055">
          <w:pPr>
            <w:pStyle w:val="TOC4"/>
            <w:tabs>
              <w:tab w:val="left" w:pos="1760"/>
              <w:tab w:val="right" w:leader="dot" w:pos="9350"/>
            </w:tabs>
            <w:rPr>
              <w:noProof/>
            </w:rPr>
          </w:pPr>
          <w:hyperlink w:anchor="_Toc371586522" w:history="1">
            <w:r w:rsidR="00AB41ED" w:rsidRPr="0095780B">
              <w:rPr>
                <w:rStyle w:val="Hyperlink"/>
                <w:rFonts w:eastAsiaTheme="minorHAnsi"/>
                <w:noProof/>
              </w:rPr>
              <w:t>17.2.2.1</w:t>
            </w:r>
            <w:r w:rsidR="00AB41ED">
              <w:rPr>
                <w:noProof/>
              </w:rPr>
              <w:tab/>
            </w:r>
            <w:r w:rsidR="00AB41ED" w:rsidRPr="0095780B">
              <w:rPr>
                <w:rStyle w:val="Hyperlink"/>
                <w:rFonts w:eastAsiaTheme="minorHAnsi"/>
                <w:noProof/>
              </w:rPr>
              <w:t>Refund Premium Computation</w:t>
            </w:r>
            <w:r w:rsidR="00AB41ED">
              <w:rPr>
                <w:noProof/>
                <w:webHidden/>
              </w:rPr>
              <w:tab/>
            </w:r>
            <w:r w:rsidR="00922144">
              <w:rPr>
                <w:noProof/>
                <w:webHidden/>
              </w:rPr>
              <w:fldChar w:fldCharType="begin"/>
            </w:r>
            <w:r w:rsidR="00AB41ED">
              <w:rPr>
                <w:noProof/>
                <w:webHidden/>
              </w:rPr>
              <w:instrText xml:space="preserve"> PAGEREF _Toc371586522 \h </w:instrText>
            </w:r>
            <w:r w:rsidR="00922144">
              <w:rPr>
                <w:noProof/>
                <w:webHidden/>
              </w:rPr>
            </w:r>
            <w:r w:rsidR="00922144">
              <w:rPr>
                <w:noProof/>
                <w:webHidden/>
              </w:rPr>
              <w:fldChar w:fldCharType="separate"/>
            </w:r>
            <w:r w:rsidR="00AB41ED">
              <w:rPr>
                <w:noProof/>
                <w:webHidden/>
              </w:rPr>
              <w:t>88</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23" w:history="1">
            <w:r w:rsidR="00AB41ED" w:rsidRPr="0095780B">
              <w:rPr>
                <w:rStyle w:val="Hyperlink"/>
                <w:rFonts w:ascii="Cambria" w:eastAsiaTheme="minorHAnsi" w:hAnsi="Cambria"/>
                <w:noProof/>
              </w:rPr>
              <w:t>17.2.3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Output</w:t>
            </w:r>
            <w:r w:rsidR="00AB41ED">
              <w:rPr>
                <w:noProof/>
                <w:webHidden/>
              </w:rPr>
              <w:tab/>
            </w:r>
            <w:r w:rsidR="00922144">
              <w:rPr>
                <w:noProof/>
                <w:webHidden/>
              </w:rPr>
              <w:fldChar w:fldCharType="begin"/>
            </w:r>
            <w:r w:rsidR="00AB41ED">
              <w:rPr>
                <w:noProof/>
                <w:webHidden/>
              </w:rPr>
              <w:instrText xml:space="preserve"> PAGEREF _Toc371586523 \h </w:instrText>
            </w:r>
            <w:r w:rsidR="00922144">
              <w:rPr>
                <w:noProof/>
                <w:webHidden/>
              </w:rPr>
            </w:r>
            <w:r w:rsidR="00922144">
              <w:rPr>
                <w:noProof/>
                <w:webHidden/>
              </w:rPr>
              <w:fldChar w:fldCharType="separate"/>
            </w:r>
            <w:r w:rsidR="00AB41ED">
              <w:rPr>
                <w:noProof/>
                <w:webHidden/>
              </w:rPr>
              <w:t>88</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524" w:history="1">
            <w:r w:rsidR="00AB41ED" w:rsidRPr="0095780B">
              <w:rPr>
                <w:rStyle w:val="Hyperlink"/>
                <w:rFonts w:ascii="Cambria" w:eastAsiaTheme="minorHAnsi" w:hAnsi="Cambria"/>
                <w:noProof/>
              </w:rPr>
              <w:t>17.3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Loans</w:t>
            </w:r>
            <w:r w:rsidR="00AB41ED">
              <w:rPr>
                <w:noProof/>
                <w:webHidden/>
              </w:rPr>
              <w:tab/>
            </w:r>
            <w:r w:rsidR="00922144">
              <w:rPr>
                <w:noProof/>
                <w:webHidden/>
              </w:rPr>
              <w:fldChar w:fldCharType="begin"/>
            </w:r>
            <w:r w:rsidR="00AB41ED">
              <w:rPr>
                <w:noProof/>
                <w:webHidden/>
              </w:rPr>
              <w:instrText xml:space="preserve"> PAGEREF _Toc371586524 \h </w:instrText>
            </w:r>
            <w:r w:rsidR="00922144">
              <w:rPr>
                <w:noProof/>
                <w:webHidden/>
              </w:rPr>
            </w:r>
            <w:r w:rsidR="00922144">
              <w:rPr>
                <w:noProof/>
                <w:webHidden/>
              </w:rPr>
              <w:fldChar w:fldCharType="separate"/>
            </w:r>
            <w:r w:rsidR="00AB41ED">
              <w:rPr>
                <w:noProof/>
                <w:webHidden/>
              </w:rPr>
              <w:t>88</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25" w:history="1">
            <w:r w:rsidR="00AB41ED" w:rsidRPr="0095780B">
              <w:rPr>
                <w:rStyle w:val="Hyperlink"/>
                <w:rFonts w:ascii="Cambria" w:eastAsiaTheme="minorHAnsi" w:hAnsi="Cambria"/>
                <w:noProof/>
              </w:rPr>
              <w:t>17.3.1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Input</w:t>
            </w:r>
            <w:r w:rsidR="00AB41ED">
              <w:rPr>
                <w:noProof/>
                <w:webHidden/>
              </w:rPr>
              <w:tab/>
            </w:r>
            <w:r w:rsidR="00922144">
              <w:rPr>
                <w:noProof/>
                <w:webHidden/>
              </w:rPr>
              <w:fldChar w:fldCharType="begin"/>
            </w:r>
            <w:r w:rsidR="00AB41ED">
              <w:rPr>
                <w:noProof/>
                <w:webHidden/>
              </w:rPr>
              <w:instrText xml:space="preserve"> PAGEREF _Toc371586525 \h </w:instrText>
            </w:r>
            <w:r w:rsidR="00922144">
              <w:rPr>
                <w:noProof/>
                <w:webHidden/>
              </w:rPr>
            </w:r>
            <w:r w:rsidR="00922144">
              <w:rPr>
                <w:noProof/>
                <w:webHidden/>
              </w:rPr>
              <w:fldChar w:fldCharType="separate"/>
            </w:r>
            <w:r w:rsidR="00AB41ED">
              <w:rPr>
                <w:noProof/>
                <w:webHidden/>
              </w:rPr>
              <w:t>89</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26" w:history="1">
            <w:r w:rsidR="00AB41ED" w:rsidRPr="0095780B">
              <w:rPr>
                <w:rStyle w:val="Hyperlink"/>
                <w:rFonts w:ascii="Cambria" w:eastAsiaTheme="minorHAnsi" w:hAnsi="Cambria"/>
                <w:noProof/>
              </w:rPr>
              <w:t>17.3.2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Process</w:t>
            </w:r>
            <w:r w:rsidR="00AB41ED">
              <w:rPr>
                <w:noProof/>
                <w:webHidden/>
              </w:rPr>
              <w:tab/>
            </w:r>
            <w:r w:rsidR="00922144">
              <w:rPr>
                <w:noProof/>
                <w:webHidden/>
              </w:rPr>
              <w:fldChar w:fldCharType="begin"/>
            </w:r>
            <w:r w:rsidR="00AB41ED">
              <w:rPr>
                <w:noProof/>
                <w:webHidden/>
              </w:rPr>
              <w:instrText xml:space="preserve"> PAGEREF _Toc371586526 \h </w:instrText>
            </w:r>
            <w:r w:rsidR="00922144">
              <w:rPr>
                <w:noProof/>
                <w:webHidden/>
              </w:rPr>
            </w:r>
            <w:r w:rsidR="00922144">
              <w:rPr>
                <w:noProof/>
                <w:webHidden/>
              </w:rPr>
              <w:fldChar w:fldCharType="separate"/>
            </w:r>
            <w:r w:rsidR="00AB41ED">
              <w:rPr>
                <w:noProof/>
                <w:webHidden/>
              </w:rPr>
              <w:t>89</w:t>
            </w:r>
            <w:r w:rsidR="00922144">
              <w:rPr>
                <w:noProof/>
                <w:webHidden/>
              </w:rPr>
              <w:fldChar w:fldCharType="end"/>
            </w:r>
          </w:hyperlink>
        </w:p>
        <w:p w:rsidR="00AB41ED" w:rsidRDefault="00AE1055">
          <w:pPr>
            <w:pStyle w:val="TOC4"/>
            <w:tabs>
              <w:tab w:val="left" w:pos="1760"/>
              <w:tab w:val="right" w:leader="dot" w:pos="9350"/>
            </w:tabs>
            <w:rPr>
              <w:noProof/>
            </w:rPr>
          </w:pPr>
          <w:hyperlink w:anchor="_Toc371586527" w:history="1">
            <w:r w:rsidR="00AB41ED" w:rsidRPr="0095780B">
              <w:rPr>
                <w:rStyle w:val="Hyperlink"/>
                <w:rFonts w:eastAsiaTheme="minorHAnsi"/>
                <w:noProof/>
              </w:rPr>
              <w:t>17.3.2.1</w:t>
            </w:r>
            <w:r w:rsidR="00AB41ED">
              <w:rPr>
                <w:noProof/>
              </w:rPr>
              <w:tab/>
            </w:r>
            <w:r w:rsidR="00AB41ED" w:rsidRPr="0095780B">
              <w:rPr>
                <w:rStyle w:val="Hyperlink"/>
                <w:rFonts w:eastAsiaTheme="minorHAnsi"/>
                <w:noProof/>
              </w:rPr>
              <w:t>Loan Amount Computation</w:t>
            </w:r>
            <w:r w:rsidR="00AB41ED">
              <w:rPr>
                <w:noProof/>
                <w:webHidden/>
              </w:rPr>
              <w:tab/>
            </w:r>
            <w:r w:rsidR="00922144">
              <w:rPr>
                <w:noProof/>
                <w:webHidden/>
              </w:rPr>
              <w:fldChar w:fldCharType="begin"/>
            </w:r>
            <w:r w:rsidR="00AB41ED">
              <w:rPr>
                <w:noProof/>
                <w:webHidden/>
              </w:rPr>
              <w:instrText xml:space="preserve"> PAGEREF _Toc371586527 \h </w:instrText>
            </w:r>
            <w:r w:rsidR="00922144">
              <w:rPr>
                <w:noProof/>
                <w:webHidden/>
              </w:rPr>
            </w:r>
            <w:r w:rsidR="00922144">
              <w:rPr>
                <w:noProof/>
                <w:webHidden/>
              </w:rPr>
              <w:fldChar w:fldCharType="separate"/>
            </w:r>
            <w:r w:rsidR="00AB41ED">
              <w:rPr>
                <w:noProof/>
                <w:webHidden/>
              </w:rPr>
              <w:t>89</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28" w:history="1">
            <w:r w:rsidR="00AB41ED" w:rsidRPr="0095780B">
              <w:rPr>
                <w:rStyle w:val="Hyperlink"/>
                <w:rFonts w:ascii="Cambria" w:eastAsiaTheme="minorHAnsi" w:hAnsi="Cambria"/>
                <w:noProof/>
              </w:rPr>
              <w:t>17.3.3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Output</w:t>
            </w:r>
            <w:r w:rsidR="00AB41ED">
              <w:rPr>
                <w:noProof/>
                <w:webHidden/>
              </w:rPr>
              <w:tab/>
            </w:r>
            <w:r w:rsidR="00922144">
              <w:rPr>
                <w:noProof/>
                <w:webHidden/>
              </w:rPr>
              <w:fldChar w:fldCharType="begin"/>
            </w:r>
            <w:r w:rsidR="00AB41ED">
              <w:rPr>
                <w:noProof/>
                <w:webHidden/>
              </w:rPr>
              <w:instrText xml:space="preserve"> PAGEREF _Toc371586528 \h </w:instrText>
            </w:r>
            <w:r w:rsidR="00922144">
              <w:rPr>
                <w:noProof/>
                <w:webHidden/>
              </w:rPr>
            </w:r>
            <w:r w:rsidR="00922144">
              <w:rPr>
                <w:noProof/>
                <w:webHidden/>
              </w:rPr>
              <w:fldChar w:fldCharType="separate"/>
            </w:r>
            <w:r w:rsidR="00AB41ED">
              <w:rPr>
                <w:noProof/>
                <w:webHidden/>
              </w:rPr>
              <w:t>89</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529" w:history="1">
            <w:r w:rsidR="00AB41ED" w:rsidRPr="0095780B">
              <w:rPr>
                <w:rStyle w:val="Hyperlink"/>
                <w:rFonts w:ascii="Cambria" w:eastAsiaTheme="minorHAnsi" w:hAnsi="Cambria"/>
                <w:noProof/>
              </w:rPr>
              <w:t>17.4</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Surrender</w:t>
            </w:r>
            <w:r w:rsidR="00AB41ED">
              <w:rPr>
                <w:noProof/>
                <w:webHidden/>
              </w:rPr>
              <w:tab/>
            </w:r>
            <w:r w:rsidR="00922144">
              <w:rPr>
                <w:noProof/>
                <w:webHidden/>
              </w:rPr>
              <w:fldChar w:fldCharType="begin"/>
            </w:r>
            <w:r w:rsidR="00AB41ED">
              <w:rPr>
                <w:noProof/>
                <w:webHidden/>
              </w:rPr>
              <w:instrText xml:space="preserve"> PAGEREF _Toc371586529 \h </w:instrText>
            </w:r>
            <w:r w:rsidR="00922144">
              <w:rPr>
                <w:noProof/>
                <w:webHidden/>
              </w:rPr>
            </w:r>
            <w:r w:rsidR="00922144">
              <w:rPr>
                <w:noProof/>
                <w:webHidden/>
              </w:rPr>
              <w:fldChar w:fldCharType="separate"/>
            </w:r>
            <w:r w:rsidR="00AB41ED">
              <w:rPr>
                <w:noProof/>
                <w:webHidden/>
              </w:rPr>
              <w:t>90</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30" w:history="1">
            <w:r w:rsidR="00AB41ED" w:rsidRPr="0095780B">
              <w:rPr>
                <w:rStyle w:val="Hyperlink"/>
                <w:rFonts w:ascii="Cambria" w:hAnsi="Cambria"/>
                <w:noProof/>
              </w:rPr>
              <w:t>17.4.1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Education Support Plan</w:t>
            </w:r>
            <w:r w:rsidR="00AB41ED">
              <w:rPr>
                <w:noProof/>
                <w:webHidden/>
              </w:rPr>
              <w:tab/>
            </w:r>
            <w:r w:rsidR="00922144">
              <w:rPr>
                <w:noProof/>
                <w:webHidden/>
              </w:rPr>
              <w:fldChar w:fldCharType="begin"/>
            </w:r>
            <w:r w:rsidR="00AB41ED">
              <w:rPr>
                <w:noProof/>
                <w:webHidden/>
              </w:rPr>
              <w:instrText xml:space="preserve"> PAGEREF _Toc371586530 \h </w:instrText>
            </w:r>
            <w:r w:rsidR="00922144">
              <w:rPr>
                <w:noProof/>
                <w:webHidden/>
              </w:rPr>
            </w:r>
            <w:r w:rsidR="00922144">
              <w:rPr>
                <w:noProof/>
                <w:webHidden/>
              </w:rPr>
              <w:fldChar w:fldCharType="separate"/>
            </w:r>
            <w:r w:rsidR="00AB41ED">
              <w:rPr>
                <w:noProof/>
                <w:webHidden/>
              </w:rPr>
              <w:t>90</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31" w:history="1">
            <w:r w:rsidR="00AB41ED" w:rsidRPr="0095780B">
              <w:rPr>
                <w:rStyle w:val="Hyperlink"/>
                <w:rFonts w:ascii="Cambria" w:hAnsi="Cambria"/>
                <w:noProof/>
              </w:rPr>
              <w:t>17.4.2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Farewell Plan- Cash Investment</w:t>
            </w:r>
            <w:r w:rsidR="00AB41ED">
              <w:rPr>
                <w:noProof/>
                <w:webHidden/>
              </w:rPr>
              <w:tab/>
            </w:r>
            <w:r w:rsidR="00922144">
              <w:rPr>
                <w:noProof/>
                <w:webHidden/>
              </w:rPr>
              <w:fldChar w:fldCharType="begin"/>
            </w:r>
            <w:r w:rsidR="00AB41ED">
              <w:rPr>
                <w:noProof/>
                <w:webHidden/>
              </w:rPr>
              <w:instrText xml:space="preserve"> PAGEREF _Toc371586531 \h </w:instrText>
            </w:r>
            <w:r w:rsidR="00922144">
              <w:rPr>
                <w:noProof/>
                <w:webHidden/>
              </w:rPr>
            </w:r>
            <w:r w:rsidR="00922144">
              <w:rPr>
                <w:noProof/>
                <w:webHidden/>
              </w:rPr>
              <w:fldChar w:fldCharType="separate"/>
            </w:r>
            <w:r w:rsidR="00AB41ED">
              <w:rPr>
                <w:noProof/>
                <w:webHidden/>
              </w:rPr>
              <w:t>90</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32" w:history="1">
            <w:r w:rsidR="00AB41ED" w:rsidRPr="0095780B">
              <w:rPr>
                <w:rStyle w:val="Hyperlink"/>
                <w:rFonts w:ascii="Cambria" w:eastAsiaTheme="minorHAnsi" w:hAnsi="Cambria"/>
                <w:noProof/>
              </w:rPr>
              <w:t>17.4.3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Multipurpose Savings Plan</w:t>
            </w:r>
            <w:r w:rsidR="00AB41ED">
              <w:rPr>
                <w:noProof/>
                <w:webHidden/>
              </w:rPr>
              <w:tab/>
            </w:r>
            <w:r w:rsidR="00922144">
              <w:rPr>
                <w:noProof/>
                <w:webHidden/>
              </w:rPr>
              <w:fldChar w:fldCharType="begin"/>
            </w:r>
            <w:r w:rsidR="00AB41ED">
              <w:rPr>
                <w:noProof/>
                <w:webHidden/>
              </w:rPr>
              <w:instrText xml:space="preserve"> PAGEREF _Toc371586532 \h </w:instrText>
            </w:r>
            <w:r w:rsidR="00922144">
              <w:rPr>
                <w:noProof/>
                <w:webHidden/>
              </w:rPr>
            </w:r>
            <w:r w:rsidR="00922144">
              <w:rPr>
                <w:noProof/>
                <w:webHidden/>
              </w:rPr>
              <w:fldChar w:fldCharType="separate"/>
            </w:r>
            <w:r w:rsidR="00AB41ED">
              <w:rPr>
                <w:noProof/>
                <w:webHidden/>
              </w:rPr>
              <w:t>90</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33" w:history="1">
            <w:r w:rsidR="00AB41ED" w:rsidRPr="0095780B">
              <w:rPr>
                <w:rStyle w:val="Hyperlink"/>
                <w:rFonts w:ascii="Cambria" w:eastAsiaTheme="minorHAnsi" w:hAnsi="Cambria"/>
                <w:noProof/>
              </w:rPr>
              <w:t>17.4.4</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Multipurpose Financial Plan</w:t>
            </w:r>
            <w:r w:rsidR="00AB41ED">
              <w:rPr>
                <w:noProof/>
                <w:webHidden/>
              </w:rPr>
              <w:tab/>
            </w:r>
            <w:r w:rsidR="00922144">
              <w:rPr>
                <w:noProof/>
                <w:webHidden/>
              </w:rPr>
              <w:fldChar w:fldCharType="begin"/>
            </w:r>
            <w:r w:rsidR="00AB41ED">
              <w:rPr>
                <w:noProof/>
                <w:webHidden/>
              </w:rPr>
              <w:instrText xml:space="preserve"> PAGEREF _Toc371586533 \h </w:instrText>
            </w:r>
            <w:r w:rsidR="00922144">
              <w:rPr>
                <w:noProof/>
                <w:webHidden/>
              </w:rPr>
            </w:r>
            <w:r w:rsidR="00922144">
              <w:rPr>
                <w:noProof/>
                <w:webHidden/>
              </w:rPr>
              <w:fldChar w:fldCharType="separate"/>
            </w:r>
            <w:r w:rsidR="00AB41ED">
              <w:rPr>
                <w:noProof/>
                <w:webHidden/>
              </w:rPr>
              <w:t>90</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34" w:history="1">
            <w:r w:rsidR="00AB41ED" w:rsidRPr="0095780B">
              <w:rPr>
                <w:rStyle w:val="Hyperlink"/>
                <w:rFonts w:ascii="Cambria" w:eastAsiaTheme="minorHAnsi" w:hAnsi="Cambria"/>
                <w:noProof/>
              </w:rPr>
              <w:t>17.4.5</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Personal Pension Plan</w:t>
            </w:r>
            <w:r w:rsidR="00AB41ED">
              <w:rPr>
                <w:noProof/>
                <w:webHidden/>
              </w:rPr>
              <w:tab/>
            </w:r>
            <w:r w:rsidR="00922144">
              <w:rPr>
                <w:noProof/>
                <w:webHidden/>
              </w:rPr>
              <w:fldChar w:fldCharType="begin"/>
            </w:r>
            <w:r w:rsidR="00AB41ED">
              <w:rPr>
                <w:noProof/>
                <w:webHidden/>
              </w:rPr>
              <w:instrText xml:space="preserve"> PAGEREF _Toc371586534 \h </w:instrText>
            </w:r>
            <w:r w:rsidR="00922144">
              <w:rPr>
                <w:noProof/>
                <w:webHidden/>
              </w:rPr>
            </w:r>
            <w:r w:rsidR="00922144">
              <w:rPr>
                <w:noProof/>
                <w:webHidden/>
              </w:rPr>
              <w:fldChar w:fldCharType="separate"/>
            </w:r>
            <w:r w:rsidR="00AB41ED">
              <w:rPr>
                <w:noProof/>
                <w:webHidden/>
              </w:rPr>
              <w:t>90</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35" w:history="1">
            <w:r w:rsidR="00AB41ED" w:rsidRPr="0095780B">
              <w:rPr>
                <w:rStyle w:val="Hyperlink"/>
                <w:rFonts w:ascii="Cambria" w:eastAsiaTheme="minorHAnsi" w:hAnsi="Cambria"/>
                <w:noProof/>
              </w:rPr>
              <w:t>17.4.6</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Surrender Reports</w:t>
            </w:r>
            <w:r w:rsidR="00AB41ED">
              <w:rPr>
                <w:noProof/>
                <w:webHidden/>
              </w:rPr>
              <w:tab/>
            </w:r>
            <w:r w:rsidR="00922144">
              <w:rPr>
                <w:noProof/>
                <w:webHidden/>
              </w:rPr>
              <w:fldChar w:fldCharType="begin"/>
            </w:r>
            <w:r w:rsidR="00AB41ED">
              <w:rPr>
                <w:noProof/>
                <w:webHidden/>
              </w:rPr>
              <w:instrText xml:space="preserve"> PAGEREF _Toc371586535 \h </w:instrText>
            </w:r>
            <w:r w:rsidR="00922144">
              <w:rPr>
                <w:noProof/>
                <w:webHidden/>
              </w:rPr>
            </w:r>
            <w:r w:rsidR="00922144">
              <w:rPr>
                <w:noProof/>
                <w:webHidden/>
              </w:rPr>
              <w:fldChar w:fldCharType="separate"/>
            </w:r>
            <w:r w:rsidR="00AB41ED">
              <w:rPr>
                <w:noProof/>
                <w:webHidden/>
              </w:rPr>
              <w:t>91</w:t>
            </w:r>
            <w:r w:rsidR="00922144">
              <w:rPr>
                <w:noProof/>
                <w:webHidden/>
              </w:rPr>
              <w:fldChar w:fldCharType="end"/>
            </w:r>
          </w:hyperlink>
        </w:p>
        <w:p w:rsidR="00AB41ED" w:rsidRDefault="00AE1055">
          <w:pPr>
            <w:pStyle w:val="TOC4"/>
            <w:tabs>
              <w:tab w:val="left" w:pos="1760"/>
              <w:tab w:val="right" w:leader="dot" w:pos="9350"/>
            </w:tabs>
            <w:rPr>
              <w:noProof/>
            </w:rPr>
          </w:pPr>
          <w:hyperlink w:anchor="_Toc371586536" w:history="1">
            <w:r w:rsidR="00AB41ED" w:rsidRPr="0095780B">
              <w:rPr>
                <w:rStyle w:val="Hyperlink"/>
                <w:rFonts w:eastAsiaTheme="minorHAnsi"/>
                <w:noProof/>
              </w:rPr>
              <w:t>17.4.6.1</w:t>
            </w:r>
            <w:r w:rsidR="00AB41ED">
              <w:rPr>
                <w:noProof/>
              </w:rPr>
              <w:tab/>
            </w:r>
            <w:r w:rsidR="00AB41ED" w:rsidRPr="0095780B">
              <w:rPr>
                <w:rStyle w:val="Hyperlink"/>
                <w:rFonts w:eastAsiaTheme="minorHAnsi"/>
                <w:noProof/>
              </w:rPr>
              <w:t>cheque Payment voucher</w:t>
            </w:r>
            <w:r w:rsidR="00AB41ED">
              <w:rPr>
                <w:noProof/>
                <w:webHidden/>
              </w:rPr>
              <w:tab/>
            </w:r>
            <w:r w:rsidR="00922144">
              <w:rPr>
                <w:noProof/>
                <w:webHidden/>
              </w:rPr>
              <w:fldChar w:fldCharType="begin"/>
            </w:r>
            <w:r w:rsidR="00AB41ED">
              <w:rPr>
                <w:noProof/>
                <w:webHidden/>
              </w:rPr>
              <w:instrText xml:space="preserve"> PAGEREF _Toc371586536 \h </w:instrText>
            </w:r>
            <w:r w:rsidR="00922144">
              <w:rPr>
                <w:noProof/>
                <w:webHidden/>
              </w:rPr>
            </w:r>
            <w:r w:rsidR="00922144">
              <w:rPr>
                <w:noProof/>
                <w:webHidden/>
              </w:rPr>
              <w:fldChar w:fldCharType="separate"/>
            </w:r>
            <w:r w:rsidR="00AB41ED">
              <w:rPr>
                <w:noProof/>
                <w:webHidden/>
              </w:rPr>
              <w:t>91</w:t>
            </w:r>
            <w:r w:rsidR="00922144">
              <w:rPr>
                <w:noProof/>
                <w:webHidden/>
              </w:rPr>
              <w:fldChar w:fldCharType="end"/>
            </w:r>
          </w:hyperlink>
        </w:p>
        <w:p w:rsidR="00AB41ED" w:rsidRDefault="00AE1055">
          <w:pPr>
            <w:pStyle w:val="TOC4"/>
            <w:tabs>
              <w:tab w:val="left" w:pos="1760"/>
              <w:tab w:val="right" w:leader="dot" w:pos="9350"/>
            </w:tabs>
            <w:rPr>
              <w:noProof/>
            </w:rPr>
          </w:pPr>
          <w:hyperlink w:anchor="_Toc371586537" w:history="1">
            <w:r w:rsidR="00AB41ED" w:rsidRPr="0095780B">
              <w:rPr>
                <w:rStyle w:val="Hyperlink"/>
                <w:rFonts w:eastAsiaTheme="minorHAnsi"/>
                <w:noProof/>
              </w:rPr>
              <w:t>17.4.6.2</w:t>
            </w:r>
            <w:r w:rsidR="00AB41ED">
              <w:rPr>
                <w:noProof/>
              </w:rPr>
              <w:tab/>
            </w:r>
            <w:r w:rsidR="00AB41ED" w:rsidRPr="0095780B">
              <w:rPr>
                <w:rStyle w:val="Hyperlink"/>
                <w:rFonts w:eastAsiaTheme="minorHAnsi"/>
                <w:noProof/>
              </w:rPr>
              <w:t>Surrendered Policies per paypoint, per agent type</w:t>
            </w:r>
            <w:r w:rsidR="00AB41ED">
              <w:rPr>
                <w:noProof/>
                <w:webHidden/>
              </w:rPr>
              <w:tab/>
            </w:r>
            <w:r w:rsidR="00922144">
              <w:rPr>
                <w:noProof/>
                <w:webHidden/>
              </w:rPr>
              <w:fldChar w:fldCharType="begin"/>
            </w:r>
            <w:r w:rsidR="00AB41ED">
              <w:rPr>
                <w:noProof/>
                <w:webHidden/>
              </w:rPr>
              <w:instrText xml:space="preserve"> PAGEREF _Toc371586537 \h </w:instrText>
            </w:r>
            <w:r w:rsidR="00922144">
              <w:rPr>
                <w:noProof/>
                <w:webHidden/>
              </w:rPr>
            </w:r>
            <w:r w:rsidR="00922144">
              <w:rPr>
                <w:noProof/>
                <w:webHidden/>
              </w:rPr>
              <w:fldChar w:fldCharType="separate"/>
            </w:r>
            <w:r w:rsidR="00AB41ED">
              <w:rPr>
                <w:noProof/>
                <w:webHidden/>
              </w:rPr>
              <w:t>91</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538" w:history="1">
            <w:r w:rsidR="00AB41ED" w:rsidRPr="0095780B">
              <w:rPr>
                <w:rStyle w:val="Hyperlink"/>
                <w:rFonts w:eastAsiaTheme="minorHAnsi"/>
                <w:noProof/>
                <w:lang w:val="en-ZA"/>
              </w:rPr>
              <w:t>17.4.7</w:t>
            </w:r>
            <w:r w:rsidR="00AB41ED">
              <w:rPr>
                <w:rFonts w:asciiTheme="minorHAnsi" w:eastAsiaTheme="minorEastAsia" w:hAnsiTheme="minorHAnsi" w:cstheme="minorBidi"/>
                <w:noProof/>
                <w:sz w:val="22"/>
                <w:szCs w:val="22"/>
                <w:lang w:val="en-ZA" w:eastAsia="en-ZA"/>
              </w:rPr>
              <w:tab/>
            </w:r>
            <w:r w:rsidR="00AB41ED" w:rsidRPr="0095780B">
              <w:rPr>
                <w:rStyle w:val="Hyperlink"/>
                <w:rFonts w:eastAsiaTheme="minorHAnsi"/>
                <w:noProof/>
                <w:lang w:val="en-ZA"/>
              </w:rPr>
              <w:t>Input</w:t>
            </w:r>
            <w:r w:rsidR="00AB41ED">
              <w:rPr>
                <w:noProof/>
                <w:webHidden/>
              </w:rPr>
              <w:tab/>
            </w:r>
            <w:r w:rsidR="00922144">
              <w:rPr>
                <w:noProof/>
                <w:webHidden/>
              </w:rPr>
              <w:fldChar w:fldCharType="begin"/>
            </w:r>
            <w:r w:rsidR="00AB41ED">
              <w:rPr>
                <w:noProof/>
                <w:webHidden/>
              </w:rPr>
              <w:instrText xml:space="preserve"> PAGEREF _Toc371586538 \h </w:instrText>
            </w:r>
            <w:r w:rsidR="00922144">
              <w:rPr>
                <w:noProof/>
                <w:webHidden/>
              </w:rPr>
            </w:r>
            <w:r w:rsidR="00922144">
              <w:rPr>
                <w:noProof/>
                <w:webHidden/>
              </w:rPr>
              <w:fldChar w:fldCharType="separate"/>
            </w:r>
            <w:r w:rsidR="00AB41ED">
              <w:rPr>
                <w:noProof/>
                <w:webHidden/>
              </w:rPr>
              <w:t>91</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39" w:history="1">
            <w:r w:rsidR="00AB41ED" w:rsidRPr="0095780B">
              <w:rPr>
                <w:rStyle w:val="Hyperlink"/>
                <w:rFonts w:ascii="Cambria" w:eastAsiaTheme="minorHAnsi" w:hAnsi="Cambria"/>
                <w:noProof/>
              </w:rPr>
              <w:t>17.4.8</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Process</w:t>
            </w:r>
            <w:r w:rsidR="00AB41ED">
              <w:rPr>
                <w:noProof/>
                <w:webHidden/>
              </w:rPr>
              <w:tab/>
            </w:r>
            <w:r w:rsidR="00922144">
              <w:rPr>
                <w:noProof/>
                <w:webHidden/>
              </w:rPr>
              <w:fldChar w:fldCharType="begin"/>
            </w:r>
            <w:r w:rsidR="00AB41ED">
              <w:rPr>
                <w:noProof/>
                <w:webHidden/>
              </w:rPr>
              <w:instrText xml:space="preserve"> PAGEREF _Toc371586539 \h </w:instrText>
            </w:r>
            <w:r w:rsidR="00922144">
              <w:rPr>
                <w:noProof/>
                <w:webHidden/>
              </w:rPr>
            </w:r>
            <w:r w:rsidR="00922144">
              <w:rPr>
                <w:noProof/>
                <w:webHidden/>
              </w:rPr>
              <w:fldChar w:fldCharType="separate"/>
            </w:r>
            <w:r w:rsidR="00AB41ED">
              <w:rPr>
                <w:noProof/>
                <w:webHidden/>
              </w:rPr>
              <w:t>91</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540" w:history="1">
            <w:r w:rsidR="00AB41ED" w:rsidRPr="0095780B">
              <w:rPr>
                <w:rStyle w:val="Hyperlink"/>
                <w:rFonts w:eastAsiaTheme="minorHAnsi"/>
                <w:noProof/>
              </w:rPr>
              <w:t>17.4.9</w:t>
            </w:r>
            <w:r w:rsidR="00AB41ED">
              <w:rPr>
                <w:rFonts w:asciiTheme="minorHAnsi" w:eastAsiaTheme="minorEastAsia" w:hAnsiTheme="minorHAnsi" w:cstheme="minorBidi"/>
                <w:noProof/>
                <w:sz w:val="22"/>
                <w:szCs w:val="22"/>
                <w:lang w:val="en-ZA" w:eastAsia="en-ZA"/>
              </w:rPr>
              <w:tab/>
            </w:r>
            <w:r w:rsidR="00AB41ED" w:rsidRPr="0095780B">
              <w:rPr>
                <w:rStyle w:val="Hyperlink"/>
                <w:rFonts w:eastAsiaTheme="minorHAnsi"/>
                <w:noProof/>
              </w:rPr>
              <w:t>Output</w:t>
            </w:r>
            <w:r w:rsidR="00AB41ED">
              <w:rPr>
                <w:noProof/>
                <w:webHidden/>
              </w:rPr>
              <w:tab/>
            </w:r>
            <w:r w:rsidR="00922144">
              <w:rPr>
                <w:noProof/>
                <w:webHidden/>
              </w:rPr>
              <w:fldChar w:fldCharType="begin"/>
            </w:r>
            <w:r w:rsidR="00AB41ED">
              <w:rPr>
                <w:noProof/>
                <w:webHidden/>
              </w:rPr>
              <w:instrText xml:space="preserve"> PAGEREF _Toc371586540 \h </w:instrText>
            </w:r>
            <w:r w:rsidR="00922144">
              <w:rPr>
                <w:noProof/>
                <w:webHidden/>
              </w:rPr>
            </w:r>
            <w:r w:rsidR="00922144">
              <w:rPr>
                <w:noProof/>
                <w:webHidden/>
              </w:rPr>
              <w:fldChar w:fldCharType="separate"/>
            </w:r>
            <w:r w:rsidR="00AB41ED">
              <w:rPr>
                <w:noProof/>
                <w:webHidden/>
              </w:rPr>
              <w:t>91</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541" w:history="1">
            <w:r w:rsidR="00AB41ED" w:rsidRPr="0095780B">
              <w:rPr>
                <w:rStyle w:val="Hyperlink"/>
                <w:rFonts w:ascii="Cambria" w:eastAsiaTheme="minorHAnsi" w:hAnsi="Cambria"/>
                <w:noProof/>
              </w:rPr>
              <w:t>17.5</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Partial Maturities</w:t>
            </w:r>
            <w:r w:rsidR="00AB41ED">
              <w:rPr>
                <w:noProof/>
                <w:webHidden/>
              </w:rPr>
              <w:tab/>
            </w:r>
            <w:r w:rsidR="00922144">
              <w:rPr>
                <w:noProof/>
                <w:webHidden/>
              </w:rPr>
              <w:fldChar w:fldCharType="begin"/>
            </w:r>
            <w:r w:rsidR="00AB41ED">
              <w:rPr>
                <w:noProof/>
                <w:webHidden/>
              </w:rPr>
              <w:instrText xml:space="preserve"> PAGEREF _Toc371586541 \h </w:instrText>
            </w:r>
            <w:r w:rsidR="00922144">
              <w:rPr>
                <w:noProof/>
                <w:webHidden/>
              </w:rPr>
            </w:r>
            <w:r w:rsidR="00922144">
              <w:rPr>
                <w:noProof/>
                <w:webHidden/>
              </w:rPr>
              <w:fldChar w:fldCharType="separate"/>
            </w:r>
            <w:r w:rsidR="00AB41ED">
              <w:rPr>
                <w:noProof/>
                <w:webHidden/>
              </w:rPr>
              <w:t>91</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42" w:history="1">
            <w:r w:rsidR="00AB41ED" w:rsidRPr="0095780B">
              <w:rPr>
                <w:rStyle w:val="Hyperlink"/>
                <w:rFonts w:ascii="Cambria" w:hAnsi="Cambria"/>
                <w:noProof/>
              </w:rPr>
              <w:t>17.5.1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Educational Support Plan</w:t>
            </w:r>
            <w:r w:rsidR="00AB41ED">
              <w:rPr>
                <w:noProof/>
                <w:webHidden/>
              </w:rPr>
              <w:tab/>
            </w:r>
            <w:r w:rsidR="00922144">
              <w:rPr>
                <w:noProof/>
                <w:webHidden/>
              </w:rPr>
              <w:fldChar w:fldCharType="begin"/>
            </w:r>
            <w:r w:rsidR="00AB41ED">
              <w:rPr>
                <w:noProof/>
                <w:webHidden/>
              </w:rPr>
              <w:instrText xml:space="preserve"> PAGEREF _Toc371586542 \h </w:instrText>
            </w:r>
            <w:r w:rsidR="00922144">
              <w:rPr>
                <w:noProof/>
                <w:webHidden/>
              </w:rPr>
            </w:r>
            <w:r w:rsidR="00922144">
              <w:rPr>
                <w:noProof/>
                <w:webHidden/>
              </w:rPr>
              <w:fldChar w:fldCharType="separate"/>
            </w:r>
            <w:r w:rsidR="00AB41ED">
              <w:rPr>
                <w:noProof/>
                <w:webHidden/>
              </w:rPr>
              <w:t>91</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543" w:history="1">
            <w:r w:rsidR="00AB41ED" w:rsidRPr="0095780B">
              <w:rPr>
                <w:rStyle w:val="Hyperlink"/>
                <w:rFonts w:eastAsiaTheme="minorHAnsi"/>
                <w:noProof/>
              </w:rPr>
              <w:t>17.5.2</w:t>
            </w:r>
            <w:r w:rsidR="00AB41ED">
              <w:rPr>
                <w:rFonts w:asciiTheme="minorHAnsi" w:eastAsiaTheme="minorEastAsia" w:hAnsiTheme="minorHAnsi" w:cstheme="minorBidi"/>
                <w:noProof/>
                <w:sz w:val="22"/>
                <w:szCs w:val="22"/>
                <w:lang w:val="en-ZA" w:eastAsia="en-ZA"/>
              </w:rPr>
              <w:tab/>
            </w:r>
            <w:r w:rsidR="00AB41ED" w:rsidRPr="0095780B">
              <w:rPr>
                <w:rStyle w:val="Hyperlink"/>
                <w:rFonts w:eastAsiaTheme="minorHAnsi"/>
                <w:noProof/>
              </w:rPr>
              <w:t>Input</w:t>
            </w:r>
            <w:r w:rsidR="00AB41ED">
              <w:rPr>
                <w:noProof/>
                <w:webHidden/>
              </w:rPr>
              <w:tab/>
            </w:r>
            <w:r w:rsidR="00922144">
              <w:rPr>
                <w:noProof/>
                <w:webHidden/>
              </w:rPr>
              <w:fldChar w:fldCharType="begin"/>
            </w:r>
            <w:r w:rsidR="00AB41ED">
              <w:rPr>
                <w:noProof/>
                <w:webHidden/>
              </w:rPr>
              <w:instrText xml:space="preserve"> PAGEREF _Toc371586543 \h </w:instrText>
            </w:r>
            <w:r w:rsidR="00922144">
              <w:rPr>
                <w:noProof/>
                <w:webHidden/>
              </w:rPr>
            </w:r>
            <w:r w:rsidR="00922144">
              <w:rPr>
                <w:noProof/>
                <w:webHidden/>
              </w:rPr>
              <w:fldChar w:fldCharType="separate"/>
            </w:r>
            <w:r w:rsidR="00AB41ED">
              <w:rPr>
                <w:noProof/>
                <w:webHidden/>
              </w:rPr>
              <w:t>91</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544" w:history="1">
            <w:r w:rsidR="00AB41ED" w:rsidRPr="0095780B">
              <w:rPr>
                <w:rStyle w:val="Hyperlink"/>
                <w:rFonts w:eastAsiaTheme="minorHAnsi"/>
                <w:noProof/>
              </w:rPr>
              <w:t>17.5.3</w:t>
            </w:r>
            <w:r w:rsidR="00AB41ED">
              <w:rPr>
                <w:rFonts w:asciiTheme="minorHAnsi" w:eastAsiaTheme="minorEastAsia" w:hAnsiTheme="minorHAnsi" w:cstheme="minorBidi"/>
                <w:noProof/>
                <w:sz w:val="22"/>
                <w:szCs w:val="22"/>
                <w:lang w:val="en-ZA" w:eastAsia="en-ZA"/>
              </w:rPr>
              <w:tab/>
            </w:r>
            <w:r w:rsidR="00AB41ED" w:rsidRPr="0095780B">
              <w:rPr>
                <w:rStyle w:val="Hyperlink"/>
                <w:rFonts w:eastAsiaTheme="minorHAnsi"/>
                <w:noProof/>
              </w:rPr>
              <w:t>Process</w:t>
            </w:r>
            <w:r w:rsidR="00AB41ED">
              <w:rPr>
                <w:noProof/>
                <w:webHidden/>
              </w:rPr>
              <w:tab/>
            </w:r>
            <w:r w:rsidR="00922144">
              <w:rPr>
                <w:noProof/>
                <w:webHidden/>
              </w:rPr>
              <w:fldChar w:fldCharType="begin"/>
            </w:r>
            <w:r w:rsidR="00AB41ED">
              <w:rPr>
                <w:noProof/>
                <w:webHidden/>
              </w:rPr>
              <w:instrText xml:space="preserve"> PAGEREF _Toc371586544 \h </w:instrText>
            </w:r>
            <w:r w:rsidR="00922144">
              <w:rPr>
                <w:noProof/>
                <w:webHidden/>
              </w:rPr>
            </w:r>
            <w:r w:rsidR="00922144">
              <w:rPr>
                <w:noProof/>
                <w:webHidden/>
              </w:rPr>
              <w:fldChar w:fldCharType="separate"/>
            </w:r>
            <w:r w:rsidR="00AB41ED">
              <w:rPr>
                <w:noProof/>
                <w:webHidden/>
              </w:rPr>
              <w:t>92</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545" w:history="1">
            <w:r w:rsidR="00AB41ED" w:rsidRPr="0095780B">
              <w:rPr>
                <w:rStyle w:val="Hyperlink"/>
                <w:noProof/>
              </w:rPr>
              <w:t>17.5.4</w:t>
            </w:r>
            <w:r w:rsidR="00AB41ED">
              <w:rPr>
                <w:rFonts w:asciiTheme="minorHAnsi" w:eastAsiaTheme="minorEastAsia" w:hAnsiTheme="minorHAnsi" w:cstheme="minorBidi"/>
                <w:noProof/>
                <w:sz w:val="22"/>
                <w:szCs w:val="22"/>
                <w:lang w:val="en-ZA" w:eastAsia="en-ZA"/>
              </w:rPr>
              <w:tab/>
            </w:r>
            <w:r w:rsidR="00AB41ED" w:rsidRPr="0095780B">
              <w:rPr>
                <w:rStyle w:val="Hyperlink"/>
                <w:noProof/>
              </w:rPr>
              <w:t>Output</w:t>
            </w:r>
            <w:r w:rsidR="00AB41ED">
              <w:rPr>
                <w:noProof/>
                <w:webHidden/>
              </w:rPr>
              <w:tab/>
            </w:r>
            <w:r w:rsidR="00922144">
              <w:rPr>
                <w:noProof/>
                <w:webHidden/>
              </w:rPr>
              <w:fldChar w:fldCharType="begin"/>
            </w:r>
            <w:r w:rsidR="00AB41ED">
              <w:rPr>
                <w:noProof/>
                <w:webHidden/>
              </w:rPr>
              <w:instrText xml:space="preserve"> PAGEREF _Toc371586545 \h </w:instrText>
            </w:r>
            <w:r w:rsidR="00922144">
              <w:rPr>
                <w:noProof/>
                <w:webHidden/>
              </w:rPr>
            </w:r>
            <w:r w:rsidR="00922144">
              <w:rPr>
                <w:noProof/>
                <w:webHidden/>
              </w:rPr>
              <w:fldChar w:fldCharType="separate"/>
            </w:r>
            <w:r w:rsidR="00AB41ED">
              <w:rPr>
                <w:noProof/>
                <w:webHidden/>
              </w:rPr>
              <w:t>92</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546" w:history="1">
            <w:r w:rsidR="00AB41ED" w:rsidRPr="0095780B">
              <w:rPr>
                <w:rStyle w:val="Hyperlink"/>
                <w:rFonts w:eastAsiaTheme="minorHAnsi"/>
                <w:noProof/>
              </w:rPr>
              <w:t>17.6</w:t>
            </w:r>
            <w:r w:rsidR="00AB41ED">
              <w:rPr>
                <w:rFonts w:asciiTheme="minorHAnsi" w:eastAsiaTheme="minorEastAsia" w:hAnsiTheme="minorHAnsi" w:cstheme="minorBidi"/>
                <w:noProof/>
                <w:sz w:val="22"/>
                <w:szCs w:val="22"/>
                <w:lang w:val="en-ZA" w:eastAsia="en-ZA"/>
              </w:rPr>
              <w:tab/>
            </w:r>
            <w:r w:rsidR="00AB41ED" w:rsidRPr="0095780B">
              <w:rPr>
                <w:rStyle w:val="Hyperlink"/>
                <w:rFonts w:eastAsiaTheme="minorHAnsi"/>
                <w:noProof/>
              </w:rPr>
              <w:t>Farewell Cash Back Benefit</w:t>
            </w:r>
            <w:r w:rsidR="00AB41ED">
              <w:rPr>
                <w:noProof/>
                <w:webHidden/>
              </w:rPr>
              <w:tab/>
            </w:r>
            <w:r w:rsidR="00922144">
              <w:rPr>
                <w:noProof/>
                <w:webHidden/>
              </w:rPr>
              <w:fldChar w:fldCharType="begin"/>
            </w:r>
            <w:r w:rsidR="00AB41ED">
              <w:rPr>
                <w:noProof/>
                <w:webHidden/>
              </w:rPr>
              <w:instrText xml:space="preserve"> PAGEREF _Toc371586546 \h </w:instrText>
            </w:r>
            <w:r w:rsidR="00922144">
              <w:rPr>
                <w:noProof/>
                <w:webHidden/>
              </w:rPr>
            </w:r>
            <w:r w:rsidR="00922144">
              <w:rPr>
                <w:noProof/>
                <w:webHidden/>
              </w:rPr>
              <w:fldChar w:fldCharType="separate"/>
            </w:r>
            <w:r w:rsidR="00AB41ED">
              <w:rPr>
                <w:noProof/>
                <w:webHidden/>
              </w:rPr>
              <w:t>92</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547" w:history="1">
            <w:r w:rsidR="00AB41ED" w:rsidRPr="0095780B">
              <w:rPr>
                <w:rStyle w:val="Hyperlink"/>
                <w:rFonts w:eastAsiaTheme="minorHAnsi"/>
                <w:noProof/>
              </w:rPr>
              <w:t>17.6.1</w:t>
            </w:r>
            <w:r w:rsidR="00AB41ED">
              <w:rPr>
                <w:rFonts w:asciiTheme="minorHAnsi" w:eastAsiaTheme="minorEastAsia" w:hAnsiTheme="minorHAnsi" w:cstheme="minorBidi"/>
                <w:noProof/>
                <w:sz w:val="22"/>
                <w:szCs w:val="22"/>
                <w:lang w:val="en-ZA" w:eastAsia="en-ZA"/>
              </w:rPr>
              <w:tab/>
            </w:r>
            <w:r w:rsidR="00AB41ED" w:rsidRPr="0095780B">
              <w:rPr>
                <w:rStyle w:val="Hyperlink"/>
                <w:rFonts w:eastAsiaTheme="minorHAnsi"/>
                <w:noProof/>
              </w:rPr>
              <w:t>Input</w:t>
            </w:r>
            <w:r w:rsidR="00AB41ED">
              <w:rPr>
                <w:noProof/>
                <w:webHidden/>
              </w:rPr>
              <w:tab/>
            </w:r>
            <w:r w:rsidR="00922144">
              <w:rPr>
                <w:noProof/>
                <w:webHidden/>
              </w:rPr>
              <w:fldChar w:fldCharType="begin"/>
            </w:r>
            <w:r w:rsidR="00AB41ED">
              <w:rPr>
                <w:noProof/>
                <w:webHidden/>
              </w:rPr>
              <w:instrText xml:space="preserve"> PAGEREF _Toc371586547 \h </w:instrText>
            </w:r>
            <w:r w:rsidR="00922144">
              <w:rPr>
                <w:noProof/>
                <w:webHidden/>
              </w:rPr>
            </w:r>
            <w:r w:rsidR="00922144">
              <w:rPr>
                <w:noProof/>
                <w:webHidden/>
              </w:rPr>
              <w:fldChar w:fldCharType="separate"/>
            </w:r>
            <w:r w:rsidR="00AB41ED">
              <w:rPr>
                <w:noProof/>
                <w:webHidden/>
              </w:rPr>
              <w:t>92</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548" w:history="1">
            <w:r w:rsidR="00AB41ED" w:rsidRPr="0095780B">
              <w:rPr>
                <w:rStyle w:val="Hyperlink"/>
                <w:rFonts w:eastAsiaTheme="minorHAnsi"/>
                <w:noProof/>
              </w:rPr>
              <w:t>17.6.2</w:t>
            </w:r>
            <w:r w:rsidR="00AB41ED">
              <w:rPr>
                <w:rFonts w:asciiTheme="minorHAnsi" w:eastAsiaTheme="minorEastAsia" w:hAnsiTheme="minorHAnsi" w:cstheme="minorBidi"/>
                <w:noProof/>
                <w:sz w:val="22"/>
                <w:szCs w:val="22"/>
                <w:lang w:val="en-ZA" w:eastAsia="en-ZA"/>
              </w:rPr>
              <w:tab/>
            </w:r>
            <w:r w:rsidR="00AB41ED" w:rsidRPr="0095780B">
              <w:rPr>
                <w:rStyle w:val="Hyperlink"/>
                <w:rFonts w:eastAsiaTheme="minorHAnsi"/>
                <w:noProof/>
              </w:rPr>
              <w:t>Process</w:t>
            </w:r>
            <w:r w:rsidR="00AB41ED">
              <w:rPr>
                <w:noProof/>
                <w:webHidden/>
              </w:rPr>
              <w:tab/>
            </w:r>
            <w:r w:rsidR="00922144">
              <w:rPr>
                <w:noProof/>
                <w:webHidden/>
              </w:rPr>
              <w:fldChar w:fldCharType="begin"/>
            </w:r>
            <w:r w:rsidR="00AB41ED">
              <w:rPr>
                <w:noProof/>
                <w:webHidden/>
              </w:rPr>
              <w:instrText xml:space="preserve"> PAGEREF _Toc371586548 \h </w:instrText>
            </w:r>
            <w:r w:rsidR="00922144">
              <w:rPr>
                <w:noProof/>
                <w:webHidden/>
              </w:rPr>
            </w:r>
            <w:r w:rsidR="00922144">
              <w:rPr>
                <w:noProof/>
                <w:webHidden/>
              </w:rPr>
              <w:fldChar w:fldCharType="separate"/>
            </w:r>
            <w:r w:rsidR="00AB41ED">
              <w:rPr>
                <w:noProof/>
                <w:webHidden/>
              </w:rPr>
              <w:t>92</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549" w:history="1">
            <w:r w:rsidR="00AB41ED" w:rsidRPr="0095780B">
              <w:rPr>
                <w:rStyle w:val="Hyperlink"/>
                <w:noProof/>
              </w:rPr>
              <w:t>17.6.3</w:t>
            </w:r>
            <w:r w:rsidR="00AB41ED">
              <w:rPr>
                <w:rFonts w:asciiTheme="minorHAnsi" w:eastAsiaTheme="minorEastAsia" w:hAnsiTheme="minorHAnsi" w:cstheme="minorBidi"/>
                <w:noProof/>
                <w:sz w:val="22"/>
                <w:szCs w:val="22"/>
                <w:lang w:val="en-ZA" w:eastAsia="en-ZA"/>
              </w:rPr>
              <w:tab/>
            </w:r>
            <w:r w:rsidR="00AB41ED" w:rsidRPr="0095780B">
              <w:rPr>
                <w:rStyle w:val="Hyperlink"/>
                <w:noProof/>
              </w:rPr>
              <w:t>Output</w:t>
            </w:r>
            <w:r w:rsidR="00AB41ED">
              <w:rPr>
                <w:noProof/>
                <w:webHidden/>
              </w:rPr>
              <w:tab/>
            </w:r>
            <w:r w:rsidR="00922144">
              <w:rPr>
                <w:noProof/>
                <w:webHidden/>
              </w:rPr>
              <w:fldChar w:fldCharType="begin"/>
            </w:r>
            <w:r w:rsidR="00AB41ED">
              <w:rPr>
                <w:noProof/>
                <w:webHidden/>
              </w:rPr>
              <w:instrText xml:space="preserve"> PAGEREF _Toc371586549 \h </w:instrText>
            </w:r>
            <w:r w:rsidR="00922144">
              <w:rPr>
                <w:noProof/>
                <w:webHidden/>
              </w:rPr>
            </w:r>
            <w:r w:rsidR="00922144">
              <w:rPr>
                <w:noProof/>
                <w:webHidden/>
              </w:rPr>
              <w:fldChar w:fldCharType="separate"/>
            </w:r>
            <w:r w:rsidR="00AB41ED">
              <w:rPr>
                <w:noProof/>
                <w:webHidden/>
              </w:rPr>
              <w:t>92</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550" w:history="1">
            <w:r w:rsidR="00AB41ED" w:rsidRPr="0095780B">
              <w:rPr>
                <w:rStyle w:val="Hyperlink"/>
                <w:rFonts w:ascii="Cambria" w:eastAsiaTheme="minorHAnsi" w:hAnsi="Cambria"/>
                <w:noProof/>
              </w:rPr>
              <w:t>17.7</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Full Maturities</w:t>
            </w:r>
            <w:r w:rsidR="00AB41ED">
              <w:rPr>
                <w:noProof/>
                <w:webHidden/>
              </w:rPr>
              <w:tab/>
            </w:r>
            <w:r w:rsidR="00922144">
              <w:rPr>
                <w:noProof/>
                <w:webHidden/>
              </w:rPr>
              <w:fldChar w:fldCharType="begin"/>
            </w:r>
            <w:r w:rsidR="00AB41ED">
              <w:rPr>
                <w:noProof/>
                <w:webHidden/>
              </w:rPr>
              <w:instrText xml:space="preserve"> PAGEREF _Toc371586550 \h </w:instrText>
            </w:r>
            <w:r w:rsidR="00922144">
              <w:rPr>
                <w:noProof/>
                <w:webHidden/>
              </w:rPr>
            </w:r>
            <w:r w:rsidR="00922144">
              <w:rPr>
                <w:noProof/>
                <w:webHidden/>
              </w:rPr>
              <w:fldChar w:fldCharType="separate"/>
            </w:r>
            <w:r w:rsidR="00AB41ED">
              <w:rPr>
                <w:noProof/>
                <w:webHidden/>
              </w:rPr>
              <w:t>93</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51" w:history="1">
            <w:r w:rsidR="00AB41ED" w:rsidRPr="0095780B">
              <w:rPr>
                <w:rStyle w:val="Hyperlink"/>
                <w:rFonts w:ascii="Cambria" w:hAnsi="Cambria"/>
                <w:noProof/>
              </w:rPr>
              <w:t>17.7.1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Educational Support Plan full Maturity</w:t>
            </w:r>
            <w:r w:rsidR="00AB41ED">
              <w:rPr>
                <w:noProof/>
                <w:webHidden/>
              </w:rPr>
              <w:tab/>
            </w:r>
            <w:r w:rsidR="00922144">
              <w:rPr>
                <w:noProof/>
                <w:webHidden/>
              </w:rPr>
              <w:fldChar w:fldCharType="begin"/>
            </w:r>
            <w:r w:rsidR="00AB41ED">
              <w:rPr>
                <w:noProof/>
                <w:webHidden/>
              </w:rPr>
              <w:instrText xml:space="preserve"> PAGEREF _Toc371586551 \h </w:instrText>
            </w:r>
            <w:r w:rsidR="00922144">
              <w:rPr>
                <w:noProof/>
                <w:webHidden/>
              </w:rPr>
            </w:r>
            <w:r w:rsidR="00922144">
              <w:rPr>
                <w:noProof/>
                <w:webHidden/>
              </w:rPr>
              <w:fldChar w:fldCharType="separate"/>
            </w:r>
            <w:r w:rsidR="00AB41ED">
              <w:rPr>
                <w:noProof/>
                <w:webHidden/>
              </w:rPr>
              <w:t>93</w:t>
            </w:r>
            <w:r w:rsidR="00922144">
              <w:rPr>
                <w:noProof/>
                <w:webHidden/>
              </w:rPr>
              <w:fldChar w:fldCharType="end"/>
            </w:r>
          </w:hyperlink>
        </w:p>
        <w:p w:rsidR="00AB41ED" w:rsidRDefault="00AE1055">
          <w:pPr>
            <w:pStyle w:val="TOC4"/>
            <w:tabs>
              <w:tab w:val="left" w:pos="1760"/>
              <w:tab w:val="right" w:leader="dot" w:pos="9350"/>
            </w:tabs>
            <w:rPr>
              <w:noProof/>
            </w:rPr>
          </w:pPr>
          <w:hyperlink w:anchor="_Toc371586552" w:history="1">
            <w:r w:rsidR="00AB41ED" w:rsidRPr="0095780B">
              <w:rPr>
                <w:rStyle w:val="Hyperlink"/>
                <w:noProof/>
              </w:rPr>
              <w:t>17.7.1.1</w:t>
            </w:r>
            <w:r w:rsidR="00AB41ED">
              <w:rPr>
                <w:noProof/>
              </w:rPr>
              <w:tab/>
            </w:r>
            <w:r w:rsidR="00AB41ED" w:rsidRPr="0095780B">
              <w:rPr>
                <w:rStyle w:val="Hyperlink"/>
                <w:noProof/>
              </w:rPr>
              <w:t>Full Maturity</w:t>
            </w:r>
            <w:r w:rsidR="00AB41ED">
              <w:rPr>
                <w:noProof/>
                <w:webHidden/>
              </w:rPr>
              <w:tab/>
            </w:r>
            <w:r w:rsidR="00922144">
              <w:rPr>
                <w:noProof/>
                <w:webHidden/>
              </w:rPr>
              <w:fldChar w:fldCharType="begin"/>
            </w:r>
            <w:r w:rsidR="00AB41ED">
              <w:rPr>
                <w:noProof/>
                <w:webHidden/>
              </w:rPr>
              <w:instrText xml:space="preserve"> PAGEREF _Toc371586552 \h </w:instrText>
            </w:r>
            <w:r w:rsidR="00922144">
              <w:rPr>
                <w:noProof/>
                <w:webHidden/>
              </w:rPr>
            </w:r>
            <w:r w:rsidR="00922144">
              <w:rPr>
                <w:noProof/>
                <w:webHidden/>
              </w:rPr>
              <w:fldChar w:fldCharType="separate"/>
            </w:r>
            <w:r w:rsidR="00AB41ED">
              <w:rPr>
                <w:noProof/>
                <w:webHidden/>
              </w:rPr>
              <w:t>93</w:t>
            </w:r>
            <w:r w:rsidR="00922144">
              <w:rPr>
                <w:noProof/>
                <w:webHidden/>
              </w:rPr>
              <w:fldChar w:fldCharType="end"/>
            </w:r>
          </w:hyperlink>
        </w:p>
        <w:p w:rsidR="00AB41ED" w:rsidRDefault="00AE1055">
          <w:pPr>
            <w:pStyle w:val="TOC4"/>
            <w:tabs>
              <w:tab w:val="left" w:pos="1760"/>
              <w:tab w:val="right" w:leader="dot" w:pos="9350"/>
            </w:tabs>
            <w:rPr>
              <w:noProof/>
            </w:rPr>
          </w:pPr>
          <w:hyperlink w:anchor="_Toc371586553" w:history="1">
            <w:r w:rsidR="00AB41ED" w:rsidRPr="0095780B">
              <w:rPr>
                <w:rStyle w:val="Hyperlink"/>
                <w:rFonts w:eastAsiaTheme="minorHAnsi"/>
                <w:noProof/>
              </w:rPr>
              <w:t>17.7.1.2</w:t>
            </w:r>
            <w:r w:rsidR="00AB41ED">
              <w:rPr>
                <w:noProof/>
              </w:rPr>
              <w:tab/>
            </w:r>
            <w:r w:rsidR="00AB41ED" w:rsidRPr="0095780B">
              <w:rPr>
                <w:rStyle w:val="Hyperlink"/>
                <w:rFonts w:eastAsiaTheme="minorHAnsi"/>
                <w:noProof/>
              </w:rPr>
              <w:t>Graduation benefit</w:t>
            </w:r>
            <w:r w:rsidR="00AB41ED">
              <w:rPr>
                <w:noProof/>
                <w:webHidden/>
              </w:rPr>
              <w:tab/>
            </w:r>
            <w:r w:rsidR="00922144">
              <w:rPr>
                <w:noProof/>
                <w:webHidden/>
              </w:rPr>
              <w:fldChar w:fldCharType="begin"/>
            </w:r>
            <w:r w:rsidR="00AB41ED">
              <w:rPr>
                <w:noProof/>
                <w:webHidden/>
              </w:rPr>
              <w:instrText xml:space="preserve"> PAGEREF _Toc371586553 \h </w:instrText>
            </w:r>
            <w:r w:rsidR="00922144">
              <w:rPr>
                <w:noProof/>
                <w:webHidden/>
              </w:rPr>
            </w:r>
            <w:r w:rsidR="00922144">
              <w:rPr>
                <w:noProof/>
                <w:webHidden/>
              </w:rPr>
              <w:fldChar w:fldCharType="separate"/>
            </w:r>
            <w:r w:rsidR="00AB41ED">
              <w:rPr>
                <w:noProof/>
                <w:webHidden/>
              </w:rPr>
              <w:t>93</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54" w:history="1">
            <w:r w:rsidR="00AB41ED" w:rsidRPr="0095780B">
              <w:rPr>
                <w:rStyle w:val="Hyperlink"/>
                <w:rFonts w:ascii="Cambria" w:eastAsiaTheme="minorHAnsi" w:hAnsi="Cambria"/>
                <w:noProof/>
              </w:rPr>
              <w:t>17.7.2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Multipurpose Savings plan</w:t>
            </w:r>
            <w:r w:rsidR="00AB41ED">
              <w:rPr>
                <w:noProof/>
                <w:webHidden/>
              </w:rPr>
              <w:tab/>
            </w:r>
            <w:r w:rsidR="00922144">
              <w:rPr>
                <w:noProof/>
                <w:webHidden/>
              </w:rPr>
              <w:fldChar w:fldCharType="begin"/>
            </w:r>
            <w:r w:rsidR="00AB41ED">
              <w:rPr>
                <w:noProof/>
                <w:webHidden/>
              </w:rPr>
              <w:instrText xml:space="preserve"> PAGEREF _Toc371586554 \h </w:instrText>
            </w:r>
            <w:r w:rsidR="00922144">
              <w:rPr>
                <w:noProof/>
                <w:webHidden/>
              </w:rPr>
            </w:r>
            <w:r w:rsidR="00922144">
              <w:rPr>
                <w:noProof/>
                <w:webHidden/>
              </w:rPr>
              <w:fldChar w:fldCharType="separate"/>
            </w:r>
            <w:r w:rsidR="00AB41ED">
              <w:rPr>
                <w:noProof/>
                <w:webHidden/>
              </w:rPr>
              <w:t>93</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55" w:history="1">
            <w:r w:rsidR="00AB41ED" w:rsidRPr="0095780B">
              <w:rPr>
                <w:rStyle w:val="Hyperlink"/>
                <w:rFonts w:ascii="Cambria" w:eastAsiaTheme="minorHAnsi" w:hAnsi="Cambria"/>
                <w:noProof/>
              </w:rPr>
              <w:t>17.7.3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Multipurpose Financial plan</w:t>
            </w:r>
            <w:r w:rsidR="00AB41ED">
              <w:rPr>
                <w:noProof/>
                <w:webHidden/>
              </w:rPr>
              <w:tab/>
            </w:r>
            <w:r w:rsidR="00922144">
              <w:rPr>
                <w:noProof/>
                <w:webHidden/>
              </w:rPr>
              <w:fldChar w:fldCharType="begin"/>
            </w:r>
            <w:r w:rsidR="00AB41ED">
              <w:rPr>
                <w:noProof/>
                <w:webHidden/>
              </w:rPr>
              <w:instrText xml:space="preserve"> PAGEREF _Toc371586555 \h </w:instrText>
            </w:r>
            <w:r w:rsidR="00922144">
              <w:rPr>
                <w:noProof/>
                <w:webHidden/>
              </w:rPr>
            </w:r>
            <w:r w:rsidR="00922144">
              <w:rPr>
                <w:noProof/>
                <w:webHidden/>
              </w:rPr>
              <w:fldChar w:fldCharType="separate"/>
            </w:r>
            <w:r w:rsidR="00AB41ED">
              <w:rPr>
                <w:noProof/>
                <w:webHidden/>
              </w:rPr>
              <w:t>93</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56" w:history="1">
            <w:r w:rsidR="00AB41ED" w:rsidRPr="0095780B">
              <w:rPr>
                <w:rStyle w:val="Hyperlink"/>
                <w:rFonts w:ascii="Cambria" w:eastAsiaTheme="minorHAnsi" w:hAnsi="Cambria"/>
                <w:noProof/>
              </w:rPr>
              <w:t>17.7.4</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Personal Pension plan</w:t>
            </w:r>
            <w:r w:rsidR="00AB41ED">
              <w:rPr>
                <w:noProof/>
                <w:webHidden/>
              </w:rPr>
              <w:tab/>
            </w:r>
            <w:r w:rsidR="00922144">
              <w:rPr>
                <w:noProof/>
                <w:webHidden/>
              </w:rPr>
              <w:fldChar w:fldCharType="begin"/>
            </w:r>
            <w:r w:rsidR="00AB41ED">
              <w:rPr>
                <w:noProof/>
                <w:webHidden/>
              </w:rPr>
              <w:instrText xml:space="preserve"> PAGEREF _Toc371586556 \h </w:instrText>
            </w:r>
            <w:r w:rsidR="00922144">
              <w:rPr>
                <w:noProof/>
                <w:webHidden/>
              </w:rPr>
            </w:r>
            <w:r w:rsidR="00922144">
              <w:rPr>
                <w:noProof/>
                <w:webHidden/>
              </w:rPr>
              <w:fldChar w:fldCharType="separate"/>
            </w:r>
            <w:r w:rsidR="00AB41ED">
              <w:rPr>
                <w:noProof/>
                <w:webHidden/>
              </w:rPr>
              <w:t>93</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557" w:history="1">
            <w:r w:rsidR="00AB41ED" w:rsidRPr="0095780B">
              <w:rPr>
                <w:rStyle w:val="Hyperlink"/>
                <w:rFonts w:eastAsiaTheme="minorHAnsi"/>
                <w:noProof/>
              </w:rPr>
              <w:t>17.7.5</w:t>
            </w:r>
            <w:r w:rsidR="00AB41ED">
              <w:rPr>
                <w:rFonts w:asciiTheme="minorHAnsi" w:eastAsiaTheme="minorEastAsia" w:hAnsiTheme="minorHAnsi" w:cstheme="minorBidi"/>
                <w:noProof/>
                <w:sz w:val="22"/>
                <w:szCs w:val="22"/>
                <w:lang w:val="en-ZA" w:eastAsia="en-ZA"/>
              </w:rPr>
              <w:tab/>
            </w:r>
            <w:r w:rsidR="00AB41ED" w:rsidRPr="0095780B">
              <w:rPr>
                <w:rStyle w:val="Hyperlink"/>
                <w:rFonts w:eastAsiaTheme="minorHAnsi"/>
                <w:noProof/>
              </w:rPr>
              <w:t>Input</w:t>
            </w:r>
            <w:r w:rsidR="00AB41ED">
              <w:rPr>
                <w:noProof/>
                <w:webHidden/>
              </w:rPr>
              <w:tab/>
            </w:r>
            <w:r w:rsidR="00922144">
              <w:rPr>
                <w:noProof/>
                <w:webHidden/>
              </w:rPr>
              <w:fldChar w:fldCharType="begin"/>
            </w:r>
            <w:r w:rsidR="00AB41ED">
              <w:rPr>
                <w:noProof/>
                <w:webHidden/>
              </w:rPr>
              <w:instrText xml:space="preserve"> PAGEREF _Toc371586557 \h </w:instrText>
            </w:r>
            <w:r w:rsidR="00922144">
              <w:rPr>
                <w:noProof/>
                <w:webHidden/>
              </w:rPr>
            </w:r>
            <w:r w:rsidR="00922144">
              <w:rPr>
                <w:noProof/>
                <w:webHidden/>
              </w:rPr>
              <w:fldChar w:fldCharType="separate"/>
            </w:r>
            <w:r w:rsidR="00AB41ED">
              <w:rPr>
                <w:noProof/>
                <w:webHidden/>
              </w:rPr>
              <w:t>93</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558" w:history="1">
            <w:r w:rsidR="00AB41ED" w:rsidRPr="0095780B">
              <w:rPr>
                <w:rStyle w:val="Hyperlink"/>
                <w:rFonts w:eastAsiaTheme="minorHAnsi"/>
                <w:noProof/>
              </w:rPr>
              <w:t>17.7.6</w:t>
            </w:r>
            <w:r w:rsidR="00AB41ED">
              <w:rPr>
                <w:rFonts w:asciiTheme="minorHAnsi" w:eastAsiaTheme="minorEastAsia" w:hAnsiTheme="minorHAnsi" w:cstheme="minorBidi"/>
                <w:noProof/>
                <w:sz w:val="22"/>
                <w:szCs w:val="22"/>
                <w:lang w:val="en-ZA" w:eastAsia="en-ZA"/>
              </w:rPr>
              <w:tab/>
            </w:r>
            <w:r w:rsidR="00AB41ED" w:rsidRPr="0095780B">
              <w:rPr>
                <w:rStyle w:val="Hyperlink"/>
                <w:rFonts w:eastAsiaTheme="minorHAnsi"/>
                <w:noProof/>
              </w:rPr>
              <w:t>Process</w:t>
            </w:r>
            <w:r w:rsidR="00AB41ED">
              <w:rPr>
                <w:noProof/>
                <w:webHidden/>
              </w:rPr>
              <w:tab/>
            </w:r>
            <w:r w:rsidR="00922144">
              <w:rPr>
                <w:noProof/>
                <w:webHidden/>
              </w:rPr>
              <w:fldChar w:fldCharType="begin"/>
            </w:r>
            <w:r w:rsidR="00AB41ED">
              <w:rPr>
                <w:noProof/>
                <w:webHidden/>
              </w:rPr>
              <w:instrText xml:space="preserve"> PAGEREF _Toc371586558 \h </w:instrText>
            </w:r>
            <w:r w:rsidR="00922144">
              <w:rPr>
                <w:noProof/>
                <w:webHidden/>
              </w:rPr>
            </w:r>
            <w:r w:rsidR="00922144">
              <w:rPr>
                <w:noProof/>
                <w:webHidden/>
              </w:rPr>
              <w:fldChar w:fldCharType="separate"/>
            </w:r>
            <w:r w:rsidR="00AB41ED">
              <w:rPr>
                <w:noProof/>
                <w:webHidden/>
              </w:rPr>
              <w:t>94</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559" w:history="1">
            <w:r w:rsidR="00AB41ED" w:rsidRPr="0095780B">
              <w:rPr>
                <w:rStyle w:val="Hyperlink"/>
                <w:noProof/>
              </w:rPr>
              <w:t>17.7.7</w:t>
            </w:r>
            <w:r w:rsidR="00AB41ED">
              <w:rPr>
                <w:rFonts w:asciiTheme="minorHAnsi" w:eastAsiaTheme="minorEastAsia" w:hAnsiTheme="minorHAnsi" w:cstheme="minorBidi"/>
                <w:noProof/>
                <w:sz w:val="22"/>
                <w:szCs w:val="22"/>
                <w:lang w:val="en-ZA" w:eastAsia="en-ZA"/>
              </w:rPr>
              <w:tab/>
            </w:r>
            <w:r w:rsidR="00AB41ED" w:rsidRPr="0095780B">
              <w:rPr>
                <w:rStyle w:val="Hyperlink"/>
                <w:noProof/>
              </w:rPr>
              <w:t>Output</w:t>
            </w:r>
            <w:r w:rsidR="00AB41ED">
              <w:rPr>
                <w:noProof/>
                <w:webHidden/>
              </w:rPr>
              <w:tab/>
            </w:r>
            <w:r w:rsidR="00922144">
              <w:rPr>
                <w:noProof/>
                <w:webHidden/>
              </w:rPr>
              <w:fldChar w:fldCharType="begin"/>
            </w:r>
            <w:r w:rsidR="00AB41ED">
              <w:rPr>
                <w:noProof/>
                <w:webHidden/>
              </w:rPr>
              <w:instrText xml:space="preserve"> PAGEREF _Toc371586559 \h </w:instrText>
            </w:r>
            <w:r w:rsidR="00922144">
              <w:rPr>
                <w:noProof/>
                <w:webHidden/>
              </w:rPr>
            </w:r>
            <w:r w:rsidR="00922144">
              <w:rPr>
                <w:noProof/>
                <w:webHidden/>
              </w:rPr>
              <w:fldChar w:fldCharType="separate"/>
            </w:r>
            <w:r w:rsidR="00AB41ED">
              <w:rPr>
                <w:noProof/>
                <w:webHidden/>
              </w:rPr>
              <w:t>94</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560" w:history="1">
            <w:r w:rsidR="00AB41ED" w:rsidRPr="0095780B">
              <w:rPr>
                <w:rStyle w:val="Hyperlink"/>
                <w:rFonts w:ascii="Cambria" w:eastAsiaTheme="minorHAnsi" w:hAnsi="Cambria"/>
                <w:noProof/>
              </w:rPr>
              <w:t>17.8</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Hospitalization Claims</w:t>
            </w:r>
            <w:r w:rsidR="00AB41ED">
              <w:rPr>
                <w:noProof/>
                <w:webHidden/>
              </w:rPr>
              <w:tab/>
            </w:r>
            <w:r w:rsidR="00922144">
              <w:rPr>
                <w:noProof/>
                <w:webHidden/>
              </w:rPr>
              <w:fldChar w:fldCharType="begin"/>
            </w:r>
            <w:r w:rsidR="00AB41ED">
              <w:rPr>
                <w:noProof/>
                <w:webHidden/>
              </w:rPr>
              <w:instrText xml:space="preserve"> PAGEREF _Toc371586560 \h </w:instrText>
            </w:r>
            <w:r w:rsidR="00922144">
              <w:rPr>
                <w:noProof/>
                <w:webHidden/>
              </w:rPr>
            </w:r>
            <w:r w:rsidR="00922144">
              <w:rPr>
                <w:noProof/>
                <w:webHidden/>
              </w:rPr>
              <w:fldChar w:fldCharType="separate"/>
            </w:r>
            <w:r w:rsidR="00AB41ED">
              <w:rPr>
                <w:noProof/>
                <w:webHidden/>
              </w:rPr>
              <w:t>94</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561" w:history="1">
            <w:r w:rsidR="00AB41ED" w:rsidRPr="0095780B">
              <w:rPr>
                <w:rStyle w:val="Hyperlink"/>
                <w:rFonts w:eastAsiaTheme="minorHAnsi"/>
                <w:noProof/>
              </w:rPr>
              <w:t>17.8.1</w:t>
            </w:r>
            <w:r w:rsidR="00AB41ED">
              <w:rPr>
                <w:rFonts w:asciiTheme="minorHAnsi" w:eastAsiaTheme="minorEastAsia" w:hAnsiTheme="minorHAnsi" w:cstheme="minorBidi"/>
                <w:noProof/>
                <w:sz w:val="22"/>
                <w:szCs w:val="22"/>
                <w:lang w:val="en-ZA" w:eastAsia="en-ZA"/>
              </w:rPr>
              <w:tab/>
            </w:r>
            <w:r w:rsidR="00AB41ED" w:rsidRPr="0095780B">
              <w:rPr>
                <w:rStyle w:val="Hyperlink"/>
                <w:rFonts w:eastAsiaTheme="minorHAnsi"/>
                <w:noProof/>
              </w:rPr>
              <w:t>Input</w:t>
            </w:r>
            <w:r w:rsidR="00AB41ED">
              <w:rPr>
                <w:noProof/>
                <w:webHidden/>
              </w:rPr>
              <w:tab/>
            </w:r>
            <w:r w:rsidR="00922144">
              <w:rPr>
                <w:noProof/>
                <w:webHidden/>
              </w:rPr>
              <w:fldChar w:fldCharType="begin"/>
            </w:r>
            <w:r w:rsidR="00AB41ED">
              <w:rPr>
                <w:noProof/>
                <w:webHidden/>
              </w:rPr>
              <w:instrText xml:space="preserve"> PAGEREF _Toc371586561 \h </w:instrText>
            </w:r>
            <w:r w:rsidR="00922144">
              <w:rPr>
                <w:noProof/>
                <w:webHidden/>
              </w:rPr>
            </w:r>
            <w:r w:rsidR="00922144">
              <w:rPr>
                <w:noProof/>
                <w:webHidden/>
              </w:rPr>
              <w:fldChar w:fldCharType="separate"/>
            </w:r>
            <w:r w:rsidR="00AB41ED">
              <w:rPr>
                <w:noProof/>
                <w:webHidden/>
              </w:rPr>
              <w:t>94</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562" w:history="1">
            <w:r w:rsidR="00AB41ED" w:rsidRPr="0095780B">
              <w:rPr>
                <w:rStyle w:val="Hyperlink"/>
                <w:rFonts w:eastAsiaTheme="minorHAnsi"/>
                <w:noProof/>
              </w:rPr>
              <w:t>17.8.2</w:t>
            </w:r>
            <w:r w:rsidR="00AB41ED">
              <w:rPr>
                <w:rFonts w:asciiTheme="minorHAnsi" w:eastAsiaTheme="minorEastAsia" w:hAnsiTheme="minorHAnsi" w:cstheme="minorBidi"/>
                <w:noProof/>
                <w:sz w:val="22"/>
                <w:szCs w:val="22"/>
                <w:lang w:val="en-ZA" w:eastAsia="en-ZA"/>
              </w:rPr>
              <w:tab/>
            </w:r>
            <w:r w:rsidR="00AB41ED" w:rsidRPr="0095780B">
              <w:rPr>
                <w:rStyle w:val="Hyperlink"/>
                <w:rFonts w:eastAsiaTheme="minorHAnsi"/>
                <w:noProof/>
              </w:rPr>
              <w:t>Process</w:t>
            </w:r>
            <w:r w:rsidR="00AB41ED">
              <w:rPr>
                <w:noProof/>
                <w:webHidden/>
              </w:rPr>
              <w:tab/>
            </w:r>
            <w:r w:rsidR="00922144">
              <w:rPr>
                <w:noProof/>
                <w:webHidden/>
              </w:rPr>
              <w:fldChar w:fldCharType="begin"/>
            </w:r>
            <w:r w:rsidR="00AB41ED">
              <w:rPr>
                <w:noProof/>
                <w:webHidden/>
              </w:rPr>
              <w:instrText xml:space="preserve"> PAGEREF _Toc371586562 \h </w:instrText>
            </w:r>
            <w:r w:rsidR="00922144">
              <w:rPr>
                <w:noProof/>
                <w:webHidden/>
              </w:rPr>
            </w:r>
            <w:r w:rsidR="00922144">
              <w:rPr>
                <w:noProof/>
                <w:webHidden/>
              </w:rPr>
              <w:fldChar w:fldCharType="separate"/>
            </w:r>
            <w:r w:rsidR="00AB41ED">
              <w:rPr>
                <w:noProof/>
                <w:webHidden/>
              </w:rPr>
              <w:t>94</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563" w:history="1">
            <w:r w:rsidR="00AB41ED" w:rsidRPr="0095780B">
              <w:rPr>
                <w:rStyle w:val="Hyperlink"/>
                <w:noProof/>
              </w:rPr>
              <w:t>17.8.3</w:t>
            </w:r>
            <w:r w:rsidR="00AB41ED">
              <w:rPr>
                <w:rFonts w:asciiTheme="minorHAnsi" w:eastAsiaTheme="minorEastAsia" w:hAnsiTheme="minorHAnsi" w:cstheme="minorBidi"/>
                <w:noProof/>
                <w:sz w:val="22"/>
                <w:szCs w:val="22"/>
                <w:lang w:val="en-ZA" w:eastAsia="en-ZA"/>
              </w:rPr>
              <w:tab/>
            </w:r>
            <w:r w:rsidR="00AB41ED" w:rsidRPr="0095780B">
              <w:rPr>
                <w:rStyle w:val="Hyperlink"/>
                <w:noProof/>
              </w:rPr>
              <w:t>Output</w:t>
            </w:r>
            <w:r w:rsidR="00AB41ED">
              <w:rPr>
                <w:noProof/>
                <w:webHidden/>
              </w:rPr>
              <w:tab/>
            </w:r>
            <w:r w:rsidR="00922144">
              <w:rPr>
                <w:noProof/>
                <w:webHidden/>
              </w:rPr>
              <w:fldChar w:fldCharType="begin"/>
            </w:r>
            <w:r w:rsidR="00AB41ED">
              <w:rPr>
                <w:noProof/>
                <w:webHidden/>
              </w:rPr>
              <w:instrText xml:space="preserve"> PAGEREF _Toc371586563 \h </w:instrText>
            </w:r>
            <w:r w:rsidR="00922144">
              <w:rPr>
                <w:noProof/>
                <w:webHidden/>
              </w:rPr>
            </w:r>
            <w:r w:rsidR="00922144">
              <w:rPr>
                <w:noProof/>
                <w:webHidden/>
              </w:rPr>
              <w:fldChar w:fldCharType="separate"/>
            </w:r>
            <w:r w:rsidR="00AB41ED">
              <w:rPr>
                <w:noProof/>
                <w:webHidden/>
              </w:rPr>
              <w:t>94</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564" w:history="1">
            <w:r w:rsidR="00AB41ED" w:rsidRPr="0095780B">
              <w:rPr>
                <w:rStyle w:val="Hyperlink"/>
                <w:rFonts w:ascii="Cambria" w:eastAsiaTheme="minorHAnsi" w:hAnsi="Cambria"/>
                <w:noProof/>
              </w:rPr>
              <w:t>17.9</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Disability Claims</w:t>
            </w:r>
            <w:r w:rsidR="00AB41ED">
              <w:rPr>
                <w:noProof/>
                <w:webHidden/>
              </w:rPr>
              <w:tab/>
            </w:r>
            <w:r w:rsidR="00922144">
              <w:rPr>
                <w:noProof/>
                <w:webHidden/>
              </w:rPr>
              <w:fldChar w:fldCharType="begin"/>
            </w:r>
            <w:r w:rsidR="00AB41ED">
              <w:rPr>
                <w:noProof/>
                <w:webHidden/>
              </w:rPr>
              <w:instrText xml:space="preserve"> PAGEREF _Toc371586564 \h </w:instrText>
            </w:r>
            <w:r w:rsidR="00922144">
              <w:rPr>
                <w:noProof/>
                <w:webHidden/>
              </w:rPr>
            </w:r>
            <w:r w:rsidR="00922144">
              <w:rPr>
                <w:noProof/>
                <w:webHidden/>
              </w:rPr>
              <w:fldChar w:fldCharType="separate"/>
            </w:r>
            <w:r w:rsidR="00AB41ED">
              <w:rPr>
                <w:noProof/>
                <w:webHidden/>
              </w:rPr>
              <w:t>95</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65" w:history="1">
            <w:r w:rsidR="00AB41ED" w:rsidRPr="0095780B">
              <w:rPr>
                <w:rStyle w:val="Hyperlink"/>
                <w:rFonts w:ascii="Cambria" w:eastAsiaTheme="minorHAnsi" w:hAnsi="Cambria"/>
                <w:noProof/>
              </w:rPr>
              <w:t>17.9.1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Educational Support Plan</w:t>
            </w:r>
            <w:r w:rsidR="00AB41ED">
              <w:rPr>
                <w:noProof/>
                <w:webHidden/>
              </w:rPr>
              <w:tab/>
            </w:r>
            <w:r w:rsidR="00922144">
              <w:rPr>
                <w:noProof/>
                <w:webHidden/>
              </w:rPr>
              <w:fldChar w:fldCharType="begin"/>
            </w:r>
            <w:r w:rsidR="00AB41ED">
              <w:rPr>
                <w:noProof/>
                <w:webHidden/>
              </w:rPr>
              <w:instrText xml:space="preserve"> PAGEREF _Toc371586565 \h </w:instrText>
            </w:r>
            <w:r w:rsidR="00922144">
              <w:rPr>
                <w:noProof/>
                <w:webHidden/>
              </w:rPr>
            </w:r>
            <w:r w:rsidR="00922144">
              <w:rPr>
                <w:noProof/>
                <w:webHidden/>
              </w:rPr>
              <w:fldChar w:fldCharType="separate"/>
            </w:r>
            <w:r w:rsidR="00AB41ED">
              <w:rPr>
                <w:noProof/>
                <w:webHidden/>
              </w:rPr>
              <w:t>95</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566" w:history="1">
            <w:r w:rsidR="00AB41ED" w:rsidRPr="0095780B">
              <w:rPr>
                <w:rStyle w:val="Hyperlink"/>
                <w:rFonts w:eastAsiaTheme="minorHAnsi"/>
                <w:noProof/>
              </w:rPr>
              <w:t>17.9.2</w:t>
            </w:r>
            <w:r w:rsidR="00AB41ED">
              <w:rPr>
                <w:rFonts w:asciiTheme="minorHAnsi" w:eastAsiaTheme="minorEastAsia" w:hAnsiTheme="minorHAnsi" w:cstheme="minorBidi"/>
                <w:noProof/>
                <w:sz w:val="22"/>
                <w:szCs w:val="22"/>
                <w:lang w:val="en-ZA" w:eastAsia="en-ZA"/>
              </w:rPr>
              <w:tab/>
            </w:r>
            <w:r w:rsidR="00AB41ED" w:rsidRPr="0095780B">
              <w:rPr>
                <w:rStyle w:val="Hyperlink"/>
                <w:rFonts w:eastAsiaTheme="minorHAnsi"/>
                <w:noProof/>
              </w:rPr>
              <w:t>Input</w:t>
            </w:r>
            <w:r w:rsidR="00AB41ED">
              <w:rPr>
                <w:noProof/>
                <w:webHidden/>
              </w:rPr>
              <w:tab/>
            </w:r>
            <w:r w:rsidR="00922144">
              <w:rPr>
                <w:noProof/>
                <w:webHidden/>
              </w:rPr>
              <w:fldChar w:fldCharType="begin"/>
            </w:r>
            <w:r w:rsidR="00AB41ED">
              <w:rPr>
                <w:noProof/>
                <w:webHidden/>
              </w:rPr>
              <w:instrText xml:space="preserve"> PAGEREF _Toc371586566 \h </w:instrText>
            </w:r>
            <w:r w:rsidR="00922144">
              <w:rPr>
                <w:noProof/>
                <w:webHidden/>
              </w:rPr>
            </w:r>
            <w:r w:rsidR="00922144">
              <w:rPr>
                <w:noProof/>
                <w:webHidden/>
              </w:rPr>
              <w:fldChar w:fldCharType="separate"/>
            </w:r>
            <w:r w:rsidR="00AB41ED">
              <w:rPr>
                <w:noProof/>
                <w:webHidden/>
              </w:rPr>
              <w:t>95</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567" w:history="1">
            <w:r w:rsidR="00AB41ED" w:rsidRPr="0095780B">
              <w:rPr>
                <w:rStyle w:val="Hyperlink"/>
                <w:noProof/>
              </w:rPr>
              <w:t>17.9.3</w:t>
            </w:r>
            <w:r w:rsidR="00AB41ED">
              <w:rPr>
                <w:rFonts w:asciiTheme="minorHAnsi" w:eastAsiaTheme="minorEastAsia" w:hAnsiTheme="minorHAnsi" w:cstheme="minorBidi"/>
                <w:noProof/>
                <w:sz w:val="22"/>
                <w:szCs w:val="22"/>
                <w:lang w:val="en-ZA" w:eastAsia="en-ZA"/>
              </w:rPr>
              <w:tab/>
            </w:r>
            <w:r w:rsidR="00AB41ED" w:rsidRPr="0095780B">
              <w:rPr>
                <w:rStyle w:val="Hyperlink"/>
                <w:rFonts w:eastAsiaTheme="minorHAnsi"/>
                <w:noProof/>
              </w:rPr>
              <w:t>Process</w:t>
            </w:r>
            <w:r w:rsidR="00AB41ED">
              <w:rPr>
                <w:noProof/>
                <w:webHidden/>
              </w:rPr>
              <w:tab/>
            </w:r>
            <w:r w:rsidR="00922144">
              <w:rPr>
                <w:noProof/>
                <w:webHidden/>
              </w:rPr>
              <w:fldChar w:fldCharType="begin"/>
            </w:r>
            <w:r w:rsidR="00AB41ED">
              <w:rPr>
                <w:noProof/>
                <w:webHidden/>
              </w:rPr>
              <w:instrText xml:space="preserve"> PAGEREF _Toc371586567 \h </w:instrText>
            </w:r>
            <w:r w:rsidR="00922144">
              <w:rPr>
                <w:noProof/>
                <w:webHidden/>
              </w:rPr>
            </w:r>
            <w:r w:rsidR="00922144">
              <w:rPr>
                <w:noProof/>
                <w:webHidden/>
              </w:rPr>
              <w:fldChar w:fldCharType="separate"/>
            </w:r>
            <w:r w:rsidR="00AB41ED">
              <w:rPr>
                <w:noProof/>
                <w:webHidden/>
              </w:rPr>
              <w:t>95</w:t>
            </w:r>
            <w:r w:rsidR="00922144">
              <w:rPr>
                <w:noProof/>
                <w:webHidden/>
              </w:rPr>
              <w:fldChar w:fldCharType="end"/>
            </w:r>
          </w:hyperlink>
        </w:p>
        <w:p w:rsidR="00AB41ED" w:rsidRDefault="00AE1055">
          <w:pPr>
            <w:pStyle w:val="TOC3"/>
            <w:tabs>
              <w:tab w:val="left" w:pos="1320"/>
              <w:tab w:val="right" w:leader="dot" w:pos="9350"/>
            </w:tabs>
            <w:rPr>
              <w:rFonts w:asciiTheme="minorHAnsi" w:eastAsiaTheme="minorEastAsia" w:hAnsiTheme="minorHAnsi" w:cstheme="minorBidi"/>
              <w:noProof/>
              <w:sz w:val="22"/>
              <w:szCs w:val="22"/>
              <w:lang w:val="en-ZA" w:eastAsia="en-ZA"/>
            </w:rPr>
          </w:pPr>
          <w:hyperlink w:anchor="_Toc371586568" w:history="1">
            <w:r w:rsidR="00AB41ED" w:rsidRPr="0095780B">
              <w:rPr>
                <w:rStyle w:val="Hyperlink"/>
                <w:rFonts w:eastAsiaTheme="minorHAnsi"/>
                <w:noProof/>
              </w:rPr>
              <w:t>17.9.4</w:t>
            </w:r>
            <w:r w:rsidR="00AB41ED">
              <w:rPr>
                <w:rFonts w:asciiTheme="minorHAnsi" w:eastAsiaTheme="minorEastAsia" w:hAnsiTheme="minorHAnsi" w:cstheme="minorBidi"/>
                <w:noProof/>
                <w:sz w:val="22"/>
                <w:szCs w:val="22"/>
                <w:lang w:val="en-ZA" w:eastAsia="en-ZA"/>
              </w:rPr>
              <w:tab/>
            </w:r>
            <w:r w:rsidR="00AB41ED" w:rsidRPr="0095780B">
              <w:rPr>
                <w:rStyle w:val="Hyperlink"/>
                <w:rFonts w:eastAsiaTheme="minorHAnsi"/>
                <w:noProof/>
              </w:rPr>
              <w:t>Output</w:t>
            </w:r>
            <w:r w:rsidR="00AB41ED">
              <w:rPr>
                <w:noProof/>
                <w:webHidden/>
              </w:rPr>
              <w:tab/>
            </w:r>
            <w:r w:rsidR="00922144">
              <w:rPr>
                <w:noProof/>
                <w:webHidden/>
              </w:rPr>
              <w:fldChar w:fldCharType="begin"/>
            </w:r>
            <w:r w:rsidR="00AB41ED">
              <w:rPr>
                <w:noProof/>
                <w:webHidden/>
              </w:rPr>
              <w:instrText xml:space="preserve"> PAGEREF _Toc371586568 \h </w:instrText>
            </w:r>
            <w:r w:rsidR="00922144">
              <w:rPr>
                <w:noProof/>
                <w:webHidden/>
              </w:rPr>
            </w:r>
            <w:r w:rsidR="00922144">
              <w:rPr>
                <w:noProof/>
                <w:webHidden/>
              </w:rPr>
              <w:fldChar w:fldCharType="separate"/>
            </w:r>
            <w:r w:rsidR="00AB41ED">
              <w:rPr>
                <w:noProof/>
                <w:webHidden/>
              </w:rPr>
              <w:t>95</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569" w:history="1">
            <w:r w:rsidR="00AB41ED" w:rsidRPr="0095780B">
              <w:rPr>
                <w:rStyle w:val="Hyperlink"/>
                <w:rFonts w:ascii="Cambria" w:eastAsiaTheme="minorHAnsi" w:hAnsi="Cambria"/>
                <w:noProof/>
              </w:rPr>
              <w:t>17.10</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Death Claims</w:t>
            </w:r>
            <w:r w:rsidR="00AB41ED">
              <w:rPr>
                <w:noProof/>
                <w:webHidden/>
              </w:rPr>
              <w:tab/>
            </w:r>
            <w:r w:rsidR="00922144">
              <w:rPr>
                <w:noProof/>
                <w:webHidden/>
              </w:rPr>
              <w:fldChar w:fldCharType="begin"/>
            </w:r>
            <w:r w:rsidR="00AB41ED">
              <w:rPr>
                <w:noProof/>
                <w:webHidden/>
              </w:rPr>
              <w:instrText xml:space="preserve"> PAGEREF _Toc371586569 \h </w:instrText>
            </w:r>
            <w:r w:rsidR="00922144">
              <w:rPr>
                <w:noProof/>
                <w:webHidden/>
              </w:rPr>
            </w:r>
            <w:r w:rsidR="00922144">
              <w:rPr>
                <w:noProof/>
                <w:webHidden/>
              </w:rPr>
              <w:fldChar w:fldCharType="separate"/>
            </w:r>
            <w:r w:rsidR="00AB41ED">
              <w:rPr>
                <w:noProof/>
                <w:webHidden/>
              </w:rPr>
              <w:t>95</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70" w:history="1">
            <w:r w:rsidR="00AB41ED" w:rsidRPr="0095780B">
              <w:rPr>
                <w:rStyle w:val="Hyperlink"/>
                <w:rFonts w:ascii="Cambria" w:eastAsiaTheme="minorHAnsi" w:hAnsi="Cambria"/>
                <w:noProof/>
              </w:rPr>
              <w:t>17.10.1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Input</w:t>
            </w:r>
            <w:r w:rsidR="00AB41ED">
              <w:rPr>
                <w:noProof/>
                <w:webHidden/>
              </w:rPr>
              <w:tab/>
            </w:r>
            <w:r w:rsidR="00922144">
              <w:rPr>
                <w:noProof/>
                <w:webHidden/>
              </w:rPr>
              <w:fldChar w:fldCharType="begin"/>
            </w:r>
            <w:r w:rsidR="00AB41ED">
              <w:rPr>
                <w:noProof/>
                <w:webHidden/>
              </w:rPr>
              <w:instrText xml:space="preserve"> PAGEREF _Toc371586570 \h </w:instrText>
            </w:r>
            <w:r w:rsidR="00922144">
              <w:rPr>
                <w:noProof/>
                <w:webHidden/>
              </w:rPr>
            </w:r>
            <w:r w:rsidR="00922144">
              <w:rPr>
                <w:noProof/>
                <w:webHidden/>
              </w:rPr>
              <w:fldChar w:fldCharType="separate"/>
            </w:r>
            <w:r w:rsidR="00AB41ED">
              <w:rPr>
                <w:noProof/>
                <w:webHidden/>
              </w:rPr>
              <w:t>96</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71" w:history="1">
            <w:r w:rsidR="00AB41ED" w:rsidRPr="0095780B">
              <w:rPr>
                <w:rStyle w:val="Hyperlink"/>
                <w:rFonts w:ascii="Cambria" w:eastAsiaTheme="minorHAnsi" w:hAnsi="Cambria"/>
                <w:noProof/>
              </w:rPr>
              <w:t>17.10.2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Process</w:t>
            </w:r>
            <w:r w:rsidR="00AB41ED">
              <w:rPr>
                <w:noProof/>
                <w:webHidden/>
              </w:rPr>
              <w:tab/>
            </w:r>
            <w:r w:rsidR="00922144">
              <w:rPr>
                <w:noProof/>
                <w:webHidden/>
              </w:rPr>
              <w:fldChar w:fldCharType="begin"/>
            </w:r>
            <w:r w:rsidR="00AB41ED">
              <w:rPr>
                <w:noProof/>
                <w:webHidden/>
              </w:rPr>
              <w:instrText xml:space="preserve"> PAGEREF _Toc371586571 \h </w:instrText>
            </w:r>
            <w:r w:rsidR="00922144">
              <w:rPr>
                <w:noProof/>
                <w:webHidden/>
              </w:rPr>
            </w:r>
            <w:r w:rsidR="00922144">
              <w:rPr>
                <w:noProof/>
                <w:webHidden/>
              </w:rPr>
              <w:fldChar w:fldCharType="separate"/>
            </w:r>
            <w:r w:rsidR="00AB41ED">
              <w:rPr>
                <w:noProof/>
                <w:webHidden/>
              </w:rPr>
              <w:t>96</w:t>
            </w:r>
            <w:r w:rsidR="00922144">
              <w:rPr>
                <w:noProof/>
                <w:webHidden/>
              </w:rPr>
              <w:fldChar w:fldCharType="end"/>
            </w:r>
          </w:hyperlink>
        </w:p>
        <w:p w:rsidR="00AB41ED" w:rsidRDefault="00AE1055">
          <w:pPr>
            <w:pStyle w:val="TOC4"/>
            <w:tabs>
              <w:tab w:val="left" w:pos="1760"/>
              <w:tab w:val="right" w:leader="dot" w:pos="9350"/>
            </w:tabs>
            <w:rPr>
              <w:noProof/>
            </w:rPr>
          </w:pPr>
          <w:hyperlink w:anchor="_Toc371586572" w:history="1">
            <w:r w:rsidR="00AB41ED" w:rsidRPr="0095780B">
              <w:rPr>
                <w:rStyle w:val="Hyperlink"/>
                <w:rFonts w:eastAsiaTheme="minorHAnsi"/>
                <w:noProof/>
              </w:rPr>
              <w:t>17.10.2.1</w:t>
            </w:r>
            <w:r w:rsidR="00AB41ED">
              <w:rPr>
                <w:noProof/>
              </w:rPr>
              <w:tab/>
            </w:r>
            <w:r w:rsidR="00AB41ED" w:rsidRPr="0095780B">
              <w:rPr>
                <w:rStyle w:val="Hyperlink"/>
                <w:rFonts w:eastAsiaTheme="minorHAnsi"/>
                <w:noProof/>
              </w:rPr>
              <w:t>Educational Support Plan</w:t>
            </w:r>
            <w:r w:rsidR="00AB41ED">
              <w:rPr>
                <w:noProof/>
                <w:webHidden/>
              </w:rPr>
              <w:tab/>
            </w:r>
            <w:r w:rsidR="00922144">
              <w:rPr>
                <w:noProof/>
                <w:webHidden/>
              </w:rPr>
              <w:fldChar w:fldCharType="begin"/>
            </w:r>
            <w:r w:rsidR="00AB41ED">
              <w:rPr>
                <w:noProof/>
                <w:webHidden/>
              </w:rPr>
              <w:instrText xml:space="preserve"> PAGEREF _Toc371586572 \h </w:instrText>
            </w:r>
            <w:r w:rsidR="00922144">
              <w:rPr>
                <w:noProof/>
                <w:webHidden/>
              </w:rPr>
            </w:r>
            <w:r w:rsidR="00922144">
              <w:rPr>
                <w:noProof/>
                <w:webHidden/>
              </w:rPr>
              <w:fldChar w:fldCharType="separate"/>
            </w:r>
            <w:r w:rsidR="00AB41ED">
              <w:rPr>
                <w:noProof/>
                <w:webHidden/>
              </w:rPr>
              <w:t>97</w:t>
            </w:r>
            <w:r w:rsidR="00922144">
              <w:rPr>
                <w:noProof/>
                <w:webHidden/>
              </w:rPr>
              <w:fldChar w:fldCharType="end"/>
            </w:r>
          </w:hyperlink>
        </w:p>
        <w:p w:rsidR="00AB41ED" w:rsidRDefault="00AE1055">
          <w:pPr>
            <w:pStyle w:val="TOC4"/>
            <w:tabs>
              <w:tab w:val="left" w:pos="1760"/>
              <w:tab w:val="right" w:leader="dot" w:pos="9350"/>
            </w:tabs>
            <w:rPr>
              <w:noProof/>
            </w:rPr>
          </w:pPr>
          <w:hyperlink w:anchor="_Toc371586573" w:history="1">
            <w:r w:rsidR="00AB41ED" w:rsidRPr="0095780B">
              <w:rPr>
                <w:rStyle w:val="Hyperlink"/>
                <w:rFonts w:eastAsiaTheme="minorHAnsi"/>
                <w:noProof/>
              </w:rPr>
              <w:t>17.10.2.2</w:t>
            </w:r>
            <w:r w:rsidR="00AB41ED">
              <w:rPr>
                <w:noProof/>
              </w:rPr>
              <w:tab/>
            </w:r>
            <w:r w:rsidR="00AB41ED" w:rsidRPr="0095780B">
              <w:rPr>
                <w:rStyle w:val="Hyperlink"/>
                <w:rFonts w:eastAsiaTheme="minorHAnsi"/>
                <w:noProof/>
              </w:rPr>
              <w:t>Farewell Plan</w:t>
            </w:r>
            <w:r w:rsidR="00AB41ED">
              <w:rPr>
                <w:noProof/>
                <w:webHidden/>
              </w:rPr>
              <w:tab/>
            </w:r>
            <w:r w:rsidR="00922144">
              <w:rPr>
                <w:noProof/>
                <w:webHidden/>
              </w:rPr>
              <w:fldChar w:fldCharType="begin"/>
            </w:r>
            <w:r w:rsidR="00AB41ED">
              <w:rPr>
                <w:noProof/>
                <w:webHidden/>
              </w:rPr>
              <w:instrText xml:space="preserve"> PAGEREF _Toc371586573 \h </w:instrText>
            </w:r>
            <w:r w:rsidR="00922144">
              <w:rPr>
                <w:noProof/>
                <w:webHidden/>
              </w:rPr>
            </w:r>
            <w:r w:rsidR="00922144">
              <w:rPr>
                <w:noProof/>
                <w:webHidden/>
              </w:rPr>
              <w:fldChar w:fldCharType="separate"/>
            </w:r>
            <w:r w:rsidR="00AB41ED">
              <w:rPr>
                <w:noProof/>
                <w:webHidden/>
              </w:rPr>
              <w:t>97</w:t>
            </w:r>
            <w:r w:rsidR="00922144">
              <w:rPr>
                <w:noProof/>
                <w:webHidden/>
              </w:rPr>
              <w:fldChar w:fldCharType="end"/>
            </w:r>
          </w:hyperlink>
        </w:p>
        <w:p w:rsidR="00AB41ED" w:rsidRDefault="00AE1055">
          <w:pPr>
            <w:pStyle w:val="TOC4"/>
            <w:tabs>
              <w:tab w:val="left" w:pos="1760"/>
              <w:tab w:val="right" w:leader="dot" w:pos="9350"/>
            </w:tabs>
            <w:rPr>
              <w:noProof/>
            </w:rPr>
          </w:pPr>
          <w:hyperlink w:anchor="_Toc371586574" w:history="1">
            <w:r w:rsidR="00AB41ED" w:rsidRPr="0095780B">
              <w:rPr>
                <w:rStyle w:val="Hyperlink"/>
                <w:rFonts w:eastAsiaTheme="minorHAnsi"/>
                <w:noProof/>
              </w:rPr>
              <w:t>17.10.2.3</w:t>
            </w:r>
            <w:r w:rsidR="00AB41ED">
              <w:rPr>
                <w:noProof/>
              </w:rPr>
              <w:tab/>
            </w:r>
            <w:r w:rsidR="00AB41ED" w:rsidRPr="0095780B">
              <w:rPr>
                <w:rStyle w:val="Hyperlink"/>
                <w:rFonts w:eastAsiaTheme="minorHAnsi"/>
                <w:noProof/>
              </w:rPr>
              <w:t>Multipurpose Saving Plan</w:t>
            </w:r>
            <w:r w:rsidR="00AB41ED">
              <w:rPr>
                <w:noProof/>
                <w:webHidden/>
              </w:rPr>
              <w:tab/>
            </w:r>
            <w:r w:rsidR="00922144">
              <w:rPr>
                <w:noProof/>
                <w:webHidden/>
              </w:rPr>
              <w:fldChar w:fldCharType="begin"/>
            </w:r>
            <w:r w:rsidR="00AB41ED">
              <w:rPr>
                <w:noProof/>
                <w:webHidden/>
              </w:rPr>
              <w:instrText xml:space="preserve"> PAGEREF _Toc371586574 \h </w:instrText>
            </w:r>
            <w:r w:rsidR="00922144">
              <w:rPr>
                <w:noProof/>
                <w:webHidden/>
              </w:rPr>
            </w:r>
            <w:r w:rsidR="00922144">
              <w:rPr>
                <w:noProof/>
                <w:webHidden/>
              </w:rPr>
              <w:fldChar w:fldCharType="separate"/>
            </w:r>
            <w:r w:rsidR="00AB41ED">
              <w:rPr>
                <w:noProof/>
                <w:webHidden/>
              </w:rPr>
              <w:t>99</w:t>
            </w:r>
            <w:r w:rsidR="00922144">
              <w:rPr>
                <w:noProof/>
                <w:webHidden/>
              </w:rPr>
              <w:fldChar w:fldCharType="end"/>
            </w:r>
          </w:hyperlink>
        </w:p>
        <w:p w:rsidR="00AB41ED" w:rsidRDefault="00AE1055">
          <w:pPr>
            <w:pStyle w:val="TOC4"/>
            <w:tabs>
              <w:tab w:val="left" w:pos="1760"/>
              <w:tab w:val="right" w:leader="dot" w:pos="9350"/>
            </w:tabs>
            <w:rPr>
              <w:noProof/>
            </w:rPr>
          </w:pPr>
          <w:hyperlink w:anchor="_Toc371586575" w:history="1">
            <w:r w:rsidR="00AB41ED" w:rsidRPr="0095780B">
              <w:rPr>
                <w:rStyle w:val="Hyperlink"/>
                <w:rFonts w:eastAsiaTheme="minorHAnsi"/>
                <w:noProof/>
              </w:rPr>
              <w:t>17.10.2.4</w:t>
            </w:r>
            <w:r w:rsidR="00AB41ED">
              <w:rPr>
                <w:noProof/>
              </w:rPr>
              <w:tab/>
            </w:r>
            <w:r w:rsidR="00AB41ED" w:rsidRPr="0095780B">
              <w:rPr>
                <w:rStyle w:val="Hyperlink"/>
                <w:rFonts w:eastAsiaTheme="minorHAnsi"/>
                <w:noProof/>
              </w:rPr>
              <w:t>Multipurpose financial Plan</w:t>
            </w:r>
            <w:r w:rsidR="00AB41ED">
              <w:rPr>
                <w:noProof/>
                <w:webHidden/>
              </w:rPr>
              <w:tab/>
            </w:r>
            <w:r w:rsidR="00922144">
              <w:rPr>
                <w:noProof/>
                <w:webHidden/>
              </w:rPr>
              <w:fldChar w:fldCharType="begin"/>
            </w:r>
            <w:r w:rsidR="00AB41ED">
              <w:rPr>
                <w:noProof/>
                <w:webHidden/>
              </w:rPr>
              <w:instrText xml:space="preserve"> PAGEREF _Toc371586575 \h </w:instrText>
            </w:r>
            <w:r w:rsidR="00922144">
              <w:rPr>
                <w:noProof/>
                <w:webHidden/>
              </w:rPr>
            </w:r>
            <w:r w:rsidR="00922144">
              <w:rPr>
                <w:noProof/>
                <w:webHidden/>
              </w:rPr>
              <w:fldChar w:fldCharType="separate"/>
            </w:r>
            <w:r w:rsidR="00AB41ED">
              <w:rPr>
                <w:noProof/>
                <w:webHidden/>
              </w:rPr>
              <w:t>99</w:t>
            </w:r>
            <w:r w:rsidR="00922144">
              <w:rPr>
                <w:noProof/>
                <w:webHidden/>
              </w:rPr>
              <w:fldChar w:fldCharType="end"/>
            </w:r>
          </w:hyperlink>
        </w:p>
        <w:p w:rsidR="00AB41ED" w:rsidRDefault="00AE1055">
          <w:pPr>
            <w:pStyle w:val="TOC4"/>
            <w:tabs>
              <w:tab w:val="left" w:pos="1760"/>
              <w:tab w:val="right" w:leader="dot" w:pos="9350"/>
            </w:tabs>
            <w:rPr>
              <w:noProof/>
            </w:rPr>
          </w:pPr>
          <w:hyperlink w:anchor="_Toc371586576" w:history="1">
            <w:r w:rsidR="00AB41ED" w:rsidRPr="0095780B">
              <w:rPr>
                <w:rStyle w:val="Hyperlink"/>
                <w:rFonts w:eastAsiaTheme="minorHAnsi"/>
                <w:noProof/>
              </w:rPr>
              <w:t>17.10.2.5</w:t>
            </w:r>
            <w:r w:rsidR="00AB41ED">
              <w:rPr>
                <w:noProof/>
              </w:rPr>
              <w:tab/>
            </w:r>
            <w:r w:rsidR="00AB41ED" w:rsidRPr="0095780B">
              <w:rPr>
                <w:rStyle w:val="Hyperlink"/>
                <w:rFonts w:eastAsiaTheme="minorHAnsi"/>
                <w:noProof/>
              </w:rPr>
              <w:t>Express Personal pension Plan</w:t>
            </w:r>
            <w:r w:rsidR="00AB41ED">
              <w:rPr>
                <w:noProof/>
                <w:webHidden/>
              </w:rPr>
              <w:tab/>
            </w:r>
            <w:r w:rsidR="00922144">
              <w:rPr>
                <w:noProof/>
                <w:webHidden/>
              </w:rPr>
              <w:fldChar w:fldCharType="begin"/>
            </w:r>
            <w:r w:rsidR="00AB41ED">
              <w:rPr>
                <w:noProof/>
                <w:webHidden/>
              </w:rPr>
              <w:instrText xml:space="preserve"> PAGEREF _Toc371586576 \h </w:instrText>
            </w:r>
            <w:r w:rsidR="00922144">
              <w:rPr>
                <w:noProof/>
                <w:webHidden/>
              </w:rPr>
            </w:r>
            <w:r w:rsidR="00922144">
              <w:rPr>
                <w:noProof/>
                <w:webHidden/>
              </w:rPr>
              <w:fldChar w:fldCharType="separate"/>
            </w:r>
            <w:r w:rsidR="00AB41ED">
              <w:rPr>
                <w:noProof/>
                <w:webHidden/>
              </w:rPr>
              <w:t>99</w:t>
            </w:r>
            <w:r w:rsidR="00922144">
              <w:rPr>
                <w:noProof/>
                <w:webHidden/>
              </w:rPr>
              <w:fldChar w:fldCharType="end"/>
            </w:r>
          </w:hyperlink>
        </w:p>
        <w:p w:rsidR="00AB41ED" w:rsidRDefault="00AE1055">
          <w:pPr>
            <w:pStyle w:val="TOC4"/>
            <w:tabs>
              <w:tab w:val="left" w:pos="1760"/>
              <w:tab w:val="right" w:leader="dot" w:pos="9350"/>
            </w:tabs>
            <w:rPr>
              <w:noProof/>
            </w:rPr>
          </w:pPr>
          <w:hyperlink w:anchor="_Toc371586577" w:history="1">
            <w:r w:rsidR="00AB41ED" w:rsidRPr="0095780B">
              <w:rPr>
                <w:rStyle w:val="Hyperlink"/>
                <w:rFonts w:eastAsiaTheme="minorHAnsi"/>
                <w:noProof/>
              </w:rPr>
              <w:t>17.10.2.6</w:t>
            </w:r>
            <w:r w:rsidR="00AB41ED">
              <w:rPr>
                <w:noProof/>
              </w:rPr>
              <w:tab/>
            </w:r>
            <w:r w:rsidR="00AB41ED" w:rsidRPr="0095780B">
              <w:rPr>
                <w:rStyle w:val="Hyperlink"/>
                <w:rFonts w:eastAsiaTheme="minorHAnsi"/>
                <w:noProof/>
              </w:rPr>
              <w:t>Express Family protection plan</w:t>
            </w:r>
            <w:r w:rsidR="00AB41ED">
              <w:rPr>
                <w:noProof/>
                <w:webHidden/>
              </w:rPr>
              <w:tab/>
            </w:r>
            <w:r w:rsidR="00922144">
              <w:rPr>
                <w:noProof/>
                <w:webHidden/>
              </w:rPr>
              <w:fldChar w:fldCharType="begin"/>
            </w:r>
            <w:r w:rsidR="00AB41ED">
              <w:rPr>
                <w:noProof/>
                <w:webHidden/>
              </w:rPr>
              <w:instrText xml:space="preserve"> PAGEREF _Toc371586577 \h </w:instrText>
            </w:r>
            <w:r w:rsidR="00922144">
              <w:rPr>
                <w:noProof/>
                <w:webHidden/>
              </w:rPr>
            </w:r>
            <w:r w:rsidR="00922144">
              <w:rPr>
                <w:noProof/>
                <w:webHidden/>
              </w:rPr>
              <w:fldChar w:fldCharType="separate"/>
            </w:r>
            <w:r w:rsidR="00AB41ED">
              <w:rPr>
                <w:noProof/>
                <w:webHidden/>
              </w:rPr>
              <w:t>99</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578" w:history="1">
            <w:r w:rsidR="00AB41ED" w:rsidRPr="0095780B">
              <w:rPr>
                <w:rStyle w:val="Hyperlink"/>
                <w:rFonts w:ascii="Cambria" w:eastAsiaTheme="minorHAnsi" w:hAnsi="Cambria"/>
                <w:noProof/>
              </w:rPr>
              <w:t>17.11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Access roles and Authorization</w:t>
            </w:r>
            <w:r w:rsidR="00AB41ED">
              <w:rPr>
                <w:noProof/>
                <w:webHidden/>
              </w:rPr>
              <w:tab/>
            </w:r>
            <w:r w:rsidR="00922144">
              <w:rPr>
                <w:noProof/>
                <w:webHidden/>
              </w:rPr>
              <w:fldChar w:fldCharType="begin"/>
            </w:r>
            <w:r w:rsidR="00AB41ED">
              <w:rPr>
                <w:noProof/>
                <w:webHidden/>
              </w:rPr>
              <w:instrText xml:space="preserve"> PAGEREF _Toc371586578 \h </w:instrText>
            </w:r>
            <w:r w:rsidR="00922144">
              <w:rPr>
                <w:noProof/>
                <w:webHidden/>
              </w:rPr>
            </w:r>
            <w:r w:rsidR="00922144">
              <w:rPr>
                <w:noProof/>
                <w:webHidden/>
              </w:rPr>
              <w:fldChar w:fldCharType="separate"/>
            </w:r>
            <w:r w:rsidR="00AB41ED">
              <w:rPr>
                <w:noProof/>
                <w:webHidden/>
              </w:rPr>
              <w:t>99</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79" w:history="1">
            <w:r w:rsidR="00AB41ED" w:rsidRPr="0095780B">
              <w:rPr>
                <w:rStyle w:val="Hyperlink"/>
                <w:rFonts w:ascii="Cambria" w:eastAsiaTheme="minorHAnsi" w:hAnsi="Cambria"/>
                <w:noProof/>
              </w:rPr>
              <w:t>17.11.1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New Business</w:t>
            </w:r>
            <w:r w:rsidR="00AB41ED">
              <w:rPr>
                <w:noProof/>
                <w:webHidden/>
              </w:rPr>
              <w:tab/>
            </w:r>
            <w:r w:rsidR="00922144">
              <w:rPr>
                <w:noProof/>
                <w:webHidden/>
              </w:rPr>
              <w:fldChar w:fldCharType="begin"/>
            </w:r>
            <w:r w:rsidR="00AB41ED">
              <w:rPr>
                <w:noProof/>
                <w:webHidden/>
              </w:rPr>
              <w:instrText xml:space="preserve"> PAGEREF _Toc371586579 \h </w:instrText>
            </w:r>
            <w:r w:rsidR="00922144">
              <w:rPr>
                <w:noProof/>
                <w:webHidden/>
              </w:rPr>
            </w:r>
            <w:r w:rsidR="00922144">
              <w:rPr>
                <w:noProof/>
                <w:webHidden/>
              </w:rPr>
              <w:fldChar w:fldCharType="separate"/>
            </w:r>
            <w:r w:rsidR="00AB41ED">
              <w:rPr>
                <w:noProof/>
                <w:webHidden/>
              </w:rPr>
              <w:t>99</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80" w:history="1">
            <w:r w:rsidR="00AB41ED" w:rsidRPr="0095780B">
              <w:rPr>
                <w:rStyle w:val="Hyperlink"/>
                <w:rFonts w:ascii="Cambria" w:eastAsiaTheme="minorHAnsi" w:hAnsi="Cambria"/>
                <w:noProof/>
              </w:rPr>
              <w:t>17.11.2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Policy Servicing</w:t>
            </w:r>
            <w:r w:rsidR="00AB41ED">
              <w:rPr>
                <w:noProof/>
                <w:webHidden/>
              </w:rPr>
              <w:tab/>
            </w:r>
            <w:r w:rsidR="00922144">
              <w:rPr>
                <w:noProof/>
                <w:webHidden/>
              </w:rPr>
              <w:fldChar w:fldCharType="begin"/>
            </w:r>
            <w:r w:rsidR="00AB41ED">
              <w:rPr>
                <w:noProof/>
                <w:webHidden/>
              </w:rPr>
              <w:instrText xml:space="preserve"> PAGEREF _Toc371586580 \h </w:instrText>
            </w:r>
            <w:r w:rsidR="00922144">
              <w:rPr>
                <w:noProof/>
                <w:webHidden/>
              </w:rPr>
            </w:r>
            <w:r w:rsidR="00922144">
              <w:rPr>
                <w:noProof/>
                <w:webHidden/>
              </w:rPr>
              <w:fldChar w:fldCharType="separate"/>
            </w:r>
            <w:r w:rsidR="00AB41ED">
              <w:rPr>
                <w:noProof/>
                <w:webHidden/>
              </w:rPr>
              <w:t>99</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81" w:history="1">
            <w:r w:rsidR="00AB41ED" w:rsidRPr="0095780B">
              <w:rPr>
                <w:rStyle w:val="Hyperlink"/>
                <w:rFonts w:ascii="Cambria" w:eastAsiaTheme="minorHAnsi" w:hAnsi="Cambria"/>
                <w:noProof/>
              </w:rPr>
              <w:t>17.11.3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Premium Administration</w:t>
            </w:r>
            <w:r w:rsidR="00AB41ED">
              <w:rPr>
                <w:noProof/>
                <w:webHidden/>
              </w:rPr>
              <w:tab/>
            </w:r>
            <w:r w:rsidR="00922144">
              <w:rPr>
                <w:noProof/>
                <w:webHidden/>
              </w:rPr>
              <w:fldChar w:fldCharType="begin"/>
            </w:r>
            <w:r w:rsidR="00AB41ED">
              <w:rPr>
                <w:noProof/>
                <w:webHidden/>
              </w:rPr>
              <w:instrText xml:space="preserve"> PAGEREF _Toc371586581 \h </w:instrText>
            </w:r>
            <w:r w:rsidR="00922144">
              <w:rPr>
                <w:noProof/>
                <w:webHidden/>
              </w:rPr>
            </w:r>
            <w:r w:rsidR="00922144">
              <w:rPr>
                <w:noProof/>
                <w:webHidden/>
              </w:rPr>
              <w:fldChar w:fldCharType="separate"/>
            </w:r>
            <w:r w:rsidR="00AB41ED">
              <w:rPr>
                <w:noProof/>
                <w:webHidden/>
              </w:rPr>
              <w:t>100</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82" w:history="1">
            <w:r w:rsidR="00AB41ED" w:rsidRPr="0095780B">
              <w:rPr>
                <w:rStyle w:val="Hyperlink"/>
                <w:rFonts w:ascii="Cambria" w:eastAsiaTheme="minorHAnsi" w:hAnsi="Cambria"/>
                <w:noProof/>
              </w:rPr>
              <w:t>17.11.4</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Claims</w:t>
            </w:r>
            <w:r w:rsidR="00AB41ED">
              <w:rPr>
                <w:noProof/>
                <w:webHidden/>
              </w:rPr>
              <w:tab/>
            </w:r>
            <w:r w:rsidR="00922144">
              <w:rPr>
                <w:noProof/>
                <w:webHidden/>
              </w:rPr>
              <w:fldChar w:fldCharType="begin"/>
            </w:r>
            <w:r w:rsidR="00AB41ED">
              <w:rPr>
                <w:noProof/>
                <w:webHidden/>
              </w:rPr>
              <w:instrText xml:space="preserve"> PAGEREF _Toc371586582 \h </w:instrText>
            </w:r>
            <w:r w:rsidR="00922144">
              <w:rPr>
                <w:noProof/>
                <w:webHidden/>
              </w:rPr>
            </w:r>
            <w:r w:rsidR="00922144">
              <w:rPr>
                <w:noProof/>
                <w:webHidden/>
              </w:rPr>
              <w:fldChar w:fldCharType="separate"/>
            </w:r>
            <w:r w:rsidR="00AB41ED">
              <w:rPr>
                <w:noProof/>
                <w:webHidden/>
              </w:rPr>
              <w:t>100</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583" w:history="1">
            <w:r w:rsidR="00AB41ED" w:rsidRPr="0095780B">
              <w:rPr>
                <w:rStyle w:val="Hyperlink"/>
                <w:rFonts w:ascii="Cambria" w:eastAsiaTheme="minorHAnsi" w:hAnsi="Cambria"/>
                <w:noProof/>
              </w:rPr>
              <w:t>17.12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Customer Service</w:t>
            </w:r>
            <w:r w:rsidR="00AB41ED">
              <w:rPr>
                <w:noProof/>
                <w:webHidden/>
              </w:rPr>
              <w:tab/>
            </w:r>
            <w:r w:rsidR="00922144">
              <w:rPr>
                <w:noProof/>
                <w:webHidden/>
              </w:rPr>
              <w:fldChar w:fldCharType="begin"/>
            </w:r>
            <w:r w:rsidR="00AB41ED">
              <w:rPr>
                <w:noProof/>
                <w:webHidden/>
              </w:rPr>
              <w:instrText xml:space="preserve"> PAGEREF _Toc371586583 \h </w:instrText>
            </w:r>
            <w:r w:rsidR="00922144">
              <w:rPr>
                <w:noProof/>
                <w:webHidden/>
              </w:rPr>
            </w:r>
            <w:r w:rsidR="00922144">
              <w:rPr>
                <w:noProof/>
                <w:webHidden/>
              </w:rPr>
              <w:fldChar w:fldCharType="separate"/>
            </w:r>
            <w:r w:rsidR="00AB41ED">
              <w:rPr>
                <w:noProof/>
                <w:webHidden/>
              </w:rPr>
              <w:t>101</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84" w:history="1">
            <w:r w:rsidR="00AB41ED" w:rsidRPr="0095780B">
              <w:rPr>
                <w:rStyle w:val="Hyperlink"/>
                <w:rFonts w:ascii="Cambria" w:eastAsiaTheme="minorHAnsi" w:hAnsi="Cambria"/>
                <w:noProof/>
              </w:rPr>
              <w:t>17.12.1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Customer Service Structure</w:t>
            </w:r>
            <w:r w:rsidR="00AB41ED">
              <w:rPr>
                <w:noProof/>
                <w:webHidden/>
              </w:rPr>
              <w:tab/>
            </w:r>
            <w:r w:rsidR="00922144">
              <w:rPr>
                <w:noProof/>
                <w:webHidden/>
              </w:rPr>
              <w:fldChar w:fldCharType="begin"/>
            </w:r>
            <w:r w:rsidR="00AB41ED">
              <w:rPr>
                <w:noProof/>
                <w:webHidden/>
              </w:rPr>
              <w:instrText xml:space="preserve"> PAGEREF _Toc371586584 \h </w:instrText>
            </w:r>
            <w:r w:rsidR="00922144">
              <w:rPr>
                <w:noProof/>
                <w:webHidden/>
              </w:rPr>
            </w:r>
            <w:r w:rsidR="00922144">
              <w:rPr>
                <w:noProof/>
                <w:webHidden/>
              </w:rPr>
              <w:fldChar w:fldCharType="separate"/>
            </w:r>
            <w:r w:rsidR="00AB41ED">
              <w:rPr>
                <w:noProof/>
                <w:webHidden/>
              </w:rPr>
              <w:t>101</w:t>
            </w:r>
            <w:r w:rsidR="00922144">
              <w:rPr>
                <w:noProof/>
                <w:webHidden/>
              </w:rPr>
              <w:fldChar w:fldCharType="end"/>
            </w:r>
          </w:hyperlink>
        </w:p>
        <w:p w:rsidR="00AB41ED" w:rsidRDefault="00AE1055">
          <w:pPr>
            <w:pStyle w:val="TOC4"/>
            <w:tabs>
              <w:tab w:val="left" w:pos="1760"/>
              <w:tab w:val="right" w:leader="dot" w:pos="9350"/>
            </w:tabs>
            <w:rPr>
              <w:noProof/>
            </w:rPr>
          </w:pPr>
          <w:hyperlink w:anchor="_Toc371586585" w:history="1">
            <w:r w:rsidR="00AB41ED" w:rsidRPr="0095780B">
              <w:rPr>
                <w:rStyle w:val="Hyperlink"/>
                <w:rFonts w:eastAsiaTheme="minorHAnsi"/>
                <w:noProof/>
              </w:rPr>
              <w:t>17.12.1.1</w:t>
            </w:r>
            <w:r w:rsidR="00AB41ED">
              <w:rPr>
                <w:noProof/>
              </w:rPr>
              <w:tab/>
            </w:r>
            <w:r w:rsidR="00AB41ED" w:rsidRPr="0095780B">
              <w:rPr>
                <w:rStyle w:val="Hyperlink"/>
                <w:rFonts w:eastAsiaTheme="minorHAnsi"/>
                <w:noProof/>
              </w:rPr>
              <w:t>Team Structure: Customer Service Operations [Branch]</w:t>
            </w:r>
            <w:r w:rsidR="00AB41ED">
              <w:rPr>
                <w:noProof/>
                <w:webHidden/>
              </w:rPr>
              <w:tab/>
            </w:r>
            <w:r w:rsidR="00922144">
              <w:rPr>
                <w:noProof/>
                <w:webHidden/>
              </w:rPr>
              <w:fldChar w:fldCharType="begin"/>
            </w:r>
            <w:r w:rsidR="00AB41ED">
              <w:rPr>
                <w:noProof/>
                <w:webHidden/>
              </w:rPr>
              <w:instrText xml:space="preserve"> PAGEREF _Toc371586585 \h </w:instrText>
            </w:r>
            <w:r w:rsidR="00922144">
              <w:rPr>
                <w:noProof/>
                <w:webHidden/>
              </w:rPr>
            </w:r>
            <w:r w:rsidR="00922144">
              <w:rPr>
                <w:noProof/>
                <w:webHidden/>
              </w:rPr>
              <w:fldChar w:fldCharType="separate"/>
            </w:r>
            <w:r w:rsidR="00AB41ED">
              <w:rPr>
                <w:noProof/>
                <w:webHidden/>
              </w:rPr>
              <w:t>101</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86" w:history="1">
            <w:r w:rsidR="00AB41ED" w:rsidRPr="0095780B">
              <w:rPr>
                <w:rStyle w:val="Hyperlink"/>
                <w:rFonts w:ascii="Cambria" w:hAnsi="Cambria"/>
                <w:noProof/>
              </w:rPr>
              <w:t>17.12.2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Relationship Managers</w:t>
            </w:r>
            <w:r w:rsidR="00AB41ED">
              <w:rPr>
                <w:noProof/>
                <w:webHidden/>
              </w:rPr>
              <w:tab/>
            </w:r>
            <w:r w:rsidR="00922144">
              <w:rPr>
                <w:noProof/>
                <w:webHidden/>
              </w:rPr>
              <w:fldChar w:fldCharType="begin"/>
            </w:r>
            <w:r w:rsidR="00AB41ED">
              <w:rPr>
                <w:noProof/>
                <w:webHidden/>
              </w:rPr>
              <w:instrText xml:space="preserve"> PAGEREF _Toc371586586 \h </w:instrText>
            </w:r>
            <w:r w:rsidR="00922144">
              <w:rPr>
                <w:noProof/>
                <w:webHidden/>
              </w:rPr>
            </w:r>
            <w:r w:rsidR="00922144">
              <w:rPr>
                <w:noProof/>
                <w:webHidden/>
              </w:rPr>
              <w:fldChar w:fldCharType="separate"/>
            </w:r>
            <w:r w:rsidR="00AB41ED">
              <w:rPr>
                <w:noProof/>
                <w:webHidden/>
              </w:rPr>
              <w:t>102</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87" w:history="1">
            <w:r w:rsidR="00AB41ED" w:rsidRPr="0095780B">
              <w:rPr>
                <w:rStyle w:val="Hyperlink"/>
                <w:rFonts w:ascii="Cambria" w:hAnsi="Cambria"/>
                <w:noProof/>
              </w:rPr>
              <w:t>17.12.3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Customer Service Process</w:t>
            </w:r>
            <w:r w:rsidR="00AB41ED">
              <w:rPr>
                <w:noProof/>
                <w:webHidden/>
              </w:rPr>
              <w:tab/>
            </w:r>
            <w:r w:rsidR="00922144">
              <w:rPr>
                <w:noProof/>
                <w:webHidden/>
              </w:rPr>
              <w:fldChar w:fldCharType="begin"/>
            </w:r>
            <w:r w:rsidR="00AB41ED">
              <w:rPr>
                <w:noProof/>
                <w:webHidden/>
              </w:rPr>
              <w:instrText xml:space="preserve"> PAGEREF _Toc371586587 \h </w:instrText>
            </w:r>
            <w:r w:rsidR="00922144">
              <w:rPr>
                <w:noProof/>
                <w:webHidden/>
              </w:rPr>
            </w:r>
            <w:r w:rsidR="00922144">
              <w:rPr>
                <w:noProof/>
                <w:webHidden/>
              </w:rPr>
              <w:fldChar w:fldCharType="separate"/>
            </w:r>
            <w:r w:rsidR="00AB41ED">
              <w:rPr>
                <w:noProof/>
                <w:webHidden/>
              </w:rPr>
              <w:t>103</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88" w:history="1">
            <w:r w:rsidR="00AB41ED" w:rsidRPr="0095780B">
              <w:rPr>
                <w:rStyle w:val="Hyperlink"/>
                <w:rFonts w:ascii="Cambria" w:eastAsiaTheme="minorHAnsi" w:hAnsi="Cambria"/>
                <w:noProof/>
                <w:lang w:val="en-ZA"/>
              </w:rPr>
              <w:t>17.12.4</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lang w:val="en-ZA"/>
              </w:rPr>
              <w:t>Sources of Requests</w:t>
            </w:r>
            <w:r w:rsidR="00AB41ED">
              <w:rPr>
                <w:noProof/>
                <w:webHidden/>
              </w:rPr>
              <w:tab/>
            </w:r>
            <w:r w:rsidR="00922144">
              <w:rPr>
                <w:noProof/>
                <w:webHidden/>
              </w:rPr>
              <w:fldChar w:fldCharType="begin"/>
            </w:r>
            <w:r w:rsidR="00AB41ED">
              <w:rPr>
                <w:noProof/>
                <w:webHidden/>
              </w:rPr>
              <w:instrText xml:space="preserve"> PAGEREF _Toc371586588 \h </w:instrText>
            </w:r>
            <w:r w:rsidR="00922144">
              <w:rPr>
                <w:noProof/>
                <w:webHidden/>
              </w:rPr>
            </w:r>
            <w:r w:rsidR="00922144">
              <w:rPr>
                <w:noProof/>
                <w:webHidden/>
              </w:rPr>
              <w:fldChar w:fldCharType="separate"/>
            </w:r>
            <w:r w:rsidR="00AB41ED">
              <w:rPr>
                <w:noProof/>
                <w:webHidden/>
              </w:rPr>
              <w:t>103</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89" w:history="1">
            <w:r w:rsidR="00AB41ED" w:rsidRPr="0095780B">
              <w:rPr>
                <w:rStyle w:val="Hyperlink"/>
                <w:rFonts w:ascii="Cambria" w:eastAsiaTheme="minorHAnsi" w:hAnsi="Cambria"/>
                <w:noProof/>
                <w:lang w:val="en-ZA"/>
              </w:rPr>
              <w:t>17.12.5</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lang w:val="en-ZA"/>
              </w:rPr>
              <w:t>Outbound Communication</w:t>
            </w:r>
            <w:r w:rsidR="00AB41ED">
              <w:rPr>
                <w:noProof/>
                <w:webHidden/>
              </w:rPr>
              <w:tab/>
            </w:r>
            <w:r w:rsidR="00922144">
              <w:rPr>
                <w:noProof/>
                <w:webHidden/>
              </w:rPr>
              <w:fldChar w:fldCharType="begin"/>
            </w:r>
            <w:r w:rsidR="00AB41ED">
              <w:rPr>
                <w:noProof/>
                <w:webHidden/>
              </w:rPr>
              <w:instrText xml:space="preserve"> PAGEREF _Toc371586589 \h </w:instrText>
            </w:r>
            <w:r w:rsidR="00922144">
              <w:rPr>
                <w:noProof/>
                <w:webHidden/>
              </w:rPr>
            </w:r>
            <w:r w:rsidR="00922144">
              <w:rPr>
                <w:noProof/>
                <w:webHidden/>
              </w:rPr>
              <w:fldChar w:fldCharType="separate"/>
            </w:r>
            <w:r w:rsidR="00AB41ED">
              <w:rPr>
                <w:noProof/>
                <w:webHidden/>
              </w:rPr>
              <w:t>105</w:t>
            </w:r>
            <w:r w:rsidR="00922144">
              <w:rPr>
                <w:noProof/>
                <w:webHidden/>
              </w:rPr>
              <w:fldChar w:fldCharType="end"/>
            </w:r>
          </w:hyperlink>
        </w:p>
        <w:p w:rsidR="00AB41ED" w:rsidRDefault="00AE1055">
          <w:pPr>
            <w:pStyle w:val="TOC4"/>
            <w:tabs>
              <w:tab w:val="left" w:pos="1760"/>
              <w:tab w:val="right" w:leader="dot" w:pos="9350"/>
            </w:tabs>
            <w:rPr>
              <w:noProof/>
            </w:rPr>
          </w:pPr>
          <w:hyperlink w:anchor="_Toc371586590" w:history="1">
            <w:r w:rsidR="00AB41ED" w:rsidRPr="0095780B">
              <w:rPr>
                <w:rStyle w:val="Hyperlink"/>
                <w:rFonts w:eastAsiaTheme="minorHAnsi"/>
                <w:noProof/>
              </w:rPr>
              <w:t>17.12.5.1</w:t>
            </w:r>
            <w:r w:rsidR="00AB41ED">
              <w:rPr>
                <w:noProof/>
              </w:rPr>
              <w:tab/>
            </w:r>
            <w:r w:rsidR="00AB41ED" w:rsidRPr="0095780B">
              <w:rPr>
                <w:rStyle w:val="Hyperlink"/>
                <w:rFonts w:eastAsiaTheme="minorHAnsi"/>
                <w:noProof/>
              </w:rPr>
              <w:t>SMS</w:t>
            </w:r>
            <w:r w:rsidR="00AB41ED">
              <w:rPr>
                <w:noProof/>
                <w:webHidden/>
              </w:rPr>
              <w:tab/>
            </w:r>
            <w:r w:rsidR="00922144">
              <w:rPr>
                <w:noProof/>
                <w:webHidden/>
              </w:rPr>
              <w:fldChar w:fldCharType="begin"/>
            </w:r>
            <w:r w:rsidR="00AB41ED">
              <w:rPr>
                <w:noProof/>
                <w:webHidden/>
              </w:rPr>
              <w:instrText xml:space="preserve"> PAGEREF _Toc371586590 \h </w:instrText>
            </w:r>
            <w:r w:rsidR="00922144">
              <w:rPr>
                <w:noProof/>
                <w:webHidden/>
              </w:rPr>
            </w:r>
            <w:r w:rsidR="00922144">
              <w:rPr>
                <w:noProof/>
                <w:webHidden/>
              </w:rPr>
              <w:fldChar w:fldCharType="separate"/>
            </w:r>
            <w:r w:rsidR="00AB41ED">
              <w:rPr>
                <w:noProof/>
                <w:webHidden/>
              </w:rPr>
              <w:t>105</w:t>
            </w:r>
            <w:r w:rsidR="00922144">
              <w:rPr>
                <w:noProof/>
                <w:webHidden/>
              </w:rPr>
              <w:fldChar w:fldCharType="end"/>
            </w:r>
          </w:hyperlink>
        </w:p>
        <w:p w:rsidR="00AB41ED" w:rsidRDefault="00AE1055">
          <w:pPr>
            <w:pStyle w:val="TOC4"/>
            <w:tabs>
              <w:tab w:val="left" w:pos="1760"/>
              <w:tab w:val="right" w:leader="dot" w:pos="9350"/>
            </w:tabs>
            <w:rPr>
              <w:noProof/>
            </w:rPr>
          </w:pPr>
          <w:hyperlink w:anchor="_Toc371586591" w:history="1">
            <w:r w:rsidR="00AB41ED" w:rsidRPr="0095780B">
              <w:rPr>
                <w:rStyle w:val="Hyperlink"/>
                <w:rFonts w:eastAsiaTheme="minorHAnsi"/>
                <w:noProof/>
              </w:rPr>
              <w:t>17.12.5.2</w:t>
            </w:r>
            <w:r w:rsidR="00AB41ED">
              <w:rPr>
                <w:noProof/>
              </w:rPr>
              <w:tab/>
            </w:r>
            <w:r w:rsidR="00AB41ED" w:rsidRPr="0095780B">
              <w:rPr>
                <w:rStyle w:val="Hyperlink"/>
                <w:rFonts w:eastAsiaTheme="minorHAnsi"/>
                <w:noProof/>
              </w:rPr>
              <w:t>Emails</w:t>
            </w:r>
            <w:r w:rsidR="00AB41ED">
              <w:rPr>
                <w:noProof/>
                <w:webHidden/>
              </w:rPr>
              <w:tab/>
            </w:r>
            <w:r w:rsidR="00922144">
              <w:rPr>
                <w:noProof/>
                <w:webHidden/>
              </w:rPr>
              <w:fldChar w:fldCharType="begin"/>
            </w:r>
            <w:r w:rsidR="00AB41ED">
              <w:rPr>
                <w:noProof/>
                <w:webHidden/>
              </w:rPr>
              <w:instrText xml:space="preserve"> PAGEREF _Toc371586591 \h </w:instrText>
            </w:r>
            <w:r w:rsidR="00922144">
              <w:rPr>
                <w:noProof/>
                <w:webHidden/>
              </w:rPr>
            </w:r>
            <w:r w:rsidR="00922144">
              <w:rPr>
                <w:noProof/>
                <w:webHidden/>
              </w:rPr>
              <w:fldChar w:fldCharType="separate"/>
            </w:r>
            <w:r w:rsidR="00AB41ED">
              <w:rPr>
                <w:noProof/>
                <w:webHidden/>
              </w:rPr>
              <w:t>106</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592" w:history="1">
            <w:r w:rsidR="00AB41ED" w:rsidRPr="0095780B">
              <w:rPr>
                <w:rStyle w:val="Hyperlink"/>
                <w:rFonts w:ascii="Cambria" w:eastAsiaTheme="minorHAnsi" w:hAnsi="Cambria"/>
                <w:noProof/>
              </w:rPr>
              <w:t>17.13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Customer Vending Machine</w:t>
            </w:r>
            <w:r w:rsidR="00AB41ED">
              <w:rPr>
                <w:noProof/>
                <w:webHidden/>
              </w:rPr>
              <w:tab/>
            </w:r>
            <w:r w:rsidR="00922144">
              <w:rPr>
                <w:noProof/>
                <w:webHidden/>
              </w:rPr>
              <w:fldChar w:fldCharType="begin"/>
            </w:r>
            <w:r w:rsidR="00AB41ED">
              <w:rPr>
                <w:noProof/>
                <w:webHidden/>
              </w:rPr>
              <w:instrText xml:space="preserve"> PAGEREF _Toc371586592 \h </w:instrText>
            </w:r>
            <w:r w:rsidR="00922144">
              <w:rPr>
                <w:noProof/>
                <w:webHidden/>
              </w:rPr>
            </w:r>
            <w:r w:rsidR="00922144">
              <w:rPr>
                <w:noProof/>
                <w:webHidden/>
              </w:rPr>
              <w:fldChar w:fldCharType="separate"/>
            </w:r>
            <w:r w:rsidR="00AB41ED">
              <w:rPr>
                <w:noProof/>
                <w:webHidden/>
              </w:rPr>
              <w:t>107</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593" w:history="1">
            <w:r w:rsidR="00AB41ED" w:rsidRPr="0095780B">
              <w:rPr>
                <w:rStyle w:val="Hyperlink"/>
                <w:rFonts w:ascii="Cambria" w:eastAsiaTheme="minorHAnsi" w:hAnsi="Cambria"/>
                <w:noProof/>
              </w:rPr>
              <w:t>17.14</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Task Tickets</w:t>
            </w:r>
            <w:r w:rsidR="00AB41ED">
              <w:rPr>
                <w:noProof/>
                <w:webHidden/>
              </w:rPr>
              <w:tab/>
            </w:r>
            <w:r w:rsidR="00922144">
              <w:rPr>
                <w:noProof/>
                <w:webHidden/>
              </w:rPr>
              <w:fldChar w:fldCharType="begin"/>
            </w:r>
            <w:r w:rsidR="00AB41ED">
              <w:rPr>
                <w:noProof/>
                <w:webHidden/>
              </w:rPr>
              <w:instrText xml:space="preserve"> PAGEREF _Toc371586593 \h </w:instrText>
            </w:r>
            <w:r w:rsidR="00922144">
              <w:rPr>
                <w:noProof/>
                <w:webHidden/>
              </w:rPr>
            </w:r>
            <w:r w:rsidR="00922144">
              <w:rPr>
                <w:noProof/>
                <w:webHidden/>
              </w:rPr>
              <w:fldChar w:fldCharType="separate"/>
            </w:r>
            <w:r w:rsidR="00AB41ED">
              <w:rPr>
                <w:noProof/>
                <w:webHidden/>
              </w:rPr>
              <w:t>107</w:t>
            </w:r>
            <w:r w:rsidR="00922144">
              <w:rPr>
                <w:noProof/>
                <w:webHidden/>
              </w:rPr>
              <w:fldChar w:fldCharType="end"/>
            </w:r>
          </w:hyperlink>
        </w:p>
        <w:p w:rsidR="00AB41ED" w:rsidRDefault="00AE1055">
          <w:pPr>
            <w:pStyle w:val="TOC1"/>
            <w:tabs>
              <w:tab w:val="left" w:pos="660"/>
              <w:tab w:val="right" w:leader="dot" w:pos="9350"/>
            </w:tabs>
            <w:rPr>
              <w:rFonts w:asciiTheme="minorHAnsi" w:eastAsiaTheme="minorEastAsia" w:hAnsiTheme="minorHAnsi" w:cstheme="minorBidi"/>
              <w:noProof/>
              <w:sz w:val="22"/>
              <w:szCs w:val="22"/>
              <w:lang w:val="en-ZA" w:eastAsia="en-ZA"/>
            </w:rPr>
          </w:pPr>
          <w:hyperlink w:anchor="_Toc371586594" w:history="1">
            <w:r w:rsidR="00AB41ED" w:rsidRPr="0095780B">
              <w:rPr>
                <w:rStyle w:val="Hyperlink"/>
                <w:rFonts w:ascii="Cambria" w:eastAsiaTheme="minorHAnsi" w:hAnsi="Cambria"/>
                <w:noProof/>
              </w:rPr>
              <w:t>18</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Interfaces</w:t>
            </w:r>
            <w:r w:rsidR="00AB41ED">
              <w:rPr>
                <w:noProof/>
                <w:webHidden/>
              </w:rPr>
              <w:tab/>
            </w:r>
            <w:r w:rsidR="00922144">
              <w:rPr>
                <w:noProof/>
                <w:webHidden/>
              </w:rPr>
              <w:fldChar w:fldCharType="begin"/>
            </w:r>
            <w:r w:rsidR="00AB41ED">
              <w:rPr>
                <w:noProof/>
                <w:webHidden/>
              </w:rPr>
              <w:instrText xml:space="preserve"> PAGEREF _Toc371586594 \h </w:instrText>
            </w:r>
            <w:r w:rsidR="00922144">
              <w:rPr>
                <w:noProof/>
                <w:webHidden/>
              </w:rPr>
            </w:r>
            <w:r w:rsidR="00922144">
              <w:rPr>
                <w:noProof/>
                <w:webHidden/>
              </w:rPr>
              <w:fldChar w:fldCharType="separate"/>
            </w:r>
            <w:r w:rsidR="00AB41ED">
              <w:rPr>
                <w:noProof/>
                <w:webHidden/>
              </w:rPr>
              <w:t>108</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595" w:history="1">
            <w:r w:rsidR="00AB41ED" w:rsidRPr="0095780B">
              <w:rPr>
                <w:rStyle w:val="Hyperlink"/>
                <w:rFonts w:ascii="Cambria" w:eastAsiaTheme="minorHAnsi" w:hAnsi="Cambria"/>
                <w:noProof/>
              </w:rPr>
              <w:t>18.1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Finance integration</w:t>
            </w:r>
            <w:r w:rsidR="00AB41ED">
              <w:rPr>
                <w:noProof/>
                <w:webHidden/>
              </w:rPr>
              <w:tab/>
            </w:r>
            <w:r w:rsidR="00922144">
              <w:rPr>
                <w:noProof/>
                <w:webHidden/>
              </w:rPr>
              <w:fldChar w:fldCharType="begin"/>
            </w:r>
            <w:r w:rsidR="00AB41ED">
              <w:rPr>
                <w:noProof/>
                <w:webHidden/>
              </w:rPr>
              <w:instrText xml:space="preserve"> PAGEREF _Toc371586595 \h </w:instrText>
            </w:r>
            <w:r w:rsidR="00922144">
              <w:rPr>
                <w:noProof/>
                <w:webHidden/>
              </w:rPr>
            </w:r>
            <w:r w:rsidR="00922144">
              <w:rPr>
                <w:noProof/>
                <w:webHidden/>
              </w:rPr>
              <w:fldChar w:fldCharType="separate"/>
            </w:r>
            <w:r w:rsidR="00AB41ED">
              <w:rPr>
                <w:noProof/>
                <w:webHidden/>
              </w:rPr>
              <w:t>108</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596" w:history="1">
            <w:r w:rsidR="00AB41ED" w:rsidRPr="0095780B">
              <w:rPr>
                <w:rStyle w:val="Hyperlink"/>
                <w:rFonts w:ascii="Cambria" w:eastAsiaTheme="minorHAnsi" w:hAnsi="Cambria"/>
                <w:noProof/>
              </w:rPr>
              <w:t>18.2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Document Management Integration</w:t>
            </w:r>
            <w:r w:rsidR="00AB41ED">
              <w:rPr>
                <w:noProof/>
                <w:webHidden/>
              </w:rPr>
              <w:tab/>
            </w:r>
            <w:r w:rsidR="00922144">
              <w:rPr>
                <w:noProof/>
                <w:webHidden/>
              </w:rPr>
              <w:fldChar w:fldCharType="begin"/>
            </w:r>
            <w:r w:rsidR="00AB41ED">
              <w:rPr>
                <w:noProof/>
                <w:webHidden/>
              </w:rPr>
              <w:instrText xml:space="preserve"> PAGEREF _Toc371586596 \h </w:instrText>
            </w:r>
            <w:r w:rsidR="00922144">
              <w:rPr>
                <w:noProof/>
                <w:webHidden/>
              </w:rPr>
            </w:r>
            <w:r w:rsidR="00922144">
              <w:rPr>
                <w:noProof/>
                <w:webHidden/>
              </w:rPr>
              <w:fldChar w:fldCharType="separate"/>
            </w:r>
            <w:r w:rsidR="00AB41ED">
              <w:rPr>
                <w:noProof/>
                <w:webHidden/>
              </w:rPr>
              <w:t>109</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97" w:history="1">
            <w:r w:rsidR="00AB41ED" w:rsidRPr="0095780B">
              <w:rPr>
                <w:rStyle w:val="Hyperlink"/>
                <w:rFonts w:ascii="Cambria" w:eastAsiaTheme="minorHAnsi" w:hAnsi="Cambria"/>
                <w:noProof/>
              </w:rPr>
              <w:t>18.2.1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New Business</w:t>
            </w:r>
            <w:r w:rsidR="00AB41ED">
              <w:rPr>
                <w:noProof/>
                <w:webHidden/>
              </w:rPr>
              <w:tab/>
            </w:r>
            <w:r w:rsidR="00922144">
              <w:rPr>
                <w:noProof/>
                <w:webHidden/>
              </w:rPr>
              <w:fldChar w:fldCharType="begin"/>
            </w:r>
            <w:r w:rsidR="00AB41ED">
              <w:rPr>
                <w:noProof/>
                <w:webHidden/>
              </w:rPr>
              <w:instrText xml:space="preserve"> PAGEREF _Toc371586597 \h </w:instrText>
            </w:r>
            <w:r w:rsidR="00922144">
              <w:rPr>
                <w:noProof/>
                <w:webHidden/>
              </w:rPr>
            </w:r>
            <w:r w:rsidR="00922144">
              <w:rPr>
                <w:noProof/>
                <w:webHidden/>
              </w:rPr>
              <w:fldChar w:fldCharType="separate"/>
            </w:r>
            <w:r w:rsidR="00AB41ED">
              <w:rPr>
                <w:noProof/>
                <w:webHidden/>
              </w:rPr>
              <w:t>109</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98" w:history="1">
            <w:r w:rsidR="00AB41ED" w:rsidRPr="0095780B">
              <w:rPr>
                <w:rStyle w:val="Hyperlink"/>
                <w:rFonts w:ascii="Cambria" w:eastAsiaTheme="minorHAnsi" w:hAnsi="Cambria"/>
                <w:noProof/>
              </w:rPr>
              <w:t>18.2.2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Policy Servicing</w:t>
            </w:r>
            <w:r w:rsidR="00AB41ED">
              <w:rPr>
                <w:noProof/>
                <w:webHidden/>
              </w:rPr>
              <w:tab/>
            </w:r>
            <w:r w:rsidR="00922144">
              <w:rPr>
                <w:noProof/>
                <w:webHidden/>
              </w:rPr>
              <w:fldChar w:fldCharType="begin"/>
            </w:r>
            <w:r w:rsidR="00AB41ED">
              <w:rPr>
                <w:noProof/>
                <w:webHidden/>
              </w:rPr>
              <w:instrText xml:space="preserve"> PAGEREF _Toc371586598 \h </w:instrText>
            </w:r>
            <w:r w:rsidR="00922144">
              <w:rPr>
                <w:noProof/>
                <w:webHidden/>
              </w:rPr>
            </w:r>
            <w:r w:rsidR="00922144">
              <w:rPr>
                <w:noProof/>
                <w:webHidden/>
              </w:rPr>
              <w:fldChar w:fldCharType="separate"/>
            </w:r>
            <w:r w:rsidR="00AB41ED">
              <w:rPr>
                <w:noProof/>
                <w:webHidden/>
              </w:rPr>
              <w:t>109</w:t>
            </w:r>
            <w:r w:rsidR="00922144">
              <w:rPr>
                <w:noProof/>
                <w:webHidden/>
              </w:rPr>
              <w:fldChar w:fldCharType="end"/>
            </w:r>
          </w:hyperlink>
        </w:p>
        <w:p w:rsidR="00AB41ED" w:rsidRDefault="00AE1055">
          <w:pPr>
            <w:pStyle w:val="TOC3"/>
            <w:tabs>
              <w:tab w:val="left" w:pos="1540"/>
              <w:tab w:val="right" w:leader="dot" w:pos="9350"/>
            </w:tabs>
            <w:rPr>
              <w:rFonts w:asciiTheme="minorHAnsi" w:eastAsiaTheme="minorEastAsia" w:hAnsiTheme="minorHAnsi" w:cstheme="minorBidi"/>
              <w:noProof/>
              <w:sz w:val="22"/>
              <w:szCs w:val="22"/>
              <w:lang w:val="en-ZA" w:eastAsia="en-ZA"/>
            </w:rPr>
          </w:pPr>
          <w:hyperlink w:anchor="_Toc371586599" w:history="1">
            <w:r w:rsidR="00AB41ED" w:rsidRPr="0095780B">
              <w:rPr>
                <w:rStyle w:val="Hyperlink"/>
                <w:rFonts w:ascii="Cambria" w:eastAsiaTheme="minorHAnsi" w:hAnsi="Cambria"/>
                <w:noProof/>
              </w:rPr>
              <w:t>18.2.3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eastAsiaTheme="minorHAnsi" w:hAnsi="Cambria"/>
                <w:noProof/>
              </w:rPr>
              <w:t>Claims</w:t>
            </w:r>
            <w:r w:rsidR="00AB41ED">
              <w:rPr>
                <w:noProof/>
                <w:webHidden/>
              </w:rPr>
              <w:tab/>
            </w:r>
            <w:r w:rsidR="00922144">
              <w:rPr>
                <w:noProof/>
                <w:webHidden/>
              </w:rPr>
              <w:fldChar w:fldCharType="begin"/>
            </w:r>
            <w:r w:rsidR="00AB41ED">
              <w:rPr>
                <w:noProof/>
                <w:webHidden/>
              </w:rPr>
              <w:instrText xml:space="preserve"> PAGEREF _Toc371586599 \h </w:instrText>
            </w:r>
            <w:r w:rsidR="00922144">
              <w:rPr>
                <w:noProof/>
                <w:webHidden/>
              </w:rPr>
            </w:r>
            <w:r w:rsidR="00922144">
              <w:rPr>
                <w:noProof/>
                <w:webHidden/>
              </w:rPr>
              <w:fldChar w:fldCharType="separate"/>
            </w:r>
            <w:r w:rsidR="00AB41ED">
              <w:rPr>
                <w:noProof/>
                <w:webHidden/>
              </w:rPr>
              <w:t>109</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600" w:history="1">
            <w:r w:rsidR="00AB41ED" w:rsidRPr="0095780B">
              <w:rPr>
                <w:rStyle w:val="Hyperlink"/>
                <w:rFonts w:ascii="Cambria" w:hAnsi="Cambria"/>
                <w:noProof/>
              </w:rPr>
              <w:t>18.3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Client Portal</w:t>
            </w:r>
            <w:r w:rsidR="00AB41ED">
              <w:rPr>
                <w:noProof/>
                <w:webHidden/>
              </w:rPr>
              <w:tab/>
            </w:r>
            <w:r w:rsidR="00922144">
              <w:rPr>
                <w:noProof/>
                <w:webHidden/>
              </w:rPr>
              <w:fldChar w:fldCharType="begin"/>
            </w:r>
            <w:r w:rsidR="00AB41ED">
              <w:rPr>
                <w:noProof/>
                <w:webHidden/>
              </w:rPr>
              <w:instrText xml:space="preserve"> PAGEREF _Toc371586600 \h </w:instrText>
            </w:r>
            <w:r w:rsidR="00922144">
              <w:rPr>
                <w:noProof/>
                <w:webHidden/>
              </w:rPr>
            </w:r>
            <w:r w:rsidR="00922144">
              <w:rPr>
                <w:noProof/>
                <w:webHidden/>
              </w:rPr>
              <w:fldChar w:fldCharType="separate"/>
            </w:r>
            <w:r w:rsidR="00AB41ED">
              <w:rPr>
                <w:noProof/>
                <w:webHidden/>
              </w:rPr>
              <w:t>109</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601" w:history="1">
            <w:r w:rsidR="00AB41ED" w:rsidRPr="0095780B">
              <w:rPr>
                <w:rStyle w:val="Hyperlink"/>
                <w:rFonts w:ascii="Cambria" w:hAnsi="Cambria"/>
                <w:noProof/>
              </w:rPr>
              <w:t>18.4</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Agents Portal</w:t>
            </w:r>
            <w:r w:rsidR="00AB41ED">
              <w:rPr>
                <w:noProof/>
                <w:webHidden/>
              </w:rPr>
              <w:tab/>
            </w:r>
            <w:r w:rsidR="00922144">
              <w:rPr>
                <w:noProof/>
                <w:webHidden/>
              </w:rPr>
              <w:fldChar w:fldCharType="begin"/>
            </w:r>
            <w:r w:rsidR="00AB41ED">
              <w:rPr>
                <w:noProof/>
                <w:webHidden/>
              </w:rPr>
              <w:instrText xml:space="preserve"> PAGEREF _Toc371586601 \h </w:instrText>
            </w:r>
            <w:r w:rsidR="00922144">
              <w:rPr>
                <w:noProof/>
                <w:webHidden/>
              </w:rPr>
            </w:r>
            <w:r w:rsidR="00922144">
              <w:rPr>
                <w:noProof/>
                <w:webHidden/>
              </w:rPr>
              <w:fldChar w:fldCharType="separate"/>
            </w:r>
            <w:r w:rsidR="00AB41ED">
              <w:rPr>
                <w:noProof/>
                <w:webHidden/>
              </w:rPr>
              <w:t>110</w:t>
            </w:r>
            <w:r w:rsidR="00922144">
              <w:rPr>
                <w:noProof/>
                <w:webHidden/>
              </w:rPr>
              <w:fldChar w:fldCharType="end"/>
            </w:r>
          </w:hyperlink>
        </w:p>
        <w:p w:rsidR="00AB41ED" w:rsidRDefault="00AE1055">
          <w:pPr>
            <w:pStyle w:val="TOC1"/>
            <w:tabs>
              <w:tab w:val="left" w:pos="660"/>
              <w:tab w:val="right" w:leader="dot" w:pos="9350"/>
            </w:tabs>
            <w:rPr>
              <w:rFonts w:asciiTheme="minorHAnsi" w:eastAsiaTheme="minorEastAsia" w:hAnsiTheme="minorHAnsi" w:cstheme="minorBidi"/>
              <w:noProof/>
              <w:sz w:val="22"/>
              <w:szCs w:val="22"/>
              <w:lang w:val="en-ZA" w:eastAsia="en-ZA"/>
            </w:rPr>
          </w:pPr>
          <w:hyperlink w:anchor="_Toc371586602" w:history="1">
            <w:r w:rsidR="00AB41ED" w:rsidRPr="0095780B">
              <w:rPr>
                <w:rStyle w:val="Hyperlink"/>
                <w:rFonts w:ascii="Cambria" w:hAnsi="Cambria"/>
                <w:noProof/>
              </w:rPr>
              <w:t>19</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Process Flows</w:t>
            </w:r>
            <w:r w:rsidR="00AB41ED">
              <w:rPr>
                <w:noProof/>
                <w:webHidden/>
              </w:rPr>
              <w:tab/>
            </w:r>
            <w:r w:rsidR="00922144">
              <w:rPr>
                <w:noProof/>
                <w:webHidden/>
              </w:rPr>
              <w:fldChar w:fldCharType="begin"/>
            </w:r>
            <w:r w:rsidR="00AB41ED">
              <w:rPr>
                <w:noProof/>
                <w:webHidden/>
              </w:rPr>
              <w:instrText xml:space="preserve"> PAGEREF _Toc371586602 \h </w:instrText>
            </w:r>
            <w:r w:rsidR="00922144">
              <w:rPr>
                <w:noProof/>
                <w:webHidden/>
              </w:rPr>
            </w:r>
            <w:r w:rsidR="00922144">
              <w:rPr>
                <w:noProof/>
                <w:webHidden/>
              </w:rPr>
              <w:fldChar w:fldCharType="separate"/>
            </w:r>
            <w:r w:rsidR="00AB41ED">
              <w:rPr>
                <w:noProof/>
                <w:webHidden/>
              </w:rPr>
              <w:t>111</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603" w:history="1">
            <w:r w:rsidR="00AB41ED" w:rsidRPr="0095780B">
              <w:rPr>
                <w:rStyle w:val="Hyperlink"/>
                <w:rFonts w:ascii="Cambria" w:hAnsi="Cambria"/>
                <w:noProof/>
              </w:rPr>
              <w:t>19.1</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New Business</w:t>
            </w:r>
            <w:r w:rsidR="00AB41ED">
              <w:rPr>
                <w:noProof/>
                <w:webHidden/>
              </w:rPr>
              <w:tab/>
            </w:r>
            <w:r w:rsidR="00922144">
              <w:rPr>
                <w:noProof/>
                <w:webHidden/>
              </w:rPr>
              <w:fldChar w:fldCharType="begin"/>
            </w:r>
            <w:r w:rsidR="00AB41ED">
              <w:rPr>
                <w:noProof/>
                <w:webHidden/>
              </w:rPr>
              <w:instrText xml:space="preserve"> PAGEREF _Toc371586603 \h </w:instrText>
            </w:r>
            <w:r w:rsidR="00922144">
              <w:rPr>
                <w:noProof/>
                <w:webHidden/>
              </w:rPr>
            </w:r>
            <w:r w:rsidR="00922144">
              <w:rPr>
                <w:noProof/>
                <w:webHidden/>
              </w:rPr>
              <w:fldChar w:fldCharType="separate"/>
            </w:r>
            <w:r w:rsidR="00AB41ED">
              <w:rPr>
                <w:noProof/>
                <w:webHidden/>
              </w:rPr>
              <w:t>111</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604" w:history="1">
            <w:r w:rsidR="00AB41ED" w:rsidRPr="0095780B">
              <w:rPr>
                <w:rStyle w:val="Hyperlink"/>
                <w:rFonts w:ascii="Cambria" w:hAnsi="Cambria"/>
                <w:noProof/>
              </w:rPr>
              <w:t>19.2</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Policy Servicing</w:t>
            </w:r>
            <w:r w:rsidR="00AB41ED">
              <w:rPr>
                <w:noProof/>
                <w:webHidden/>
              </w:rPr>
              <w:tab/>
            </w:r>
            <w:r w:rsidR="00922144">
              <w:rPr>
                <w:noProof/>
                <w:webHidden/>
              </w:rPr>
              <w:fldChar w:fldCharType="begin"/>
            </w:r>
            <w:r w:rsidR="00AB41ED">
              <w:rPr>
                <w:noProof/>
                <w:webHidden/>
              </w:rPr>
              <w:instrText xml:space="preserve"> PAGEREF _Toc371586604 \h </w:instrText>
            </w:r>
            <w:r w:rsidR="00922144">
              <w:rPr>
                <w:noProof/>
                <w:webHidden/>
              </w:rPr>
            </w:r>
            <w:r w:rsidR="00922144">
              <w:rPr>
                <w:noProof/>
                <w:webHidden/>
              </w:rPr>
              <w:fldChar w:fldCharType="separate"/>
            </w:r>
            <w:r w:rsidR="00AB41ED">
              <w:rPr>
                <w:noProof/>
                <w:webHidden/>
              </w:rPr>
              <w:t>112</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605" w:history="1">
            <w:r w:rsidR="00AB41ED" w:rsidRPr="0095780B">
              <w:rPr>
                <w:rStyle w:val="Hyperlink"/>
                <w:rFonts w:ascii="Cambria" w:hAnsi="Cambria"/>
                <w:noProof/>
              </w:rPr>
              <w:t>19.3</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Partial withdrawals</w:t>
            </w:r>
            <w:r w:rsidR="00AB41ED">
              <w:rPr>
                <w:noProof/>
                <w:webHidden/>
              </w:rPr>
              <w:tab/>
            </w:r>
            <w:r w:rsidR="00922144">
              <w:rPr>
                <w:noProof/>
                <w:webHidden/>
              </w:rPr>
              <w:fldChar w:fldCharType="begin"/>
            </w:r>
            <w:r w:rsidR="00AB41ED">
              <w:rPr>
                <w:noProof/>
                <w:webHidden/>
              </w:rPr>
              <w:instrText xml:space="preserve"> PAGEREF _Toc371586605 \h </w:instrText>
            </w:r>
            <w:r w:rsidR="00922144">
              <w:rPr>
                <w:noProof/>
                <w:webHidden/>
              </w:rPr>
            </w:r>
            <w:r w:rsidR="00922144">
              <w:rPr>
                <w:noProof/>
                <w:webHidden/>
              </w:rPr>
              <w:fldChar w:fldCharType="separate"/>
            </w:r>
            <w:r w:rsidR="00AB41ED">
              <w:rPr>
                <w:noProof/>
                <w:webHidden/>
              </w:rPr>
              <w:t>112</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606" w:history="1">
            <w:r w:rsidR="00AB41ED" w:rsidRPr="0095780B">
              <w:rPr>
                <w:rStyle w:val="Hyperlink"/>
                <w:rFonts w:ascii="Cambria" w:hAnsi="Cambria"/>
                <w:noProof/>
              </w:rPr>
              <w:t>19.4</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Loans</w:t>
            </w:r>
            <w:r w:rsidR="00AB41ED">
              <w:rPr>
                <w:noProof/>
                <w:webHidden/>
              </w:rPr>
              <w:tab/>
            </w:r>
            <w:r w:rsidR="00922144">
              <w:rPr>
                <w:noProof/>
                <w:webHidden/>
              </w:rPr>
              <w:fldChar w:fldCharType="begin"/>
            </w:r>
            <w:r w:rsidR="00AB41ED">
              <w:rPr>
                <w:noProof/>
                <w:webHidden/>
              </w:rPr>
              <w:instrText xml:space="preserve"> PAGEREF _Toc371586606 \h </w:instrText>
            </w:r>
            <w:r w:rsidR="00922144">
              <w:rPr>
                <w:noProof/>
                <w:webHidden/>
              </w:rPr>
            </w:r>
            <w:r w:rsidR="00922144">
              <w:rPr>
                <w:noProof/>
                <w:webHidden/>
              </w:rPr>
              <w:fldChar w:fldCharType="separate"/>
            </w:r>
            <w:r w:rsidR="00AB41ED">
              <w:rPr>
                <w:noProof/>
                <w:webHidden/>
              </w:rPr>
              <w:t>113</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607" w:history="1">
            <w:r w:rsidR="00AB41ED" w:rsidRPr="0095780B">
              <w:rPr>
                <w:rStyle w:val="Hyperlink"/>
                <w:rFonts w:ascii="Cambria" w:hAnsi="Cambria"/>
                <w:noProof/>
              </w:rPr>
              <w:t>19.5</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Refunds</w:t>
            </w:r>
            <w:r w:rsidR="00AB41ED">
              <w:rPr>
                <w:noProof/>
                <w:webHidden/>
              </w:rPr>
              <w:tab/>
            </w:r>
            <w:r w:rsidR="00922144">
              <w:rPr>
                <w:noProof/>
                <w:webHidden/>
              </w:rPr>
              <w:fldChar w:fldCharType="begin"/>
            </w:r>
            <w:r w:rsidR="00AB41ED">
              <w:rPr>
                <w:noProof/>
                <w:webHidden/>
              </w:rPr>
              <w:instrText xml:space="preserve"> PAGEREF _Toc371586607 \h </w:instrText>
            </w:r>
            <w:r w:rsidR="00922144">
              <w:rPr>
                <w:noProof/>
                <w:webHidden/>
              </w:rPr>
            </w:r>
            <w:r w:rsidR="00922144">
              <w:rPr>
                <w:noProof/>
                <w:webHidden/>
              </w:rPr>
              <w:fldChar w:fldCharType="separate"/>
            </w:r>
            <w:r w:rsidR="00AB41ED">
              <w:rPr>
                <w:noProof/>
                <w:webHidden/>
              </w:rPr>
              <w:t>113</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608" w:history="1">
            <w:r w:rsidR="00AB41ED" w:rsidRPr="0095780B">
              <w:rPr>
                <w:rStyle w:val="Hyperlink"/>
                <w:rFonts w:ascii="Cambria" w:hAnsi="Cambria"/>
                <w:noProof/>
              </w:rPr>
              <w:t>19.6</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Surrenders</w:t>
            </w:r>
            <w:r w:rsidR="00AB41ED">
              <w:rPr>
                <w:noProof/>
                <w:webHidden/>
              </w:rPr>
              <w:tab/>
            </w:r>
            <w:r w:rsidR="00922144">
              <w:rPr>
                <w:noProof/>
                <w:webHidden/>
              </w:rPr>
              <w:fldChar w:fldCharType="begin"/>
            </w:r>
            <w:r w:rsidR="00AB41ED">
              <w:rPr>
                <w:noProof/>
                <w:webHidden/>
              </w:rPr>
              <w:instrText xml:space="preserve"> PAGEREF _Toc371586608 \h </w:instrText>
            </w:r>
            <w:r w:rsidR="00922144">
              <w:rPr>
                <w:noProof/>
                <w:webHidden/>
              </w:rPr>
            </w:r>
            <w:r w:rsidR="00922144">
              <w:rPr>
                <w:noProof/>
                <w:webHidden/>
              </w:rPr>
              <w:fldChar w:fldCharType="separate"/>
            </w:r>
            <w:r w:rsidR="00AB41ED">
              <w:rPr>
                <w:noProof/>
                <w:webHidden/>
              </w:rPr>
              <w:t>114</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609" w:history="1">
            <w:r w:rsidR="00AB41ED" w:rsidRPr="0095780B">
              <w:rPr>
                <w:rStyle w:val="Hyperlink"/>
                <w:rFonts w:ascii="Cambria" w:hAnsi="Cambria"/>
                <w:noProof/>
              </w:rPr>
              <w:t>19.7</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Death Claims</w:t>
            </w:r>
            <w:r w:rsidR="00AB41ED">
              <w:rPr>
                <w:noProof/>
                <w:webHidden/>
              </w:rPr>
              <w:tab/>
            </w:r>
            <w:r w:rsidR="00922144">
              <w:rPr>
                <w:noProof/>
                <w:webHidden/>
              </w:rPr>
              <w:fldChar w:fldCharType="begin"/>
            </w:r>
            <w:r w:rsidR="00AB41ED">
              <w:rPr>
                <w:noProof/>
                <w:webHidden/>
              </w:rPr>
              <w:instrText xml:space="preserve"> PAGEREF _Toc371586609 \h </w:instrText>
            </w:r>
            <w:r w:rsidR="00922144">
              <w:rPr>
                <w:noProof/>
                <w:webHidden/>
              </w:rPr>
            </w:r>
            <w:r w:rsidR="00922144">
              <w:rPr>
                <w:noProof/>
                <w:webHidden/>
              </w:rPr>
              <w:fldChar w:fldCharType="separate"/>
            </w:r>
            <w:r w:rsidR="00AB41ED">
              <w:rPr>
                <w:noProof/>
                <w:webHidden/>
              </w:rPr>
              <w:t>115</w:t>
            </w:r>
            <w:r w:rsidR="00922144">
              <w:rPr>
                <w:noProof/>
                <w:webHidden/>
              </w:rPr>
              <w:fldChar w:fldCharType="end"/>
            </w:r>
          </w:hyperlink>
        </w:p>
        <w:p w:rsidR="00AB41ED" w:rsidRDefault="00AE1055">
          <w:pPr>
            <w:pStyle w:val="TOC2"/>
            <w:tabs>
              <w:tab w:val="left" w:pos="1100"/>
              <w:tab w:val="right" w:leader="dot" w:pos="9350"/>
            </w:tabs>
            <w:rPr>
              <w:rFonts w:asciiTheme="minorHAnsi" w:eastAsiaTheme="minorEastAsia" w:hAnsiTheme="minorHAnsi" w:cstheme="minorBidi"/>
              <w:noProof/>
              <w:sz w:val="22"/>
              <w:szCs w:val="22"/>
              <w:lang w:val="en-ZA" w:eastAsia="en-ZA"/>
            </w:rPr>
          </w:pPr>
          <w:hyperlink w:anchor="_Toc371586610" w:history="1">
            <w:r w:rsidR="00AB41ED" w:rsidRPr="0095780B">
              <w:rPr>
                <w:rStyle w:val="Hyperlink"/>
                <w:rFonts w:ascii="Cambria" w:hAnsi="Cambria"/>
                <w:noProof/>
              </w:rPr>
              <w:t>19.8</w:t>
            </w:r>
            <w:r w:rsidR="00AB41ED">
              <w:rPr>
                <w:rFonts w:asciiTheme="minorHAnsi" w:eastAsiaTheme="minorEastAsia" w:hAnsiTheme="minorHAnsi" w:cstheme="minorBidi"/>
                <w:noProof/>
                <w:sz w:val="22"/>
                <w:szCs w:val="22"/>
                <w:lang w:val="en-ZA" w:eastAsia="en-ZA"/>
              </w:rPr>
              <w:tab/>
            </w:r>
            <w:r w:rsidR="00AB41ED" w:rsidRPr="0095780B">
              <w:rPr>
                <w:rStyle w:val="Hyperlink"/>
                <w:rFonts w:ascii="Cambria" w:hAnsi="Cambria"/>
                <w:noProof/>
              </w:rPr>
              <w:t>Payment Outgo</w:t>
            </w:r>
            <w:r w:rsidR="00AB41ED">
              <w:rPr>
                <w:noProof/>
                <w:webHidden/>
              </w:rPr>
              <w:tab/>
            </w:r>
            <w:r w:rsidR="00922144">
              <w:rPr>
                <w:noProof/>
                <w:webHidden/>
              </w:rPr>
              <w:fldChar w:fldCharType="begin"/>
            </w:r>
            <w:r w:rsidR="00AB41ED">
              <w:rPr>
                <w:noProof/>
                <w:webHidden/>
              </w:rPr>
              <w:instrText xml:space="preserve"> PAGEREF _Toc371586610 \h </w:instrText>
            </w:r>
            <w:r w:rsidR="00922144">
              <w:rPr>
                <w:noProof/>
                <w:webHidden/>
              </w:rPr>
            </w:r>
            <w:r w:rsidR="00922144">
              <w:rPr>
                <w:noProof/>
                <w:webHidden/>
              </w:rPr>
              <w:fldChar w:fldCharType="separate"/>
            </w:r>
            <w:r w:rsidR="00AB41ED">
              <w:rPr>
                <w:noProof/>
                <w:webHidden/>
              </w:rPr>
              <w:t>115</w:t>
            </w:r>
            <w:r w:rsidR="00922144">
              <w:rPr>
                <w:noProof/>
                <w:webHidden/>
              </w:rPr>
              <w:fldChar w:fldCharType="end"/>
            </w:r>
          </w:hyperlink>
        </w:p>
        <w:p w:rsidR="00425021" w:rsidRPr="00A17A95" w:rsidRDefault="00922144">
          <w:pPr>
            <w:rPr>
              <w:rFonts w:ascii="Cambria" w:hAnsi="Cambria"/>
            </w:rPr>
          </w:pPr>
          <w:r w:rsidRPr="00A17A95">
            <w:rPr>
              <w:rFonts w:ascii="Cambria" w:hAnsi="Cambria"/>
            </w:rPr>
            <w:fldChar w:fldCharType="end"/>
          </w:r>
        </w:p>
      </w:sdtContent>
    </w:sdt>
    <w:p w:rsidR="005F0CE1" w:rsidRDefault="005F0CE1" w:rsidP="005F0CE1">
      <w:pPr>
        <w:pStyle w:val="Heading1"/>
        <w:numPr>
          <w:ilvl w:val="0"/>
          <w:numId w:val="0"/>
        </w:numPr>
        <w:ind w:left="432"/>
        <w:rPr>
          <w:rFonts w:ascii="Cambria" w:hAnsi="Cambria"/>
        </w:rPr>
      </w:pPr>
    </w:p>
    <w:p w:rsidR="00784E39" w:rsidRDefault="00784E39" w:rsidP="00784E39"/>
    <w:p w:rsidR="00784E39" w:rsidRPr="00784E39" w:rsidRDefault="00784E39" w:rsidP="00784E39"/>
    <w:p w:rsidR="005F0CE1" w:rsidRPr="00A17A95" w:rsidRDefault="005F0CE1" w:rsidP="005F0CE1">
      <w:pPr>
        <w:rPr>
          <w:rFonts w:ascii="Cambria" w:hAnsi="Cambria"/>
        </w:rPr>
      </w:pPr>
    </w:p>
    <w:p w:rsidR="0050013C" w:rsidRPr="00A17A95" w:rsidRDefault="0050013C" w:rsidP="0050013C">
      <w:pPr>
        <w:pStyle w:val="Heading1"/>
        <w:rPr>
          <w:rFonts w:ascii="Cambria" w:hAnsi="Cambria"/>
        </w:rPr>
      </w:pPr>
      <w:bookmarkStart w:id="54" w:name="_Toc371586282"/>
      <w:r w:rsidRPr="00A17A95">
        <w:rPr>
          <w:rFonts w:ascii="Cambria" w:hAnsi="Cambria"/>
        </w:rPr>
        <w:t>System Analysis</w:t>
      </w:r>
      <w:bookmarkEnd w:id="54"/>
    </w:p>
    <w:p w:rsidR="0050013C" w:rsidRPr="00A17A95" w:rsidRDefault="0050013C" w:rsidP="0050013C">
      <w:pPr>
        <w:pStyle w:val="Heading2"/>
        <w:rPr>
          <w:rFonts w:ascii="Cambria" w:hAnsi="Cambria"/>
        </w:rPr>
      </w:pPr>
      <w:bookmarkStart w:id="55" w:name="_Toc371586283"/>
      <w:r w:rsidRPr="00A17A95">
        <w:rPr>
          <w:rFonts w:ascii="Cambria" w:hAnsi="Cambria"/>
        </w:rPr>
        <w:t>Introduction</w:t>
      </w:r>
      <w:bookmarkEnd w:id="55"/>
    </w:p>
    <w:p w:rsidR="00843871" w:rsidRPr="00A17A95" w:rsidRDefault="00843871" w:rsidP="00FD3A51">
      <w:pPr>
        <w:spacing w:line="276" w:lineRule="auto"/>
        <w:jc w:val="both"/>
        <w:rPr>
          <w:rFonts w:ascii="Cambria" w:hAnsi="Cambria" w:cs="Trebuchet MS"/>
        </w:rPr>
      </w:pPr>
      <w:r w:rsidRPr="00A17A95">
        <w:rPr>
          <w:rFonts w:ascii="Cambria" w:hAnsi="Cambria" w:cs="Trebuchet MS"/>
        </w:rPr>
        <w:t xml:space="preserve">This is a system analysis document for the Life Business Management System (herein after referred to as the System) prepared by Turnkey Africa Ltd for the Express Life Insurance Company Limited. </w:t>
      </w:r>
    </w:p>
    <w:p w:rsidR="00843871" w:rsidRPr="00A17A95" w:rsidRDefault="00843871" w:rsidP="00FD3A51">
      <w:pPr>
        <w:spacing w:line="276" w:lineRule="auto"/>
        <w:rPr>
          <w:rFonts w:ascii="Cambria" w:hAnsi="Cambria"/>
        </w:rPr>
      </w:pPr>
    </w:p>
    <w:p w:rsidR="0050013C" w:rsidRPr="00A17A95" w:rsidRDefault="0050013C" w:rsidP="0050013C">
      <w:pPr>
        <w:pStyle w:val="Heading2"/>
        <w:rPr>
          <w:rFonts w:ascii="Cambria" w:hAnsi="Cambria"/>
        </w:rPr>
      </w:pPr>
      <w:bookmarkStart w:id="56" w:name="_Toc371586284"/>
      <w:r w:rsidRPr="00A17A95">
        <w:rPr>
          <w:rFonts w:ascii="Cambria" w:hAnsi="Cambria"/>
        </w:rPr>
        <w:t>Purpose</w:t>
      </w:r>
      <w:bookmarkEnd w:id="56"/>
    </w:p>
    <w:p w:rsidR="00843871" w:rsidRPr="00A17A95" w:rsidRDefault="00843871" w:rsidP="00A31181">
      <w:pPr>
        <w:autoSpaceDE w:val="0"/>
        <w:autoSpaceDN w:val="0"/>
        <w:adjustRightInd w:val="0"/>
        <w:spacing w:line="276" w:lineRule="auto"/>
        <w:rPr>
          <w:rFonts w:ascii="Cambria" w:eastAsiaTheme="minorHAnsi" w:hAnsi="Cambria" w:cs="TTE2275120t00"/>
        </w:rPr>
      </w:pPr>
      <w:r w:rsidRPr="00A17A95">
        <w:rPr>
          <w:rFonts w:ascii="Cambria" w:eastAsiaTheme="minorHAnsi" w:hAnsi="Cambria" w:cs="TTE2275120t00"/>
        </w:rPr>
        <w:t>Express Life Insurance Company Limited (“Express Life”) is a life assurance and company registered in Ghana with its head office in Accra.</w:t>
      </w:r>
    </w:p>
    <w:p w:rsidR="00843871" w:rsidRPr="00A17A95" w:rsidRDefault="00843871" w:rsidP="00A31181">
      <w:pPr>
        <w:autoSpaceDE w:val="0"/>
        <w:autoSpaceDN w:val="0"/>
        <w:adjustRightInd w:val="0"/>
        <w:spacing w:line="276" w:lineRule="auto"/>
        <w:rPr>
          <w:rFonts w:ascii="Cambria" w:eastAsiaTheme="minorHAnsi" w:hAnsi="Cambria" w:cs="TTE2275120t00"/>
        </w:rPr>
      </w:pPr>
      <w:r w:rsidRPr="00A17A95">
        <w:rPr>
          <w:rFonts w:ascii="Cambria" w:eastAsiaTheme="minorHAnsi" w:hAnsi="Cambria" w:cs="TTE2275120t00"/>
        </w:rPr>
        <w:t xml:space="preserve">Express Life, founded in 2009 currently has </w:t>
      </w:r>
      <w:r w:rsidR="00B30932">
        <w:rPr>
          <w:rFonts w:ascii="Cambria" w:eastAsiaTheme="minorHAnsi" w:hAnsi="Cambria" w:cs="TTE2275120t00"/>
        </w:rPr>
        <w:t>64</w:t>
      </w:r>
      <w:r w:rsidRPr="00A17A95">
        <w:rPr>
          <w:rFonts w:ascii="Cambria" w:eastAsiaTheme="minorHAnsi" w:hAnsi="Cambria" w:cs="TTE2275120t00"/>
        </w:rPr>
        <w:t xml:space="preserve"> employees working in </w:t>
      </w:r>
      <w:r w:rsidR="00B30932">
        <w:rPr>
          <w:rFonts w:ascii="Cambria" w:eastAsiaTheme="minorHAnsi" w:hAnsi="Cambria" w:cs="TTE2275120t00"/>
        </w:rPr>
        <w:t>8</w:t>
      </w:r>
      <w:r w:rsidRPr="00A17A95">
        <w:rPr>
          <w:rFonts w:ascii="Cambria" w:eastAsiaTheme="minorHAnsi" w:hAnsi="Cambria" w:cs="TTE2275120t00"/>
        </w:rPr>
        <w:t xml:space="preserve"> physical locations in Ghana. Express Life is currently embarking on aggressive expansion and growth in the low-income segment of Ghanaian population.</w:t>
      </w:r>
    </w:p>
    <w:p w:rsidR="00843871" w:rsidRPr="00A17A95" w:rsidRDefault="00843871" w:rsidP="00A31181">
      <w:pPr>
        <w:autoSpaceDE w:val="0"/>
        <w:autoSpaceDN w:val="0"/>
        <w:adjustRightInd w:val="0"/>
        <w:spacing w:line="276" w:lineRule="auto"/>
        <w:rPr>
          <w:rFonts w:ascii="Cambria" w:eastAsiaTheme="minorHAnsi" w:hAnsi="Cambria" w:cs="TTE2275120t00"/>
        </w:rPr>
      </w:pPr>
      <w:r w:rsidRPr="00A17A95">
        <w:rPr>
          <w:rFonts w:ascii="Cambria" w:eastAsiaTheme="minorHAnsi" w:hAnsi="Cambria" w:cs="TTE2275120t00"/>
        </w:rPr>
        <w:lastRenderedPageBreak/>
        <w:t>Over the coming years Express Life aims to empower more than 500,000 Ghanaians with financial safety nets and springboards to a better life. Express Life seeks to differentiate itself as the most customer friendly and responsive insurer in Ghana.</w:t>
      </w:r>
    </w:p>
    <w:p w:rsidR="00843871" w:rsidRPr="00A17A95" w:rsidRDefault="00843871" w:rsidP="00A31181">
      <w:pPr>
        <w:autoSpaceDE w:val="0"/>
        <w:autoSpaceDN w:val="0"/>
        <w:adjustRightInd w:val="0"/>
        <w:spacing w:line="276" w:lineRule="auto"/>
        <w:rPr>
          <w:rFonts w:ascii="Cambria" w:eastAsiaTheme="minorHAnsi" w:hAnsi="Cambria" w:cs="TTE2275120t00"/>
        </w:rPr>
      </w:pPr>
      <w:r w:rsidRPr="00A17A95">
        <w:rPr>
          <w:rFonts w:ascii="Cambria" w:eastAsiaTheme="minorHAnsi" w:hAnsi="Cambria" w:cs="TTE2275120t00"/>
        </w:rPr>
        <w:t>Express Life acknowledges the importance of technology in the provision of excellent customer service, business performance and deployment of innovative products &amp; services. With that in mind, Express Life is committed to enhancing its IT infrastructure by deploying an appropriate life assurance policy administration system that would be modular, customer-centric, robust and dynamic to align with its business strategies now and in the future.</w:t>
      </w:r>
    </w:p>
    <w:p w:rsidR="00DF12EB" w:rsidRPr="00A17A95" w:rsidRDefault="00DF12EB" w:rsidP="00FD3A51">
      <w:pPr>
        <w:autoSpaceDE w:val="0"/>
        <w:autoSpaceDN w:val="0"/>
        <w:adjustRightInd w:val="0"/>
        <w:spacing w:line="276" w:lineRule="auto"/>
        <w:rPr>
          <w:rFonts w:ascii="Cambria" w:eastAsiaTheme="minorHAnsi" w:hAnsi="Cambria" w:cs="TTE2275120t00"/>
        </w:rPr>
      </w:pPr>
      <w:r w:rsidRPr="00A17A95">
        <w:rPr>
          <w:rFonts w:ascii="Cambria" w:eastAsiaTheme="minorHAnsi" w:hAnsi="Cambria" w:cs="TTE2275120t00"/>
        </w:rPr>
        <w:t>The current system(s) in use by Express Life are failing to meet the business needs of the organization in the following areas:</w:t>
      </w:r>
    </w:p>
    <w:p w:rsidR="00DF12EB" w:rsidRPr="00A17A95" w:rsidRDefault="00DF12EB" w:rsidP="00FD3A51">
      <w:pPr>
        <w:autoSpaceDE w:val="0"/>
        <w:autoSpaceDN w:val="0"/>
        <w:adjustRightInd w:val="0"/>
        <w:spacing w:line="276" w:lineRule="auto"/>
        <w:rPr>
          <w:rFonts w:ascii="Cambria" w:eastAsiaTheme="minorHAnsi" w:hAnsi="Cambria" w:cs="TTE2275120t00"/>
        </w:rPr>
      </w:pPr>
      <w:r w:rsidRPr="00A17A95">
        <w:rPr>
          <w:rFonts w:ascii="Cambria" w:eastAsiaTheme="minorHAnsi" w:hAnsi="Cambria" w:cs="TTE2275120t00"/>
        </w:rPr>
        <w:t>1. The system in use is extremely difficult to readily customize to meet the ever-changing business requirements.</w:t>
      </w:r>
    </w:p>
    <w:p w:rsidR="00DF12EB" w:rsidRPr="00A17A95" w:rsidRDefault="00DF12EB" w:rsidP="00FD3A51">
      <w:pPr>
        <w:autoSpaceDE w:val="0"/>
        <w:autoSpaceDN w:val="0"/>
        <w:adjustRightInd w:val="0"/>
        <w:spacing w:line="276" w:lineRule="auto"/>
        <w:rPr>
          <w:rFonts w:ascii="Cambria" w:eastAsiaTheme="minorHAnsi" w:hAnsi="Cambria" w:cs="TTE2275120t00"/>
        </w:rPr>
      </w:pPr>
      <w:r w:rsidRPr="00A17A95">
        <w:rPr>
          <w:rFonts w:ascii="Cambria" w:eastAsiaTheme="minorHAnsi" w:hAnsi="Cambria" w:cs="TTE2275120t00"/>
        </w:rPr>
        <w:t>2. The system lack integrated telephony, document management, finance and accounting modules hence multiple systems are being used.</w:t>
      </w:r>
    </w:p>
    <w:p w:rsidR="00DF12EB" w:rsidRPr="00A17A95" w:rsidRDefault="00DF12EB" w:rsidP="00FD3A51">
      <w:pPr>
        <w:autoSpaceDE w:val="0"/>
        <w:autoSpaceDN w:val="0"/>
        <w:adjustRightInd w:val="0"/>
        <w:spacing w:line="276" w:lineRule="auto"/>
        <w:rPr>
          <w:rFonts w:ascii="Cambria" w:eastAsiaTheme="minorHAnsi" w:hAnsi="Cambria" w:cs="TTE2275120t00"/>
        </w:rPr>
      </w:pPr>
      <w:r w:rsidRPr="00A17A95">
        <w:rPr>
          <w:rFonts w:ascii="Cambria" w:eastAsiaTheme="minorHAnsi" w:hAnsi="Cambria" w:cs="TTE2275120t00"/>
        </w:rPr>
        <w:t>3. There is no extensive reporting module or structures in the system available to Express Life’s customer service, finance, or technical departments to be used for management information.</w:t>
      </w:r>
    </w:p>
    <w:p w:rsidR="00DF12EB" w:rsidRPr="00A17A95" w:rsidRDefault="00DF12EB" w:rsidP="00FD3A51">
      <w:pPr>
        <w:autoSpaceDE w:val="0"/>
        <w:autoSpaceDN w:val="0"/>
        <w:adjustRightInd w:val="0"/>
        <w:spacing w:line="276" w:lineRule="auto"/>
        <w:rPr>
          <w:rFonts w:ascii="Cambria" w:eastAsiaTheme="minorHAnsi" w:hAnsi="Cambria" w:cs="TTE2275120t00"/>
        </w:rPr>
      </w:pPr>
      <w:r w:rsidRPr="00A17A95">
        <w:rPr>
          <w:rFonts w:ascii="Cambria" w:eastAsiaTheme="minorHAnsi" w:hAnsi="Cambria" w:cs="TTE2275120t00"/>
        </w:rPr>
        <w:t>Our primary objectives in implementing a new System are as follows:</w:t>
      </w:r>
    </w:p>
    <w:p w:rsidR="00DF12EB" w:rsidRPr="00A17A95" w:rsidRDefault="00DF12EB" w:rsidP="00FD3A51">
      <w:pPr>
        <w:autoSpaceDE w:val="0"/>
        <w:autoSpaceDN w:val="0"/>
        <w:adjustRightInd w:val="0"/>
        <w:spacing w:line="276" w:lineRule="auto"/>
        <w:rPr>
          <w:rFonts w:ascii="Cambria" w:eastAsiaTheme="minorHAnsi" w:hAnsi="Cambria" w:cs="TTE2275120t00"/>
        </w:rPr>
      </w:pPr>
      <w:r w:rsidRPr="00A17A95">
        <w:rPr>
          <w:rFonts w:ascii="Cambria" w:eastAsiaTheme="minorHAnsi" w:hAnsi="Cambria" w:cs="TTE2275120t00"/>
        </w:rPr>
        <w:t>1. To define and provide a single technology platform, including infrastructure as well as database and its developments, which will define the basis for supporting the business objectives of Express Life.</w:t>
      </w:r>
    </w:p>
    <w:p w:rsidR="00DF12EB" w:rsidRPr="00A17A95" w:rsidRDefault="00DF12EB" w:rsidP="00FD3A51">
      <w:pPr>
        <w:autoSpaceDE w:val="0"/>
        <w:autoSpaceDN w:val="0"/>
        <w:adjustRightInd w:val="0"/>
        <w:spacing w:line="276" w:lineRule="auto"/>
        <w:rPr>
          <w:rFonts w:ascii="Cambria" w:eastAsiaTheme="minorHAnsi" w:hAnsi="Cambria" w:cs="TTE2275120t00"/>
        </w:rPr>
      </w:pPr>
      <w:r w:rsidRPr="00A17A95">
        <w:rPr>
          <w:rFonts w:ascii="Cambria" w:eastAsiaTheme="minorHAnsi" w:hAnsi="Cambria" w:cs="TTE2275120t00"/>
        </w:rPr>
        <w:t>2. Improve our ability to provide a world class service to our customers by leveraging technology to achieve a competitive advantage.</w:t>
      </w:r>
    </w:p>
    <w:p w:rsidR="00DF12EB" w:rsidRPr="00A17A95" w:rsidRDefault="00DF12EB" w:rsidP="00FD3A51">
      <w:pPr>
        <w:autoSpaceDE w:val="0"/>
        <w:autoSpaceDN w:val="0"/>
        <w:adjustRightInd w:val="0"/>
        <w:spacing w:line="276" w:lineRule="auto"/>
        <w:rPr>
          <w:rFonts w:ascii="Cambria" w:eastAsiaTheme="minorHAnsi" w:hAnsi="Cambria" w:cs="TTE2275120t00"/>
        </w:rPr>
      </w:pPr>
      <w:r w:rsidRPr="00A17A95">
        <w:rPr>
          <w:rFonts w:ascii="Cambria" w:eastAsiaTheme="minorHAnsi" w:hAnsi="Cambria" w:cs="TTE2275120t00"/>
        </w:rPr>
        <w:t>3. Improve operational efficiencies throughout Express Life and bring all company information and results in sync.</w:t>
      </w:r>
    </w:p>
    <w:p w:rsidR="00DF12EB" w:rsidRPr="00A17A95" w:rsidRDefault="00DF12EB" w:rsidP="00FD3A51">
      <w:pPr>
        <w:autoSpaceDE w:val="0"/>
        <w:autoSpaceDN w:val="0"/>
        <w:adjustRightInd w:val="0"/>
        <w:spacing w:line="276" w:lineRule="auto"/>
        <w:rPr>
          <w:rFonts w:ascii="Cambria" w:eastAsiaTheme="minorHAnsi" w:hAnsi="Cambria" w:cs="TTE2275120t00"/>
        </w:rPr>
      </w:pPr>
      <w:r w:rsidRPr="00A17A95">
        <w:rPr>
          <w:rFonts w:ascii="Cambria" w:eastAsiaTheme="minorHAnsi" w:hAnsi="Cambria" w:cs="TTE2275120t00"/>
        </w:rPr>
        <w:t>4. To provide timeous and accurate information to regulator and all stakeholders in a cost effective manner.</w:t>
      </w:r>
    </w:p>
    <w:p w:rsidR="0050013C" w:rsidRPr="00A17A95" w:rsidRDefault="0050013C" w:rsidP="0050013C">
      <w:pPr>
        <w:pStyle w:val="Heading2"/>
        <w:rPr>
          <w:rFonts w:ascii="Cambria" w:hAnsi="Cambria"/>
        </w:rPr>
      </w:pPr>
      <w:bookmarkStart w:id="57" w:name="_Toc371586285"/>
      <w:r w:rsidRPr="00A17A95">
        <w:rPr>
          <w:rFonts w:ascii="Cambria" w:hAnsi="Cambria"/>
        </w:rPr>
        <w:t>Objectives</w:t>
      </w:r>
      <w:bookmarkEnd w:id="57"/>
    </w:p>
    <w:p w:rsidR="00843871" w:rsidRPr="00A17A95" w:rsidRDefault="00843871" w:rsidP="00FD3A51">
      <w:pPr>
        <w:spacing w:line="276" w:lineRule="auto"/>
        <w:jc w:val="both"/>
        <w:rPr>
          <w:rFonts w:ascii="Cambria" w:hAnsi="Cambria" w:cs="Trebuchet MS"/>
        </w:rPr>
      </w:pPr>
      <w:r w:rsidRPr="00A17A95">
        <w:rPr>
          <w:rFonts w:ascii="Cambria" w:hAnsi="Cambria" w:cs="Trebuchet MS"/>
        </w:rPr>
        <w:t xml:space="preserve">The analysis was carried out with a view to understanding the existing system and based on the understanding prepare the requirements for the intended system. </w:t>
      </w:r>
    </w:p>
    <w:p w:rsidR="00843871" w:rsidRPr="00A17A95" w:rsidRDefault="00843871" w:rsidP="00FD3A51">
      <w:pPr>
        <w:spacing w:line="276" w:lineRule="auto"/>
        <w:jc w:val="both"/>
        <w:rPr>
          <w:rFonts w:ascii="Cambria" w:hAnsi="Cambria" w:cs="Trebuchet MS"/>
        </w:rPr>
      </w:pPr>
      <w:r w:rsidRPr="00A17A95">
        <w:rPr>
          <w:rFonts w:ascii="Cambria" w:hAnsi="Cambria" w:cs="Trebuchet MS"/>
        </w:rPr>
        <w:t>The main objectives of the analysis were:</w:t>
      </w:r>
    </w:p>
    <w:p w:rsidR="00843871" w:rsidRPr="00A17A95" w:rsidRDefault="00843871" w:rsidP="00E17516">
      <w:pPr>
        <w:numPr>
          <w:ilvl w:val="0"/>
          <w:numId w:val="9"/>
        </w:numPr>
        <w:spacing w:line="276" w:lineRule="auto"/>
        <w:jc w:val="both"/>
        <w:rPr>
          <w:rFonts w:ascii="Cambria" w:hAnsi="Cambria" w:cs="Trebuchet MS"/>
        </w:rPr>
      </w:pPr>
      <w:r w:rsidRPr="00A17A95">
        <w:rPr>
          <w:rFonts w:ascii="Cambria" w:hAnsi="Cambria" w:cs="Trebuchet MS"/>
        </w:rPr>
        <w:t>To understand the Express life business existing processes</w:t>
      </w:r>
    </w:p>
    <w:p w:rsidR="00843871" w:rsidRPr="00A17A95" w:rsidRDefault="00843871" w:rsidP="00E17516">
      <w:pPr>
        <w:numPr>
          <w:ilvl w:val="0"/>
          <w:numId w:val="9"/>
        </w:numPr>
        <w:spacing w:line="276" w:lineRule="auto"/>
        <w:jc w:val="both"/>
        <w:rPr>
          <w:rFonts w:ascii="Cambria" w:hAnsi="Cambria" w:cs="Trebuchet MS"/>
        </w:rPr>
      </w:pPr>
      <w:r w:rsidRPr="00A17A95">
        <w:rPr>
          <w:rFonts w:ascii="Cambria" w:hAnsi="Cambria" w:cs="Trebuchet MS"/>
        </w:rPr>
        <w:t>To identify the users of the life management system and understand the tasks they undertake</w:t>
      </w:r>
    </w:p>
    <w:p w:rsidR="00843871" w:rsidRPr="00A17A95" w:rsidRDefault="00843871" w:rsidP="00E17516">
      <w:pPr>
        <w:numPr>
          <w:ilvl w:val="0"/>
          <w:numId w:val="9"/>
        </w:numPr>
        <w:spacing w:line="276" w:lineRule="auto"/>
        <w:jc w:val="both"/>
        <w:rPr>
          <w:rFonts w:ascii="Cambria" w:hAnsi="Cambria" w:cs="Trebuchet MS"/>
        </w:rPr>
      </w:pPr>
      <w:r w:rsidRPr="00A17A95">
        <w:rPr>
          <w:rFonts w:ascii="Cambria" w:hAnsi="Cambria" w:cs="Trebuchet MS"/>
        </w:rPr>
        <w:t>To know the users’ characteristics and expectations as well as the organization and the environment that our solutions are to operate in</w:t>
      </w:r>
    </w:p>
    <w:p w:rsidR="00843871" w:rsidRPr="00A17A95" w:rsidRDefault="00843871" w:rsidP="00E17516">
      <w:pPr>
        <w:numPr>
          <w:ilvl w:val="0"/>
          <w:numId w:val="9"/>
        </w:numPr>
        <w:spacing w:line="276" w:lineRule="auto"/>
        <w:jc w:val="both"/>
        <w:rPr>
          <w:rFonts w:ascii="Cambria" w:hAnsi="Cambria" w:cs="Trebuchet MS"/>
        </w:rPr>
      </w:pPr>
      <w:r w:rsidRPr="00A17A95">
        <w:rPr>
          <w:rFonts w:ascii="Cambria" w:hAnsi="Cambria" w:cs="Trebuchet MS"/>
        </w:rPr>
        <w:t>To Identify with the Users the aspects of the current system where the service is unsatisfactory or needs improvement</w:t>
      </w:r>
    </w:p>
    <w:p w:rsidR="00843871" w:rsidRPr="00A17A95" w:rsidRDefault="00843871" w:rsidP="00E17516">
      <w:pPr>
        <w:numPr>
          <w:ilvl w:val="0"/>
          <w:numId w:val="9"/>
        </w:numPr>
        <w:spacing w:line="276" w:lineRule="auto"/>
        <w:jc w:val="both"/>
        <w:rPr>
          <w:rFonts w:ascii="Cambria" w:hAnsi="Cambria" w:cs="Trebuchet MS"/>
        </w:rPr>
      </w:pPr>
      <w:r w:rsidRPr="00A17A95">
        <w:rPr>
          <w:rFonts w:ascii="Cambria" w:hAnsi="Cambria" w:cs="Trebuchet MS"/>
        </w:rPr>
        <w:lastRenderedPageBreak/>
        <w:t>To establish a basis for common understanding</w:t>
      </w:r>
    </w:p>
    <w:p w:rsidR="00843871" w:rsidRPr="00A17A95" w:rsidRDefault="00843871" w:rsidP="00E17516">
      <w:pPr>
        <w:numPr>
          <w:ilvl w:val="0"/>
          <w:numId w:val="9"/>
        </w:numPr>
        <w:spacing w:line="276" w:lineRule="auto"/>
        <w:jc w:val="both"/>
        <w:rPr>
          <w:rFonts w:ascii="Cambria" w:hAnsi="Cambria" w:cs="Trebuchet MS"/>
        </w:rPr>
      </w:pPr>
      <w:r w:rsidRPr="00A17A95">
        <w:rPr>
          <w:rFonts w:ascii="Cambria" w:hAnsi="Cambria" w:cs="Trebuchet MS"/>
        </w:rPr>
        <w:t>To computerize the Express life business functions</w:t>
      </w:r>
    </w:p>
    <w:p w:rsidR="00843871" w:rsidRPr="00A17A95" w:rsidRDefault="00843871" w:rsidP="00E17516">
      <w:pPr>
        <w:numPr>
          <w:ilvl w:val="0"/>
          <w:numId w:val="9"/>
        </w:numPr>
        <w:spacing w:line="276" w:lineRule="auto"/>
        <w:jc w:val="both"/>
        <w:rPr>
          <w:rFonts w:ascii="Cambria" w:hAnsi="Cambria" w:cs="Trebuchet MS"/>
        </w:rPr>
      </w:pPr>
      <w:r w:rsidRPr="00A17A95">
        <w:rPr>
          <w:rFonts w:ascii="Cambria" w:hAnsi="Cambria" w:cs="Trebuchet MS"/>
        </w:rPr>
        <w:t xml:space="preserve">Build an integrated system that would easily provide accurate information to the users i.e. life division and finance. </w:t>
      </w:r>
    </w:p>
    <w:p w:rsidR="00843871" w:rsidRPr="00A17A95" w:rsidRDefault="00843871" w:rsidP="00E17516">
      <w:pPr>
        <w:numPr>
          <w:ilvl w:val="0"/>
          <w:numId w:val="9"/>
        </w:numPr>
        <w:spacing w:line="276" w:lineRule="auto"/>
        <w:jc w:val="both"/>
        <w:rPr>
          <w:rFonts w:ascii="Cambria" w:hAnsi="Cambria" w:cs="Trebuchet MS"/>
        </w:rPr>
      </w:pPr>
      <w:r w:rsidRPr="00A17A95">
        <w:rPr>
          <w:rFonts w:ascii="Cambria" w:hAnsi="Cambria" w:cs="Trebuchet MS"/>
        </w:rPr>
        <w:t>To provide a flexible yet a high security system</w:t>
      </w:r>
    </w:p>
    <w:p w:rsidR="00843871" w:rsidRPr="00A17A95" w:rsidRDefault="00843871" w:rsidP="00E17516">
      <w:pPr>
        <w:numPr>
          <w:ilvl w:val="0"/>
          <w:numId w:val="9"/>
        </w:numPr>
        <w:spacing w:line="276" w:lineRule="auto"/>
        <w:jc w:val="both"/>
        <w:rPr>
          <w:rFonts w:ascii="Cambria" w:hAnsi="Cambria" w:cs="Trebuchet MS"/>
        </w:rPr>
      </w:pPr>
      <w:r w:rsidRPr="00A17A95">
        <w:rPr>
          <w:rFonts w:ascii="Cambria" w:hAnsi="Cambria" w:cs="Trebuchet MS"/>
        </w:rPr>
        <w:t>To establish a clear statement of functional and non-functional user requirements;</w:t>
      </w:r>
    </w:p>
    <w:p w:rsidR="00843871" w:rsidRPr="00A17A95" w:rsidRDefault="00843871" w:rsidP="00FD3A51">
      <w:pPr>
        <w:spacing w:line="276" w:lineRule="auto"/>
        <w:jc w:val="both"/>
        <w:rPr>
          <w:rFonts w:ascii="Cambria" w:hAnsi="Cambria" w:cs="Trebuchet MS"/>
        </w:rPr>
      </w:pPr>
    </w:p>
    <w:p w:rsidR="0050013C" w:rsidRPr="00A17A95" w:rsidRDefault="0050013C" w:rsidP="0050013C">
      <w:pPr>
        <w:pStyle w:val="Heading2"/>
        <w:rPr>
          <w:rFonts w:ascii="Cambria" w:hAnsi="Cambria"/>
        </w:rPr>
      </w:pPr>
      <w:bookmarkStart w:id="58" w:name="_Toc371586286"/>
      <w:r w:rsidRPr="00A17A95">
        <w:rPr>
          <w:rFonts w:ascii="Cambria" w:hAnsi="Cambria"/>
        </w:rPr>
        <w:t>Document Organization</w:t>
      </w:r>
      <w:bookmarkEnd w:id="58"/>
    </w:p>
    <w:p w:rsidR="00843871" w:rsidRPr="00A17A95" w:rsidRDefault="00843871" w:rsidP="00FD3A51">
      <w:pPr>
        <w:spacing w:line="276" w:lineRule="auto"/>
        <w:jc w:val="both"/>
        <w:rPr>
          <w:rFonts w:ascii="Cambria" w:hAnsi="Cambria" w:cs="Trebuchet MS"/>
        </w:rPr>
      </w:pPr>
      <w:r w:rsidRPr="00A17A95">
        <w:rPr>
          <w:rFonts w:ascii="Cambria" w:hAnsi="Cambria" w:cs="Trebuchet MS"/>
        </w:rPr>
        <w:t xml:space="preserve">The contents of this document are a representation of the report of the fact finding and analysis carried out from the documentation provided by Express Life Insurance Company limited on their life business. </w:t>
      </w:r>
    </w:p>
    <w:p w:rsidR="004B0B85" w:rsidRPr="00A17A95" w:rsidRDefault="004B0B85" w:rsidP="004B0B85">
      <w:pPr>
        <w:pStyle w:val="Heading2"/>
        <w:rPr>
          <w:rFonts w:ascii="Cambria" w:hAnsi="Cambria"/>
        </w:rPr>
      </w:pPr>
      <w:bookmarkStart w:id="59" w:name="_Toc288815498"/>
      <w:bookmarkStart w:id="60" w:name="_Toc325967306"/>
      <w:bookmarkStart w:id="61" w:name="_Toc371586287"/>
      <w:r w:rsidRPr="00A17A95">
        <w:rPr>
          <w:rFonts w:ascii="Cambria" w:hAnsi="Cambria"/>
        </w:rPr>
        <w:t>Definitions, Acronyms and Abbreviations</w:t>
      </w:r>
      <w:bookmarkEnd w:id="59"/>
      <w:bookmarkEnd w:id="60"/>
      <w:bookmarkEnd w:id="61"/>
    </w:p>
    <w:p w:rsidR="004B0B85" w:rsidRPr="00A17A95" w:rsidRDefault="004B0B85" w:rsidP="00FD3A51">
      <w:pPr>
        <w:spacing w:line="276" w:lineRule="auto"/>
        <w:rPr>
          <w:rFonts w:ascii="Cambria" w:hAnsi="Cambria"/>
          <w:snapToGrid w:val="0"/>
        </w:rPr>
      </w:pPr>
      <w:r w:rsidRPr="00A17A95">
        <w:rPr>
          <w:rFonts w:ascii="Cambria" w:hAnsi="Cambria"/>
          <w:snapToGrid w:val="0"/>
        </w:rPr>
        <w:t>The following terms, as defined in this section, are commonly used throughout this document to describe the organization parameters or resources.</w:t>
      </w:r>
    </w:p>
    <w:p w:rsidR="004B0B85" w:rsidRPr="00A17A95" w:rsidRDefault="004B0B85" w:rsidP="00FD3A51">
      <w:pPr>
        <w:spacing w:line="276" w:lineRule="auto"/>
        <w:rPr>
          <w:rFonts w:ascii="Cambria" w:hAnsi="Cambria"/>
          <w:snapToGrid w:val="0"/>
        </w:rPr>
      </w:pPr>
    </w:p>
    <w:tbl>
      <w:tblPr>
        <w:tblStyle w:val="TableGrid"/>
        <w:tblW w:w="0" w:type="auto"/>
        <w:tblLook w:val="04A0" w:firstRow="1" w:lastRow="0" w:firstColumn="1" w:lastColumn="0" w:noHBand="0" w:noVBand="1"/>
      </w:tblPr>
      <w:tblGrid>
        <w:gridCol w:w="2538"/>
        <w:gridCol w:w="7038"/>
      </w:tblGrid>
      <w:tr w:rsidR="00DE060E" w:rsidRPr="00A17A95" w:rsidTr="00DE060E">
        <w:tc>
          <w:tcPr>
            <w:tcW w:w="2538" w:type="dxa"/>
          </w:tcPr>
          <w:p w:rsidR="00DE060E" w:rsidRPr="00A17A95" w:rsidRDefault="00DE060E" w:rsidP="001E79B5">
            <w:pPr>
              <w:autoSpaceDE w:val="0"/>
              <w:autoSpaceDN w:val="0"/>
              <w:adjustRightInd w:val="0"/>
              <w:rPr>
                <w:rFonts w:ascii="Cambria" w:eastAsiaTheme="minorHAnsi" w:hAnsi="Cambria" w:cs="ArialMT"/>
                <w:b/>
                <w:sz w:val="20"/>
                <w:szCs w:val="20"/>
              </w:rPr>
            </w:pPr>
            <w:r w:rsidRPr="00A17A95">
              <w:rPr>
                <w:rFonts w:ascii="Cambria" w:eastAsiaTheme="minorHAnsi" w:hAnsi="Cambria" w:cs="ArialMT"/>
                <w:b/>
                <w:sz w:val="20"/>
                <w:szCs w:val="20"/>
              </w:rPr>
              <w:t>TERM</w:t>
            </w:r>
          </w:p>
        </w:tc>
        <w:tc>
          <w:tcPr>
            <w:tcW w:w="7038" w:type="dxa"/>
          </w:tcPr>
          <w:p w:rsidR="00DE060E" w:rsidRPr="00A17A95" w:rsidRDefault="00DE060E" w:rsidP="001E79B5">
            <w:pPr>
              <w:autoSpaceDE w:val="0"/>
              <w:autoSpaceDN w:val="0"/>
              <w:adjustRightInd w:val="0"/>
              <w:rPr>
                <w:rFonts w:ascii="Cambria" w:eastAsiaTheme="minorHAnsi" w:hAnsi="Cambria" w:cs="ArialMT"/>
                <w:b/>
                <w:sz w:val="20"/>
                <w:szCs w:val="20"/>
              </w:rPr>
            </w:pPr>
            <w:r w:rsidRPr="00A17A95">
              <w:rPr>
                <w:rFonts w:ascii="Cambria" w:eastAsiaTheme="minorHAnsi" w:hAnsi="Cambria" w:cs="ArialMT"/>
                <w:b/>
                <w:sz w:val="20"/>
                <w:szCs w:val="20"/>
              </w:rPr>
              <w:t>MEANING</w:t>
            </w:r>
          </w:p>
        </w:tc>
      </w:tr>
      <w:tr w:rsidR="00DE060E" w:rsidRPr="00A17A95" w:rsidTr="00DE060E">
        <w:tc>
          <w:tcPr>
            <w:tcW w:w="2538" w:type="dxa"/>
          </w:tcPr>
          <w:p w:rsidR="00DE060E" w:rsidRPr="00A17A95" w:rsidRDefault="00DE060E" w:rsidP="001E79B5">
            <w:pPr>
              <w:autoSpaceDE w:val="0"/>
              <w:autoSpaceDN w:val="0"/>
              <w:adjustRightInd w:val="0"/>
              <w:rPr>
                <w:rFonts w:ascii="Cambria" w:eastAsiaTheme="minorHAnsi" w:hAnsi="Cambria" w:cs="ArialMT"/>
              </w:rPr>
            </w:pPr>
            <w:r w:rsidRPr="00A17A95">
              <w:rPr>
                <w:rFonts w:ascii="Cambria" w:eastAsiaTheme="minorHAnsi" w:hAnsi="Cambria" w:cs="ArialMT"/>
              </w:rPr>
              <w:t xml:space="preserve">Express </w:t>
            </w:r>
          </w:p>
        </w:tc>
        <w:tc>
          <w:tcPr>
            <w:tcW w:w="7038" w:type="dxa"/>
          </w:tcPr>
          <w:p w:rsidR="00DE060E" w:rsidRPr="00A17A95" w:rsidRDefault="00DE060E" w:rsidP="001E79B5">
            <w:pPr>
              <w:autoSpaceDE w:val="0"/>
              <w:autoSpaceDN w:val="0"/>
              <w:adjustRightInd w:val="0"/>
              <w:rPr>
                <w:rFonts w:ascii="Cambria" w:eastAsiaTheme="minorHAnsi" w:hAnsi="Cambria" w:cs="ArialMT"/>
              </w:rPr>
            </w:pPr>
            <w:r w:rsidRPr="00A17A95">
              <w:rPr>
                <w:rFonts w:ascii="Cambria" w:eastAsiaTheme="minorHAnsi" w:hAnsi="Cambria" w:cs="ArialMT"/>
              </w:rPr>
              <w:t xml:space="preserve"> Express Life Insurance</w:t>
            </w:r>
          </w:p>
        </w:tc>
      </w:tr>
      <w:tr w:rsidR="00DE060E" w:rsidRPr="00A17A95" w:rsidTr="00DE060E">
        <w:tc>
          <w:tcPr>
            <w:tcW w:w="2538" w:type="dxa"/>
          </w:tcPr>
          <w:p w:rsidR="00DE060E" w:rsidRPr="00A17A95" w:rsidRDefault="00DE060E" w:rsidP="001E79B5">
            <w:pPr>
              <w:autoSpaceDE w:val="0"/>
              <w:autoSpaceDN w:val="0"/>
              <w:adjustRightInd w:val="0"/>
              <w:rPr>
                <w:rFonts w:ascii="Cambria" w:eastAsiaTheme="minorHAnsi" w:hAnsi="Cambria" w:cs="ArialMT"/>
              </w:rPr>
            </w:pPr>
            <w:r w:rsidRPr="00A17A95">
              <w:rPr>
                <w:rFonts w:ascii="Cambria" w:eastAsiaTheme="minorHAnsi" w:hAnsi="Cambria" w:cs="ArialMT"/>
              </w:rPr>
              <w:t xml:space="preserve">MO </w:t>
            </w:r>
          </w:p>
        </w:tc>
        <w:tc>
          <w:tcPr>
            <w:tcW w:w="7038" w:type="dxa"/>
          </w:tcPr>
          <w:p w:rsidR="00DE060E" w:rsidRPr="00A17A95" w:rsidRDefault="00DE060E" w:rsidP="001E79B5">
            <w:pPr>
              <w:autoSpaceDE w:val="0"/>
              <w:autoSpaceDN w:val="0"/>
              <w:adjustRightInd w:val="0"/>
              <w:rPr>
                <w:rFonts w:ascii="Cambria" w:eastAsiaTheme="minorHAnsi" w:hAnsi="Cambria" w:cs="ArialMT"/>
              </w:rPr>
            </w:pPr>
            <w:r w:rsidRPr="00A17A95">
              <w:rPr>
                <w:rFonts w:ascii="Cambria" w:eastAsiaTheme="minorHAnsi" w:hAnsi="Cambria" w:cs="ArialMT"/>
              </w:rPr>
              <w:t xml:space="preserve"> Marketing Officer</w:t>
            </w:r>
          </w:p>
        </w:tc>
      </w:tr>
      <w:tr w:rsidR="00DE060E" w:rsidRPr="00A17A95" w:rsidTr="00DE060E">
        <w:tc>
          <w:tcPr>
            <w:tcW w:w="2538" w:type="dxa"/>
          </w:tcPr>
          <w:p w:rsidR="00DE060E" w:rsidRPr="00A17A95" w:rsidRDefault="00DE060E" w:rsidP="001E79B5">
            <w:pPr>
              <w:autoSpaceDE w:val="0"/>
              <w:autoSpaceDN w:val="0"/>
              <w:adjustRightInd w:val="0"/>
              <w:rPr>
                <w:rFonts w:ascii="Cambria" w:eastAsiaTheme="minorHAnsi" w:hAnsi="Cambria" w:cs="ArialMT"/>
              </w:rPr>
            </w:pPr>
            <w:r w:rsidRPr="00A17A95">
              <w:rPr>
                <w:rFonts w:ascii="Cambria" w:eastAsiaTheme="minorHAnsi" w:hAnsi="Cambria" w:cs="ArialMT"/>
              </w:rPr>
              <w:t xml:space="preserve">SM </w:t>
            </w:r>
          </w:p>
        </w:tc>
        <w:tc>
          <w:tcPr>
            <w:tcW w:w="7038" w:type="dxa"/>
          </w:tcPr>
          <w:p w:rsidR="00DE060E" w:rsidRPr="00A17A95" w:rsidRDefault="00DE060E" w:rsidP="001E79B5">
            <w:pPr>
              <w:autoSpaceDE w:val="0"/>
              <w:autoSpaceDN w:val="0"/>
              <w:adjustRightInd w:val="0"/>
              <w:rPr>
                <w:rFonts w:ascii="Cambria" w:eastAsiaTheme="minorHAnsi" w:hAnsi="Cambria" w:cs="ArialMT"/>
              </w:rPr>
            </w:pPr>
            <w:r w:rsidRPr="00A17A95">
              <w:rPr>
                <w:rFonts w:ascii="Cambria" w:eastAsiaTheme="minorHAnsi" w:hAnsi="Cambria" w:cs="ArialMT"/>
              </w:rPr>
              <w:t xml:space="preserve"> Sales Manager</w:t>
            </w:r>
          </w:p>
        </w:tc>
      </w:tr>
      <w:tr w:rsidR="00DE060E" w:rsidRPr="00A17A95" w:rsidTr="00DE060E">
        <w:tc>
          <w:tcPr>
            <w:tcW w:w="2538" w:type="dxa"/>
          </w:tcPr>
          <w:p w:rsidR="00DE060E" w:rsidRPr="00A17A95" w:rsidRDefault="00DE060E" w:rsidP="001E79B5">
            <w:pPr>
              <w:autoSpaceDE w:val="0"/>
              <w:autoSpaceDN w:val="0"/>
              <w:adjustRightInd w:val="0"/>
              <w:rPr>
                <w:rFonts w:ascii="Cambria" w:eastAsiaTheme="minorHAnsi" w:hAnsi="Cambria" w:cs="ArialMT"/>
              </w:rPr>
            </w:pPr>
            <w:r w:rsidRPr="00A17A95">
              <w:rPr>
                <w:rFonts w:ascii="Cambria" w:eastAsiaTheme="minorHAnsi" w:hAnsi="Cambria" w:cs="ArialMT"/>
              </w:rPr>
              <w:t xml:space="preserve">BM </w:t>
            </w:r>
          </w:p>
        </w:tc>
        <w:tc>
          <w:tcPr>
            <w:tcW w:w="7038" w:type="dxa"/>
          </w:tcPr>
          <w:p w:rsidR="00DE060E" w:rsidRPr="00A17A95" w:rsidRDefault="00DE060E" w:rsidP="001E79B5">
            <w:pPr>
              <w:autoSpaceDE w:val="0"/>
              <w:autoSpaceDN w:val="0"/>
              <w:adjustRightInd w:val="0"/>
              <w:rPr>
                <w:rFonts w:ascii="Cambria" w:eastAsiaTheme="minorHAnsi" w:hAnsi="Cambria" w:cs="ArialMT"/>
              </w:rPr>
            </w:pPr>
            <w:r w:rsidRPr="00A17A95">
              <w:rPr>
                <w:rFonts w:ascii="Cambria" w:eastAsiaTheme="minorHAnsi" w:hAnsi="Cambria" w:cs="ArialMT"/>
              </w:rPr>
              <w:t xml:space="preserve"> Branch Manager</w:t>
            </w:r>
          </w:p>
        </w:tc>
      </w:tr>
      <w:tr w:rsidR="00DE060E" w:rsidRPr="00A17A95" w:rsidTr="00DE060E">
        <w:tc>
          <w:tcPr>
            <w:tcW w:w="2538" w:type="dxa"/>
          </w:tcPr>
          <w:p w:rsidR="00DE060E" w:rsidRPr="00A17A95" w:rsidRDefault="00DE060E" w:rsidP="001E79B5">
            <w:pPr>
              <w:autoSpaceDE w:val="0"/>
              <w:autoSpaceDN w:val="0"/>
              <w:adjustRightInd w:val="0"/>
              <w:rPr>
                <w:rFonts w:ascii="Cambria" w:eastAsiaTheme="minorHAnsi" w:hAnsi="Cambria" w:cs="ArialMT"/>
              </w:rPr>
            </w:pPr>
            <w:r w:rsidRPr="00A17A95">
              <w:rPr>
                <w:rFonts w:ascii="Cambria" w:eastAsiaTheme="minorHAnsi" w:hAnsi="Cambria" w:cs="ArialMT"/>
              </w:rPr>
              <w:t xml:space="preserve">HO </w:t>
            </w:r>
          </w:p>
        </w:tc>
        <w:tc>
          <w:tcPr>
            <w:tcW w:w="7038" w:type="dxa"/>
          </w:tcPr>
          <w:p w:rsidR="00DE060E" w:rsidRPr="00A17A95" w:rsidRDefault="00DE060E" w:rsidP="001E79B5">
            <w:pPr>
              <w:autoSpaceDE w:val="0"/>
              <w:autoSpaceDN w:val="0"/>
              <w:adjustRightInd w:val="0"/>
              <w:rPr>
                <w:rFonts w:ascii="Cambria" w:eastAsiaTheme="minorHAnsi" w:hAnsi="Cambria" w:cs="ArialMT"/>
              </w:rPr>
            </w:pPr>
            <w:r w:rsidRPr="00A17A95">
              <w:rPr>
                <w:rFonts w:ascii="Cambria" w:eastAsiaTheme="minorHAnsi" w:hAnsi="Cambria" w:cs="ArialMT"/>
              </w:rPr>
              <w:t xml:space="preserve"> Head Office (in Accra)</w:t>
            </w:r>
          </w:p>
        </w:tc>
      </w:tr>
      <w:tr w:rsidR="00DE060E" w:rsidRPr="00A17A95" w:rsidTr="00DE060E">
        <w:tc>
          <w:tcPr>
            <w:tcW w:w="2538" w:type="dxa"/>
          </w:tcPr>
          <w:p w:rsidR="00DE060E" w:rsidRPr="00A17A95" w:rsidRDefault="00DE060E" w:rsidP="001E79B5">
            <w:pPr>
              <w:autoSpaceDE w:val="0"/>
              <w:autoSpaceDN w:val="0"/>
              <w:adjustRightInd w:val="0"/>
              <w:rPr>
                <w:rFonts w:ascii="Cambria" w:eastAsiaTheme="minorHAnsi" w:hAnsi="Cambria" w:cs="ArialMT"/>
              </w:rPr>
            </w:pPr>
            <w:r w:rsidRPr="00A17A95">
              <w:rPr>
                <w:rFonts w:ascii="Cambria" w:eastAsiaTheme="minorHAnsi" w:hAnsi="Cambria" w:cs="ArialMT"/>
              </w:rPr>
              <w:t xml:space="preserve">NB Ops (branch) </w:t>
            </w:r>
          </w:p>
        </w:tc>
        <w:tc>
          <w:tcPr>
            <w:tcW w:w="7038" w:type="dxa"/>
          </w:tcPr>
          <w:p w:rsidR="00DE060E" w:rsidRPr="00A17A95" w:rsidRDefault="00DE060E" w:rsidP="001E79B5">
            <w:pPr>
              <w:autoSpaceDE w:val="0"/>
              <w:autoSpaceDN w:val="0"/>
              <w:adjustRightInd w:val="0"/>
              <w:rPr>
                <w:rFonts w:ascii="Cambria" w:eastAsiaTheme="minorHAnsi" w:hAnsi="Cambria" w:cs="ArialMT"/>
              </w:rPr>
            </w:pPr>
            <w:r w:rsidRPr="00A17A95">
              <w:rPr>
                <w:rFonts w:ascii="Cambria" w:eastAsiaTheme="minorHAnsi" w:hAnsi="Cambria" w:cs="ArialMT"/>
              </w:rPr>
              <w:t xml:space="preserve"> New Business Operations team at the branch</w:t>
            </w:r>
          </w:p>
        </w:tc>
      </w:tr>
      <w:tr w:rsidR="00DE060E" w:rsidRPr="00A17A95" w:rsidTr="00DE060E">
        <w:tc>
          <w:tcPr>
            <w:tcW w:w="2538" w:type="dxa"/>
          </w:tcPr>
          <w:p w:rsidR="00DE060E" w:rsidRPr="00A17A95" w:rsidRDefault="00DE060E" w:rsidP="001E79B5">
            <w:pPr>
              <w:autoSpaceDE w:val="0"/>
              <w:autoSpaceDN w:val="0"/>
              <w:adjustRightInd w:val="0"/>
              <w:rPr>
                <w:rFonts w:ascii="Cambria" w:eastAsiaTheme="minorHAnsi" w:hAnsi="Cambria" w:cs="ArialMT"/>
              </w:rPr>
            </w:pPr>
            <w:r w:rsidRPr="00A17A95">
              <w:rPr>
                <w:rFonts w:ascii="Cambria" w:eastAsiaTheme="minorHAnsi" w:hAnsi="Cambria" w:cs="ArialMT"/>
              </w:rPr>
              <w:t xml:space="preserve">NB Ops (HO) </w:t>
            </w:r>
          </w:p>
        </w:tc>
        <w:tc>
          <w:tcPr>
            <w:tcW w:w="7038" w:type="dxa"/>
          </w:tcPr>
          <w:p w:rsidR="00DE060E" w:rsidRPr="00A17A95" w:rsidRDefault="00DE060E" w:rsidP="001E79B5">
            <w:pPr>
              <w:autoSpaceDE w:val="0"/>
              <w:autoSpaceDN w:val="0"/>
              <w:adjustRightInd w:val="0"/>
              <w:rPr>
                <w:rFonts w:ascii="Cambria" w:eastAsiaTheme="minorHAnsi" w:hAnsi="Cambria" w:cs="ArialMT"/>
              </w:rPr>
            </w:pPr>
            <w:r w:rsidRPr="00A17A95">
              <w:rPr>
                <w:rFonts w:ascii="Cambria" w:eastAsiaTheme="minorHAnsi" w:hAnsi="Cambria" w:cs="ArialMT"/>
              </w:rPr>
              <w:t xml:space="preserve"> New Business Operations / Underwriting team at the Head Office</w:t>
            </w:r>
          </w:p>
        </w:tc>
      </w:tr>
      <w:tr w:rsidR="00DE060E" w:rsidRPr="00A17A95" w:rsidTr="00DE060E">
        <w:tc>
          <w:tcPr>
            <w:tcW w:w="2538" w:type="dxa"/>
          </w:tcPr>
          <w:p w:rsidR="00DE060E" w:rsidRPr="00A17A95" w:rsidRDefault="00DE060E" w:rsidP="001E79B5">
            <w:pPr>
              <w:autoSpaceDE w:val="0"/>
              <w:autoSpaceDN w:val="0"/>
              <w:adjustRightInd w:val="0"/>
              <w:rPr>
                <w:rFonts w:ascii="Cambria" w:eastAsiaTheme="minorHAnsi" w:hAnsi="Cambria" w:cs="ArialMT"/>
              </w:rPr>
            </w:pPr>
            <w:r w:rsidRPr="00A17A95">
              <w:rPr>
                <w:rFonts w:ascii="Cambria" w:eastAsiaTheme="minorHAnsi" w:hAnsi="Cambria" w:cs="ArialMT"/>
              </w:rPr>
              <w:t xml:space="preserve">TAT </w:t>
            </w:r>
          </w:p>
        </w:tc>
        <w:tc>
          <w:tcPr>
            <w:tcW w:w="7038" w:type="dxa"/>
          </w:tcPr>
          <w:p w:rsidR="00DE060E" w:rsidRPr="00A17A95" w:rsidRDefault="00DE060E" w:rsidP="001E79B5">
            <w:pPr>
              <w:autoSpaceDE w:val="0"/>
              <w:autoSpaceDN w:val="0"/>
              <w:adjustRightInd w:val="0"/>
              <w:rPr>
                <w:rFonts w:ascii="Cambria" w:eastAsiaTheme="minorHAnsi" w:hAnsi="Cambria" w:cs="ArialMT"/>
              </w:rPr>
            </w:pPr>
            <w:r w:rsidRPr="00A17A95">
              <w:rPr>
                <w:rFonts w:ascii="Cambria" w:eastAsiaTheme="minorHAnsi" w:hAnsi="Cambria" w:cs="ArialMT"/>
              </w:rPr>
              <w:t xml:space="preserve"> Turn-around time</w:t>
            </w:r>
          </w:p>
        </w:tc>
      </w:tr>
      <w:tr w:rsidR="00DE060E" w:rsidRPr="00A17A95" w:rsidTr="00DE060E">
        <w:tc>
          <w:tcPr>
            <w:tcW w:w="2538" w:type="dxa"/>
          </w:tcPr>
          <w:p w:rsidR="00DE060E" w:rsidRPr="00A17A95" w:rsidRDefault="00DE060E" w:rsidP="001E79B5">
            <w:pPr>
              <w:rPr>
                <w:rFonts w:ascii="Cambria" w:eastAsiaTheme="minorHAnsi" w:hAnsi="Cambria" w:cs="ArialMT"/>
              </w:rPr>
            </w:pPr>
            <w:r w:rsidRPr="00A17A95">
              <w:rPr>
                <w:rFonts w:ascii="Cambria" w:eastAsiaTheme="minorHAnsi" w:hAnsi="Cambria" w:cs="ArialMT"/>
              </w:rPr>
              <w:t xml:space="preserve">POS </w:t>
            </w:r>
          </w:p>
        </w:tc>
        <w:tc>
          <w:tcPr>
            <w:tcW w:w="7038" w:type="dxa"/>
          </w:tcPr>
          <w:p w:rsidR="00DE060E" w:rsidRPr="00A17A95" w:rsidRDefault="00DE060E" w:rsidP="001E79B5">
            <w:pPr>
              <w:rPr>
                <w:rFonts w:ascii="Cambria" w:hAnsi="Cambria"/>
              </w:rPr>
            </w:pPr>
            <w:r w:rsidRPr="00A17A95">
              <w:rPr>
                <w:rFonts w:ascii="Cambria" w:eastAsiaTheme="minorHAnsi" w:hAnsi="Cambria" w:cs="ArialMT"/>
              </w:rPr>
              <w:t xml:space="preserve"> Point of Sale</w:t>
            </w:r>
          </w:p>
        </w:tc>
      </w:tr>
      <w:tr w:rsidR="00843871" w:rsidRPr="00A17A95" w:rsidTr="00DE060E">
        <w:tc>
          <w:tcPr>
            <w:tcW w:w="2538" w:type="dxa"/>
          </w:tcPr>
          <w:p w:rsidR="00843871" w:rsidRPr="00A17A95" w:rsidRDefault="00843871" w:rsidP="001E79B5">
            <w:pPr>
              <w:rPr>
                <w:rFonts w:ascii="Cambria" w:eastAsiaTheme="minorHAnsi" w:hAnsi="Cambria" w:cs="ArialMT"/>
              </w:rPr>
            </w:pPr>
            <w:r w:rsidRPr="00A17A95">
              <w:rPr>
                <w:rFonts w:ascii="Cambria" w:eastAsiaTheme="minorHAnsi" w:hAnsi="Cambria" w:cs="ArialMT"/>
              </w:rPr>
              <w:t>ESLC</w:t>
            </w:r>
          </w:p>
        </w:tc>
        <w:tc>
          <w:tcPr>
            <w:tcW w:w="7038" w:type="dxa"/>
          </w:tcPr>
          <w:p w:rsidR="00843871" w:rsidRPr="00A17A95" w:rsidRDefault="0018709D" w:rsidP="001E79B5">
            <w:pPr>
              <w:rPr>
                <w:rFonts w:ascii="Cambria" w:eastAsiaTheme="minorHAnsi" w:hAnsi="Cambria" w:cs="ArialMT"/>
              </w:rPr>
            </w:pPr>
            <w:r w:rsidRPr="00A17A95">
              <w:rPr>
                <w:rFonts w:ascii="Cambria" w:eastAsiaTheme="minorHAnsi" w:hAnsi="Cambria" w:cs="ArialMT"/>
              </w:rPr>
              <w:t>Express Savings and Loans</w:t>
            </w:r>
          </w:p>
        </w:tc>
      </w:tr>
      <w:tr w:rsidR="00843871" w:rsidRPr="00A17A95" w:rsidTr="00DE060E">
        <w:tc>
          <w:tcPr>
            <w:tcW w:w="2538" w:type="dxa"/>
          </w:tcPr>
          <w:p w:rsidR="00843871" w:rsidRPr="00A17A95" w:rsidRDefault="00843871" w:rsidP="001E79B5">
            <w:pPr>
              <w:rPr>
                <w:rFonts w:ascii="Cambria" w:eastAsiaTheme="minorHAnsi" w:hAnsi="Cambria" w:cs="ArialMT"/>
              </w:rPr>
            </w:pPr>
            <w:r w:rsidRPr="00A17A95">
              <w:rPr>
                <w:rFonts w:ascii="Cambria" w:eastAsiaTheme="minorHAnsi" w:hAnsi="Cambria" w:cs="ArialMT"/>
              </w:rPr>
              <w:t>PAS</w:t>
            </w:r>
          </w:p>
        </w:tc>
        <w:tc>
          <w:tcPr>
            <w:tcW w:w="7038" w:type="dxa"/>
          </w:tcPr>
          <w:p w:rsidR="00843871" w:rsidRPr="00A17A95" w:rsidRDefault="00BB37BD" w:rsidP="001E79B5">
            <w:pPr>
              <w:rPr>
                <w:rFonts w:ascii="Cambria" w:eastAsiaTheme="minorHAnsi" w:hAnsi="Cambria" w:cs="ArialMT"/>
                <w:sz w:val="20"/>
                <w:szCs w:val="20"/>
              </w:rPr>
            </w:pPr>
            <w:r w:rsidRPr="00A17A95">
              <w:rPr>
                <w:rFonts w:ascii="Cambria" w:eastAsiaTheme="minorHAnsi" w:hAnsi="Cambria" w:cs="ArialMT"/>
                <w:sz w:val="20"/>
                <w:szCs w:val="20"/>
              </w:rPr>
              <w:t>Policy Administration System</w:t>
            </w:r>
          </w:p>
        </w:tc>
      </w:tr>
    </w:tbl>
    <w:p w:rsidR="0050013C" w:rsidRPr="00A17A95" w:rsidRDefault="0050013C" w:rsidP="0050013C">
      <w:pPr>
        <w:pStyle w:val="Heading1"/>
        <w:rPr>
          <w:rFonts w:ascii="Cambria" w:hAnsi="Cambria"/>
        </w:rPr>
      </w:pPr>
      <w:bookmarkStart w:id="62" w:name="_Toc371586288"/>
      <w:r w:rsidRPr="00A17A95">
        <w:rPr>
          <w:rFonts w:ascii="Cambria" w:hAnsi="Cambria"/>
        </w:rPr>
        <w:t>Interviewees</w:t>
      </w:r>
      <w:bookmarkEnd w:id="62"/>
    </w:p>
    <w:p w:rsidR="0065513F" w:rsidRPr="00A17A95" w:rsidRDefault="0065513F" w:rsidP="00E259CB">
      <w:pPr>
        <w:pStyle w:val="ListParagraph"/>
        <w:numPr>
          <w:ilvl w:val="0"/>
          <w:numId w:val="59"/>
        </w:numPr>
        <w:spacing w:after="0"/>
        <w:ind w:left="788" w:hanging="357"/>
        <w:rPr>
          <w:rFonts w:ascii="Cambria" w:hAnsi="Cambria"/>
          <w:sz w:val="24"/>
          <w:szCs w:val="24"/>
        </w:rPr>
      </w:pPr>
      <w:r w:rsidRPr="00A17A95">
        <w:rPr>
          <w:rStyle w:val="gi"/>
          <w:rFonts w:ascii="Cambria" w:eastAsiaTheme="majorEastAsia" w:hAnsi="Cambria"/>
          <w:sz w:val="24"/>
          <w:szCs w:val="24"/>
        </w:rPr>
        <w:t>Tetteh Ayitevie</w:t>
      </w:r>
    </w:p>
    <w:p w:rsidR="0065513F" w:rsidRPr="00A17A95" w:rsidRDefault="00021A3B" w:rsidP="00E259CB">
      <w:pPr>
        <w:pStyle w:val="ListParagraph"/>
        <w:numPr>
          <w:ilvl w:val="0"/>
          <w:numId w:val="59"/>
        </w:numPr>
        <w:spacing w:after="0"/>
        <w:ind w:left="788" w:hanging="357"/>
        <w:rPr>
          <w:rFonts w:ascii="Cambria" w:hAnsi="Cambria"/>
          <w:sz w:val="24"/>
          <w:szCs w:val="24"/>
        </w:rPr>
      </w:pPr>
      <w:r w:rsidRPr="00A17A95">
        <w:rPr>
          <w:rStyle w:val="gi"/>
          <w:rFonts w:ascii="Cambria" w:eastAsiaTheme="majorEastAsia" w:hAnsi="Cambria"/>
          <w:sz w:val="24"/>
          <w:szCs w:val="24"/>
        </w:rPr>
        <w:t xml:space="preserve">Peter </w:t>
      </w:r>
      <w:r w:rsidR="0065513F" w:rsidRPr="00A17A95">
        <w:rPr>
          <w:rStyle w:val="gi"/>
          <w:rFonts w:ascii="Cambria" w:eastAsiaTheme="majorEastAsia" w:hAnsi="Cambria"/>
          <w:sz w:val="24"/>
          <w:szCs w:val="24"/>
        </w:rPr>
        <w:t>Adjei</w:t>
      </w:r>
    </w:p>
    <w:p w:rsidR="0065513F" w:rsidRPr="00A17A95" w:rsidRDefault="0065513F" w:rsidP="00E259CB">
      <w:pPr>
        <w:pStyle w:val="ListParagraph"/>
        <w:numPr>
          <w:ilvl w:val="0"/>
          <w:numId w:val="59"/>
        </w:numPr>
        <w:spacing w:after="0"/>
        <w:ind w:left="788" w:hanging="357"/>
        <w:rPr>
          <w:rFonts w:ascii="Cambria" w:hAnsi="Cambria"/>
          <w:sz w:val="24"/>
          <w:szCs w:val="24"/>
        </w:rPr>
      </w:pPr>
      <w:r w:rsidRPr="00A17A95">
        <w:rPr>
          <w:rFonts w:ascii="Cambria" w:hAnsi="Cambria"/>
          <w:sz w:val="24"/>
          <w:szCs w:val="24"/>
        </w:rPr>
        <w:t>BenedictaObengAgyekum</w:t>
      </w:r>
    </w:p>
    <w:p w:rsidR="00021A3B" w:rsidRPr="00A17A95" w:rsidRDefault="00021A3B" w:rsidP="00E259CB">
      <w:pPr>
        <w:pStyle w:val="ListParagraph"/>
        <w:numPr>
          <w:ilvl w:val="0"/>
          <w:numId w:val="59"/>
        </w:numPr>
        <w:spacing w:after="0"/>
        <w:ind w:left="788" w:hanging="357"/>
        <w:rPr>
          <w:rStyle w:val="gi"/>
          <w:rFonts w:ascii="Cambria" w:eastAsiaTheme="majorEastAsia" w:hAnsi="Cambria"/>
          <w:sz w:val="24"/>
          <w:szCs w:val="24"/>
        </w:rPr>
      </w:pPr>
      <w:r w:rsidRPr="00A17A95">
        <w:rPr>
          <w:rStyle w:val="gi"/>
          <w:rFonts w:ascii="Cambria" w:eastAsiaTheme="majorEastAsia" w:hAnsi="Cambria"/>
          <w:sz w:val="24"/>
          <w:szCs w:val="24"/>
        </w:rPr>
        <w:t>Vera AadomakoN</w:t>
      </w:r>
      <w:r w:rsidR="0065513F" w:rsidRPr="00A17A95">
        <w:rPr>
          <w:rStyle w:val="gi"/>
          <w:rFonts w:ascii="Cambria" w:eastAsiaTheme="majorEastAsia" w:hAnsi="Cambria"/>
          <w:sz w:val="24"/>
          <w:szCs w:val="24"/>
        </w:rPr>
        <w:t>yantakyi</w:t>
      </w:r>
    </w:p>
    <w:p w:rsidR="00021A3B" w:rsidRPr="00A17A95" w:rsidRDefault="0065513F" w:rsidP="00E259CB">
      <w:pPr>
        <w:pStyle w:val="ListParagraph"/>
        <w:numPr>
          <w:ilvl w:val="0"/>
          <w:numId w:val="59"/>
        </w:numPr>
        <w:spacing w:after="0"/>
        <w:ind w:left="788" w:hanging="357"/>
        <w:rPr>
          <w:rStyle w:val="gi"/>
          <w:rFonts w:ascii="Cambria" w:eastAsiaTheme="majorEastAsia" w:hAnsi="Cambria"/>
          <w:sz w:val="24"/>
          <w:szCs w:val="24"/>
        </w:rPr>
      </w:pPr>
      <w:r w:rsidRPr="00A17A95">
        <w:rPr>
          <w:rStyle w:val="gi"/>
          <w:rFonts w:ascii="Cambria" w:eastAsiaTheme="majorEastAsia" w:hAnsi="Cambria"/>
          <w:sz w:val="24"/>
          <w:szCs w:val="24"/>
        </w:rPr>
        <w:t> </w:t>
      </w:r>
      <w:r w:rsidR="00021A3B" w:rsidRPr="00A17A95">
        <w:rPr>
          <w:rStyle w:val="gi"/>
          <w:rFonts w:ascii="Cambria" w:eastAsiaTheme="majorEastAsia" w:hAnsi="Cambria"/>
          <w:sz w:val="24"/>
          <w:szCs w:val="24"/>
        </w:rPr>
        <w:t>Jane M</w:t>
      </w:r>
      <w:r w:rsidRPr="00A17A95">
        <w:rPr>
          <w:rStyle w:val="gi"/>
          <w:rFonts w:ascii="Cambria" w:eastAsiaTheme="majorEastAsia" w:hAnsi="Cambria"/>
          <w:sz w:val="24"/>
          <w:szCs w:val="24"/>
        </w:rPr>
        <w:t>ingle</w:t>
      </w:r>
    </w:p>
    <w:p w:rsidR="00021A3B" w:rsidRPr="00A17A95" w:rsidRDefault="0065513F" w:rsidP="00E259CB">
      <w:pPr>
        <w:pStyle w:val="ListParagraph"/>
        <w:numPr>
          <w:ilvl w:val="0"/>
          <w:numId w:val="59"/>
        </w:numPr>
        <w:spacing w:after="0"/>
        <w:ind w:left="788" w:hanging="357"/>
        <w:rPr>
          <w:rStyle w:val="gi"/>
          <w:rFonts w:ascii="Cambria" w:eastAsiaTheme="majorEastAsia" w:hAnsi="Cambria"/>
          <w:sz w:val="24"/>
          <w:szCs w:val="24"/>
        </w:rPr>
      </w:pPr>
      <w:r w:rsidRPr="00A17A95">
        <w:rPr>
          <w:rStyle w:val="gi"/>
          <w:rFonts w:ascii="Cambria" w:eastAsiaTheme="majorEastAsia" w:hAnsi="Cambria"/>
          <w:sz w:val="24"/>
          <w:szCs w:val="24"/>
        </w:rPr>
        <w:t> </w:t>
      </w:r>
      <w:r w:rsidR="00021A3B" w:rsidRPr="00A17A95">
        <w:rPr>
          <w:rStyle w:val="gi"/>
          <w:rFonts w:ascii="Cambria" w:eastAsiaTheme="majorEastAsia" w:hAnsi="Cambria"/>
          <w:sz w:val="24"/>
          <w:szCs w:val="24"/>
        </w:rPr>
        <w:t>Joshua P</w:t>
      </w:r>
      <w:r w:rsidRPr="00A17A95">
        <w:rPr>
          <w:rStyle w:val="gi"/>
          <w:rFonts w:ascii="Cambria" w:eastAsiaTheme="majorEastAsia" w:hAnsi="Cambria"/>
          <w:sz w:val="24"/>
          <w:szCs w:val="24"/>
        </w:rPr>
        <w:t>adi</w:t>
      </w:r>
    </w:p>
    <w:p w:rsidR="00021A3B" w:rsidRPr="00A17A95" w:rsidRDefault="0065513F" w:rsidP="00E259CB">
      <w:pPr>
        <w:pStyle w:val="ListParagraph"/>
        <w:numPr>
          <w:ilvl w:val="0"/>
          <w:numId w:val="59"/>
        </w:numPr>
        <w:spacing w:after="0"/>
        <w:ind w:left="788" w:hanging="357"/>
        <w:rPr>
          <w:rStyle w:val="gi"/>
          <w:rFonts w:ascii="Cambria" w:eastAsiaTheme="majorEastAsia" w:hAnsi="Cambria"/>
          <w:sz w:val="24"/>
          <w:szCs w:val="24"/>
        </w:rPr>
      </w:pPr>
      <w:r w:rsidRPr="00A17A95">
        <w:rPr>
          <w:rStyle w:val="gi"/>
          <w:rFonts w:ascii="Cambria" w:eastAsiaTheme="majorEastAsia" w:hAnsi="Cambria"/>
          <w:sz w:val="24"/>
          <w:szCs w:val="24"/>
        </w:rPr>
        <w:t> </w:t>
      </w:r>
      <w:r w:rsidR="00021A3B" w:rsidRPr="00A17A95">
        <w:rPr>
          <w:rStyle w:val="gi"/>
          <w:rFonts w:ascii="Cambria" w:eastAsiaTheme="majorEastAsia" w:hAnsi="Cambria"/>
          <w:sz w:val="24"/>
          <w:szCs w:val="24"/>
        </w:rPr>
        <w:t>Alfred T</w:t>
      </w:r>
      <w:r w:rsidRPr="00A17A95">
        <w:rPr>
          <w:rStyle w:val="gi"/>
          <w:rFonts w:ascii="Cambria" w:eastAsiaTheme="majorEastAsia" w:hAnsi="Cambria"/>
          <w:sz w:val="24"/>
          <w:szCs w:val="24"/>
        </w:rPr>
        <w:t>awiah</w:t>
      </w:r>
    </w:p>
    <w:p w:rsidR="00021A3B" w:rsidRPr="00A17A95" w:rsidRDefault="00021A3B" w:rsidP="00E259CB">
      <w:pPr>
        <w:pStyle w:val="ListParagraph"/>
        <w:numPr>
          <w:ilvl w:val="0"/>
          <w:numId w:val="59"/>
        </w:numPr>
        <w:spacing w:after="0"/>
        <w:ind w:left="788" w:hanging="357"/>
        <w:rPr>
          <w:rFonts w:ascii="Cambria" w:hAnsi="Cambria"/>
          <w:sz w:val="24"/>
          <w:szCs w:val="24"/>
        </w:rPr>
      </w:pPr>
      <w:r w:rsidRPr="00A17A95">
        <w:rPr>
          <w:rFonts w:ascii="Cambria" w:hAnsi="Cambria"/>
          <w:sz w:val="24"/>
          <w:szCs w:val="24"/>
        </w:rPr>
        <w:t xml:space="preserve">Martin Boadu </w:t>
      </w:r>
    </w:p>
    <w:p w:rsidR="00021A3B" w:rsidRPr="00A17A95" w:rsidRDefault="00021A3B" w:rsidP="00E259CB">
      <w:pPr>
        <w:pStyle w:val="ListParagraph"/>
        <w:numPr>
          <w:ilvl w:val="0"/>
          <w:numId w:val="59"/>
        </w:numPr>
        <w:spacing w:after="0"/>
        <w:ind w:left="788" w:hanging="357"/>
        <w:rPr>
          <w:rFonts w:ascii="Cambria" w:hAnsi="Cambria"/>
          <w:sz w:val="24"/>
          <w:szCs w:val="24"/>
        </w:rPr>
      </w:pPr>
      <w:r w:rsidRPr="00A17A95">
        <w:rPr>
          <w:rFonts w:ascii="Cambria" w:hAnsi="Cambria"/>
          <w:sz w:val="24"/>
          <w:szCs w:val="24"/>
        </w:rPr>
        <w:t>David Danquah</w:t>
      </w:r>
    </w:p>
    <w:p w:rsidR="00604430" w:rsidRPr="00A17A95" w:rsidRDefault="00604430" w:rsidP="00E259CB">
      <w:pPr>
        <w:pStyle w:val="ListParagraph"/>
        <w:numPr>
          <w:ilvl w:val="0"/>
          <w:numId w:val="59"/>
        </w:numPr>
        <w:spacing w:after="0"/>
        <w:ind w:left="788" w:hanging="357"/>
        <w:rPr>
          <w:rFonts w:ascii="Cambria" w:hAnsi="Cambria"/>
          <w:sz w:val="24"/>
          <w:szCs w:val="24"/>
        </w:rPr>
      </w:pPr>
      <w:r w:rsidRPr="00A17A95">
        <w:rPr>
          <w:rFonts w:ascii="Cambria" w:hAnsi="Cambria" w:cs="Tahoma"/>
          <w:sz w:val="24"/>
          <w:szCs w:val="24"/>
        </w:rPr>
        <w:t>LilianFrimpongBoahene</w:t>
      </w:r>
    </w:p>
    <w:p w:rsidR="00021A3B" w:rsidRPr="00A17A95" w:rsidRDefault="00021A3B" w:rsidP="00E259CB">
      <w:pPr>
        <w:pStyle w:val="ListParagraph"/>
        <w:numPr>
          <w:ilvl w:val="0"/>
          <w:numId w:val="59"/>
        </w:numPr>
        <w:spacing w:after="0"/>
        <w:ind w:left="788" w:hanging="357"/>
        <w:rPr>
          <w:rFonts w:ascii="Cambria" w:hAnsi="Cambria"/>
          <w:sz w:val="24"/>
          <w:szCs w:val="24"/>
        </w:rPr>
      </w:pPr>
      <w:r w:rsidRPr="00A17A95">
        <w:rPr>
          <w:rFonts w:ascii="Cambria" w:hAnsi="Cambria"/>
          <w:sz w:val="24"/>
          <w:szCs w:val="24"/>
        </w:rPr>
        <w:t>Dorothy Essilfie</w:t>
      </w:r>
    </w:p>
    <w:p w:rsidR="0021303C" w:rsidRPr="00A17A95" w:rsidRDefault="0021303C" w:rsidP="00E259CB">
      <w:pPr>
        <w:pStyle w:val="ListParagraph"/>
        <w:numPr>
          <w:ilvl w:val="0"/>
          <w:numId w:val="59"/>
        </w:numPr>
        <w:spacing w:after="0"/>
        <w:ind w:left="788" w:hanging="357"/>
        <w:rPr>
          <w:rFonts w:ascii="Cambria" w:hAnsi="Cambria"/>
          <w:sz w:val="24"/>
          <w:szCs w:val="24"/>
        </w:rPr>
      </w:pPr>
      <w:r w:rsidRPr="00A17A95">
        <w:rPr>
          <w:rStyle w:val="gi"/>
          <w:rFonts w:ascii="Cambria" w:eastAsiaTheme="majorEastAsia" w:hAnsi="Cambria"/>
          <w:sz w:val="24"/>
          <w:szCs w:val="24"/>
        </w:rPr>
        <w:lastRenderedPageBreak/>
        <w:t> NaaAdoleAvevor</w:t>
      </w:r>
    </w:p>
    <w:p w:rsidR="0050013C" w:rsidRPr="00A17A95" w:rsidRDefault="0050013C" w:rsidP="00021A3B">
      <w:pPr>
        <w:pStyle w:val="Heading1"/>
        <w:rPr>
          <w:rFonts w:ascii="Cambria" w:hAnsi="Cambria"/>
        </w:rPr>
      </w:pPr>
      <w:bookmarkStart w:id="63" w:name="_Toc371586289"/>
      <w:r w:rsidRPr="00A17A95">
        <w:rPr>
          <w:rFonts w:ascii="Cambria" w:hAnsi="Cambria"/>
        </w:rPr>
        <w:t>Business Environment</w:t>
      </w:r>
      <w:bookmarkEnd w:id="63"/>
    </w:p>
    <w:p w:rsidR="00DE060E" w:rsidRPr="00A17A95" w:rsidRDefault="00DE060E" w:rsidP="00DE060E">
      <w:pPr>
        <w:pStyle w:val="Heading2"/>
        <w:rPr>
          <w:rFonts w:ascii="Cambria" w:hAnsi="Cambria"/>
        </w:rPr>
      </w:pPr>
      <w:bookmarkStart w:id="64" w:name="_Toc371586290"/>
      <w:r w:rsidRPr="00A17A95">
        <w:rPr>
          <w:rFonts w:ascii="Cambria" w:hAnsi="Cambria"/>
        </w:rPr>
        <w:t>Organization Structure</w:t>
      </w:r>
      <w:bookmarkEnd w:id="64"/>
    </w:p>
    <w:p w:rsidR="00DE060E" w:rsidRPr="00A17A95" w:rsidRDefault="00DE060E" w:rsidP="00FD3A51">
      <w:pPr>
        <w:spacing w:line="276" w:lineRule="auto"/>
        <w:rPr>
          <w:rFonts w:ascii="Cambria" w:hAnsi="Cambria"/>
        </w:rPr>
      </w:pPr>
    </w:p>
    <w:p w:rsidR="00DE060E" w:rsidRPr="00A17A95" w:rsidRDefault="00DE060E" w:rsidP="00FD3A51">
      <w:pPr>
        <w:spacing w:line="276" w:lineRule="auto"/>
        <w:rPr>
          <w:rFonts w:ascii="Cambria" w:hAnsi="Cambria"/>
        </w:rPr>
      </w:pPr>
      <w:r w:rsidRPr="00A17A95">
        <w:rPr>
          <w:rFonts w:ascii="Cambria" w:hAnsi="Cambria"/>
          <w:noProof/>
        </w:rPr>
        <w:drawing>
          <wp:inline distT="0" distB="0" distL="0" distR="0">
            <wp:extent cx="5143500" cy="33623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143500" cy="3362325"/>
                    </a:xfrm>
                    <a:prstGeom prst="rect">
                      <a:avLst/>
                    </a:prstGeom>
                    <a:noFill/>
                    <a:ln w="9525">
                      <a:noFill/>
                      <a:miter lim="800000"/>
                      <a:headEnd/>
                      <a:tailEnd/>
                    </a:ln>
                  </pic:spPr>
                </pic:pic>
              </a:graphicData>
            </a:graphic>
          </wp:inline>
        </w:drawing>
      </w:r>
    </w:p>
    <w:p w:rsidR="00843871" w:rsidRPr="00A17A95" w:rsidRDefault="00843871" w:rsidP="00843871">
      <w:pPr>
        <w:pStyle w:val="Heading2"/>
        <w:rPr>
          <w:rFonts w:ascii="Cambria" w:eastAsiaTheme="minorHAnsi" w:hAnsi="Cambria"/>
        </w:rPr>
      </w:pPr>
      <w:bookmarkStart w:id="65" w:name="_Toc371586291"/>
      <w:r w:rsidRPr="00A17A95">
        <w:rPr>
          <w:rFonts w:ascii="Cambria" w:eastAsiaTheme="minorHAnsi" w:hAnsi="Cambria"/>
        </w:rPr>
        <w:t>Team Structure: New Business Operations [Branch]</w:t>
      </w:r>
      <w:bookmarkEnd w:id="65"/>
    </w:p>
    <w:p w:rsidR="00843871" w:rsidRPr="00A17A95" w:rsidRDefault="00843871" w:rsidP="00FD3A51">
      <w:pPr>
        <w:spacing w:line="276" w:lineRule="auto"/>
        <w:rPr>
          <w:rFonts w:ascii="Cambria" w:eastAsiaTheme="minorHAnsi" w:hAnsi="Cambria"/>
        </w:rPr>
      </w:pPr>
    </w:p>
    <w:p w:rsidR="00843871" w:rsidRPr="00A17A95" w:rsidRDefault="00843871" w:rsidP="00FD3A51">
      <w:pPr>
        <w:spacing w:line="276" w:lineRule="auto"/>
        <w:rPr>
          <w:rFonts w:ascii="Cambria" w:eastAsiaTheme="minorHAnsi" w:hAnsi="Cambria"/>
        </w:rPr>
      </w:pPr>
      <w:r w:rsidRPr="00A17A95">
        <w:rPr>
          <w:rFonts w:ascii="Cambria" w:eastAsiaTheme="minorHAnsi" w:hAnsi="Cambria"/>
          <w:noProof/>
        </w:rPr>
        <w:drawing>
          <wp:inline distT="0" distB="0" distL="0" distR="0">
            <wp:extent cx="5029200" cy="24003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029200" cy="2400300"/>
                    </a:xfrm>
                    <a:prstGeom prst="rect">
                      <a:avLst/>
                    </a:prstGeom>
                    <a:noFill/>
                    <a:ln w="9525">
                      <a:noFill/>
                      <a:miter lim="800000"/>
                      <a:headEnd/>
                      <a:tailEnd/>
                    </a:ln>
                  </pic:spPr>
                </pic:pic>
              </a:graphicData>
            </a:graphic>
          </wp:inline>
        </w:drawing>
      </w:r>
    </w:p>
    <w:p w:rsidR="00843871" w:rsidRPr="00A17A95" w:rsidRDefault="00843871" w:rsidP="00FD3A51">
      <w:pPr>
        <w:spacing w:line="276" w:lineRule="auto"/>
        <w:rPr>
          <w:rFonts w:ascii="Cambria" w:eastAsiaTheme="minorHAnsi" w:hAnsi="Cambria"/>
        </w:rPr>
      </w:pPr>
    </w:p>
    <w:p w:rsidR="00843871" w:rsidRPr="00A17A95" w:rsidRDefault="00843871" w:rsidP="00843871">
      <w:pPr>
        <w:pStyle w:val="Heading3"/>
        <w:rPr>
          <w:rFonts w:ascii="Cambria" w:eastAsiaTheme="minorHAnsi" w:hAnsi="Cambria"/>
        </w:rPr>
      </w:pPr>
      <w:bookmarkStart w:id="66" w:name="_Toc371586292"/>
      <w:r w:rsidRPr="00A17A95">
        <w:rPr>
          <w:rFonts w:ascii="Cambria" w:eastAsiaTheme="minorHAnsi" w:hAnsi="Cambria"/>
        </w:rPr>
        <w:lastRenderedPageBreak/>
        <w:t>Roles &amp; Responsibilities: New Business Operations [Branch]</w:t>
      </w:r>
      <w:bookmarkEnd w:id="66"/>
    </w:p>
    <w:p w:rsidR="00843871" w:rsidRPr="00A17A95" w:rsidRDefault="00843871" w:rsidP="00E17516">
      <w:pPr>
        <w:pStyle w:val="ListParagraph"/>
        <w:numPr>
          <w:ilvl w:val="0"/>
          <w:numId w:val="6"/>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Receipt of new applications from sales</w:t>
      </w:r>
    </w:p>
    <w:p w:rsidR="00843871" w:rsidRPr="00A17A95" w:rsidRDefault="00843871" w:rsidP="00E17516">
      <w:pPr>
        <w:pStyle w:val="ListParagraph"/>
        <w:numPr>
          <w:ilvl w:val="0"/>
          <w:numId w:val="6"/>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Data checks, scanning and data entry</w:t>
      </w:r>
    </w:p>
    <w:p w:rsidR="00843871" w:rsidRPr="00A17A95" w:rsidRDefault="00843871" w:rsidP="00E17516">
      <w:pPr>
        <w:pStyle w:val="ListParagraph"/>
        <w:numPr>
          <w:ilvl w:val="0"/>
          <w:numId w:val="6"/>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Policy schedule printing and dispatch</w:t>
      </w:r>
    </w:p>
    <w:p w:rsidR="00843871" w:rsidRPr="00A17A95" w:rsidRDefault="00843871" w:rsidP="00843871">
      <w:pPr>
        <w:pStyle w:val="Heading2"/>
        <w:rPr>
          <w:rFonts w:ascii="Cambria" w:eastAsiaTheme="minorHAnsi" w:hAnsi="Cambria"/>
        </w:rPr>
      </w:pPr>
      <w:bookmarkStart w:id="67" w:name="_Toc371586293"/>
      <w:r w:rsidRPr="00A17A95">
        <w:rPr>
          <w:rFonts w:ascii="Cambria" w:eastAsiaTheme="minorHAnsi" w:hAnsi="Cambria"/>
        </w:rPr>
        <w:t>Team Structure: New Business Operations [Head Office]</w:t>
      </w:r>
      <w:bookmarkEnd w:id="67"/>
    </w:p>
    <w:p w:rsidR="00843871" w:rsidRPr="00A17A95" w:rsidRDefault="00843871" w:rsidP="00FD3A51">
      <w:pPr>
        <w:spacing w:line="276" w:lineRule="auto"/>
        <w:rPr>
          <w:rFonts w:ascii="Cambria" w:eastAsiaTheme="minorHAnsi" w:hAnsi="Cambria"/>
        </w:rPr>
      </w:pPr>
    </w:p>
    <w:p w:rsidR="00843871" w:rsidRPr="00A17A95" w:rsidRDefault="00843871" w:rsidP="00FD3A51">
      <w:pPr>
        <w:spacing w:line="276" w:lineRule="auto"/>
        <w:rPr>
          <w:rFonts w:ascii="Cambria" w:eastAsiaTheme="minorHAnsi" w:hAnsi="Cambria"/>
        </w:rPr>
      </w:pPr>
      <w:r w:rsidRPr="00A17A95">
        <w:rPr>
          <w:rFonts w:ascii="Cambria" w:eastAsiaTheme="minorHAnsi" w:hAnsi="Cambria"/>
          <w:noProof/>
        </w:rPr>
        <w:drawing>
          <wp:inline distT="0" distB="0" distL="0" distR="0">
            <wp:extent cx="3514725" cy="134302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3514725" cy="1343025"/>
                    </a:xfrm>
                    <a:prstGeom prst="rect">
                      <a:avLst/>
                    </a:prstGeom>
                    <a:noFill/>
                    <a:ln w="9525">
                      <a:noFill/>
                      <a:miter lim="800000"/>
                      <a:headEnd/>
                      <a:tailEnd/>
                    </a:ln>
                  </pic:spPr>
                </pic:pic>
              </a:graphicData>
            </a:graphic>
          </wp:inline>
        </w:drawing>
      </w:r>
    </w:p>
    <w:p w:rsidR="00843871" w:rsidRPr="00A17A95" w:rsidRDefault="00843871" w:rsidP="00A31181">
      <w:pPr>
        <w:autoSpaceDE w:val="0"/>
        <w:autoSpaceDN w:val="0"/>
        <w:adjustRightInd w:val="0"/>
        <w:spacing w:line="276" w:lineRule="auto"/>
        <w:rPr>
          <w:rFonts w:ascii="Cambria" w:eastAsiaTheme="minorHAnsi" w:hAnsi="Cambria" w:cs="ArialMT"/>
        </w:rPr>
      </w:pPr>
    </w:p>
    <w:p w:rsidR="00843871" w:rsidRPr="00A17A95" w:rsidRDefault="00843871" w:rsidP="00843871">
      <w:pPr>
        <w:pStyle w:val="Heading3"/>
        <w:rPr>
          <w:rFonts w:ascii="Cambria" w:eastAsiaTheme="minorHAnsi" w:hAnsi="Cambria"/>
        </w:rPr>
      </w:pPr>
      <w:bookmarkStart w:id="68" w:name="_Toc371586294"/>
      <w:r w:rsidRPr="00A17A95">
        <w:rPr>
          <w:rFonts w:ascii="Cambria" w:eastAsiaTheme="minorHAnsi" w:hAnsi="Cambria"/>
        </w:rPr>
        <w:t>Roles &amp; Responsibilities: New Business Operations [Head Office]</w:t>
      </w:r>
      <w:bookmarkEnd w:id="68"/>
    </w:p>
    <w:p w:rsidR="00843871" w:rsidRPr="00A17A95" w:rsidRDefault="00843871" w:rsidP="00E17516">
      <w:pPr>
        <w:pStyle w:val="ListParagraph"/>
        <w:numPr>
          <w:ilvl w:val="0"/>
          <w:numId w:val="7"/>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Responsible for carrying out regular quality checks on new applications</w:t>
      </w:r>
    </w:p>
    <w:p w:rsidR="00843871" w:rsidRPr="00A17A95" w:rsidRDefault="00843871" w:rsidP="00E17516">
      <w:pPr>
        <w:pStyle w:val="ListParagraph"/>
        <w:numPr>
          <w:ilvl w:val="0"/>
          <w:numId w:val="7"/>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Manual underwriting of high risk cases</w:t>
      </w:r>
    </w:p>
    <w:p w:rsidR="00843871" w:rsidRPr="00A17A95" w:rsidRDefault="00843871" w:rsidP="00E17516">
      <w:pPr>
        <w:pStyle w:val="ListParagraph"/>
        <w:numPr>
          <w:ilvl w:val="0"/>
          <w:numId w:val="7"/>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Direct responsibility of operations related to the mobile product</w:t>
      </w:r>
    </w:p>
    <w:p w:rsidR="00843871" w:rsidRPr="00A17A95" w:rsidRDefault="00843871" w:rsidP="00E17516">
      <w:pPr>
        <w:pStyle w:val="ListParagraph"/>
        <w:numPr>
          <w:ilvl w:val="0"/>
          <w:numId w:val="7"/>
        </w:numPr>
        <w:spacing w:after="0"/>
        <w:rPr>
          <w:rFonts w:ascii="Cambria" w:eastAsiaTheme="minorHAnsi" w:hAnsi="Cambria"/>
          <w:sz w:val="24"/>
          <w:szCs w:val="24"/>
        </w:rPr>
      </w:pPr>
      <w:r w:rsidRPr="00A17A95">
        <w:rPr>
          <w:rFonts w:ascii="Cambria" w:eastAsiaTheme="minorHAnsi" w:hAnsi="Cambria" w:cs="ArialMT"/>
          <w:sz w:val="24"/>
          <w:szCs w:val="24"/>
        </w:rPr>
        <w:t>Point of contact for ESLC and other financial institutions for group business in the future</w:t>
      </w:r>
    </w:p>
    <w:p w:rsidR="0050013C" w:rsidRPr="00A17A95" w:rsidRDefault="0050013C" w:rsidP="0050013C">
      <w:pPr>
        <w:pStyle w:val="Heading1"/>
        <w:rPr>
          <w:rFonts w:ascii="Cambria" w:hAnsi="Cambria"/>
        </w:rPr>
      </w:pPr>
      <w:bookmarkStart w:id="69" w:name="_Toc371586295"/>
      <w:r w:rsidRPr="00A17A95">
        <w:rPr>
          <w:rFonts w:ascii="Cambria" w:hAnsi="Cambria"/>
        </w:rPr>
        <w:t>Existing Systems</w:t>
      </w:r>
      <w:bookmarkEnd w:id="69"/>
    </w:p>
    <w:p w:rsidR="00FA052A" w:rsidRPr="00A17A95" w:rsidRDefault="00FA052A" w:rsidP="00FD3A51">
      <w:pPr>
        <w:autoSpaceDE w:val="0"/>
        <w:autoSpaceDN w:val="0"/>
        <w:adjustRightInd w:val="0"/>
        <w:spacing w:line="276" w:lineRule="auto"/>
        <w:rPr>
          <w:rFonts w:ascii="Cambria" w:eastAsiaTheme="minorHAnsi" w:hAnsi="Cambria" w:cs="TTE2275120t00"/>
        </w:rPr>
      </w:pPr>
      <w:r w:rsidRPr="00A17A95">
        <w:rPr>
          <w:rFonts w:ascii="Cambria" w:eastAsiaTheme="minorHAnsi" w:hAnsi="Cambria" w:cs="TTE2275120t00"/>
        </w:rPr>
        <w:t>The current legacy systems are a combination of numerous applications as detailed below:</w:t>
      </w:r>
    </w:p>
    <w:p w:rsidR="00FA052A" w:rsidRPr="00A17A95" w:rsidRDefault="00FA052A" w:rsidP="00E259CB">
      <w:pPr>
        <w:pStyle w:val="ListParagraph"/>
        <w:numPr>
          <w:ilvl w:val="0"/>
          <w:numId w:val="16"/>
        </w:numPr>
        <w:autoSpaceDE w:val="0"/>
        <w:autoSpaceDN w:val="0"/>
        <w:adjustRightInd w:val="0"/>
        <w:spacing w:after="0"/>
        <w:rPr>
          <w:rFonts w:ascii="Cambria" w:eastAsiaTheme="minorHAnsi" w:hAnsi="Cambria" w:cs="TTE2275120t00"/>
          <w:sz w:val="24"/>
          <w:szCs w:val="24"/>
        </w:rPr>
      </w:pPr>
      <w:r w:rsidRPr="00A17A95">
        <w:rPr>
          <w:rFonts w:ascii="Cambria" w:eastAsiaTheme="minorHAnsi" w:hAnsi="Cambria" w:cs="TTE2275120t00"/>
          <w:sz w:val="24"/>
          <w:szCs w:val="24"/>
        </w:rPr>
        <w:t>Microsoft Excel for group life administration</w:t>
      </w:r>
    </w:p>
    <w:p w:rsidR="00FA052A" w:rsidRPr="00A17A95" w:rsidRDefault="00FA052A" w:rsidP="00E259CB">
      <w:pPr>
        <w:pStyle w:val="ListParagraph"/>
        <w:numPr>
          <w:ilvl w:val="0"/>
          <w:numId w:val="16"/>
        </w:numPr>
        <w:autoSpaceDE w:val="0"/>
        <w:autoSpaceDN w:val="0"/>
        <w:adjustRightInd w:val="0"/>
        <w:spacing w:after="0"/>
        <w:rPr>
          <w:rFonts w:ascii="Cambria" w:eastAsiaTheme="minorHAnsi" w:hAnsi="Cambria" w:cs="TTE2275120t00"/>
          <w:sz w:val="24"/>
          <w:szCs w:val="24"/>
        </w:rPr>
      </w:pPr>
      <w:r w:rsidRPr="00A17A95">
        <w:rPr>
          <w:rFonts w:ascii="Cambria" w:eastAsiaTheme="minorHAnsi" w:hAnsi="Cambria" w:cs="TTE2275120t00"/>
          <w:sz w:val="24"/>
          <w:szCs w:val="24"/>
        </w:rPr>
        <w:t>Microsoft Excel for credit life administration</w:t>
      </w:r>
    </w:p>
    <w:p w:rsidR="00FA052A" w:rsidRPr="00A17A95" w:rsidRDefault="00FA052A" w:rsidP="00E259CB">
      <w:pPr>
        <w:pStyle w:val="ListParagraph"/>
        <w:numPr>
          <w:ilvl w:val="0"/>
          <w:numId w:val="16"/>
        </w:numPr>
        <w:autoSpaceDE w:val="0"/>
        <w:autoSpaceDN w:val="0"/>
        <w:adjustRightInd w:val="0"/>
        <w:spacing w:after="0"/>
        <w:rPr>
          <w:rFonts w:ascii="Cambria" w:eastAsiaTheme="minorHAnsi" w:hAnsi="Cambria" w:cs="TTE2275120t00"/>
          <w:sz w:val="24"/>
          <w:szCs w:val="24"/>
        </w:rPr>
      </w:pPr>
      <w:r w:rsidRPr="00A17A95">
        <w:rPr>
          <w:rFonts w:ascii="Cambria" w:eastAsiaTheme="minorHAnsi" w:hAnsi="Cambria" w:cs="TTE2275120t00"/>
          <w:sz w:val="24"/>
          <w:szCs w:val="24"/>
        </w:rPr>
        <w:t>In-house built system for policy administration – based on PHP/MySQL</w:t>
      </w:r>
    </w:p>
    <w:p w:rsidR="00FA052A" w:rsidRPr="00A17A95" w:rsidRDefault="00FA052A" w:rsidP="00E259CB">
      <w:pPr>
        <w:pStyle w:val="ListParagraph"/>
        <w:numPr>
          <w:ilvl w:val="0"/>
          <w:numId w:val="16"/>
        </w:numPr>
        <w:autoSpaceDE w:val="0"/>
        <w:autoSpaceDN w:val="0"/>
        <w:adjustRightInd w:val="0"/>
        <w:spacing w:after="0"/>
        <w:rPr>
          <w:rFonts w:ascii="Cambria" w:eastAsiaTheme="minorHAnsi" w:hAnsi="Cambria" w:cs="TTE2275120t00"/>
          <w:sz w:val="24"/>
          <w:szCs w:val="24"/>
        </w:rPr>
      </w:pPr>
      <w:r w:rsidRPr="00A17A95">
        <w:rPr>
          <w:rFonts w:ascii="Cambria" w:eastAsiaTheme="minorHAnsi" w:hAnsi="Cambria" w:cs="TTE2275120t00"/>
          <w:sz w:val="24"/>
          <w:szCs w:val="24"/>
        </w:rPr>
        <w:t>Tally for accounting &amp; finance</w:t>
      </w:r>
    </w:p>
    <w:p w:rsidR="00FA052A" w:rsidRPr="00A17A95" w:rsidRDefault="00FA052A" w:rsidP="00FD3A51">
      <w:pPr>
        <w:autoSpaceDE w:val="0"/>
        <w:autoSpaceDN w:val="0"/>
        <w:adjustRightInd w:val="0"/>
        <w:spacing w:line="276" w:lineRule="auto"/>
        <w:rPr>
          <w:rFonts w:ascii="Cambria" w:eastAsiaTheme="minorHAnsi" w:hAnsi="Cambria" w:cs="TTE2275120t00"/>
        </w:rPr>
      </w:pPr>
      <w:r w:rsidRPr="00A17A95">
        <w:rPr>
          <w:rFonts w:ascii="Cambria" w:eastAsiaTheme="minorHAnsi" w:hAnsi="Cambria" w:cs="TTE2275120t00"/>
        </w:rPr>
        <w:t>None of the above applications are integrated to each other and are currently operating on a stand-alone basis. Currently there are approximately 10 concurrent users of the legacy systems but which number is expected to grow over 150 users in the next five years. Also, clients and agents of Express Life may be allowed to access portions of the system.</w:t>
      </w:r>
    </w:p>
    <w:p w:rsidR="00FA052A" w:rsidRPr="00A17A95" w:rsidRDefault="00FA052A" w:rsidP="00FD3A51">
      <w:pPr>
        <w:autoSpaceDE w:val="0"/>
        <w:autoSpaceDN w:val="0"/>
        <w:adjustRightInd w:val="0"/>
        <w:spacing w:line="276" w:lineRule="auto"/>
        <w:rPr>
          <w:rFonts w:ascii="Cambria" w:eastAsiaTheme="minorHAnsi" w:hAnsi="Cambria" w:cs="TTE2275120t00"/>
        </w:rPr>
      </w:pPr>
    </w:p>
    <w:p w:rsidR="00FA052A" w:rsidRPr="00A17A95" w:rsidRDefault="00FA052A" w:rsidP="00FD3A51">
      <w:pPr>
        <w:autoSpaceDE w:val="0"/>
        <w:autoSpaceDN w:val="0"/>
        <w:adjustRightInd w:val="0"/>
        <w:spacing w:line="276" w:lineRule="auto"/>
        <w:rPr>
          <w:rFonts w:ascii="Cambria" w:eastAsiaTheme="minorHAnsi" w:hAnsi="Cambria" w:cs="TTE2275120t00"/>
        </w:rPr>
      </w:pPr>
      <w:r w:rsidRPr="00A17A95">
        <w:rPr>
          <w:rFonts w:ascii="Cambria" w:eastAsiaTheme="minorHAnsi" w:hAnsi="Cambria" w:cs="TTE2275120t00"/>
        </w:rPr>
        <w:t>There are currently about 10,000 existing active individual life policies.</w:t>
      </w:r>
    </w:p>
    <w:p w:rsidR="00FA052A" w:rsidRPr="00A17A95" w:rsidRDefault="00FA052A" w:rsidP="00FD3A51">
      <w:pPr>
        <w:autoSpaceDE w:val="0"/>
        <w:autoSpaceDN w:val="0"/>
        <w:adjustRightInd w:val="0"/>
        <w:spacing w:line="276" w:lineRule="auto"/>
        <w:rPr>
          <w:rFonts w:ascii="Cambria" w:eastAsiaTheme="minorHAnsi" w:hAnsi="Cambria" w:cs="TTE2275120t00"/>
        </w:rPr>
      </w:pPr>
    </w:p>
    <w:p w:rsidR="00FA052A" w:rsidRPr="00A17A95" w:rsidRDefault="00FA052A" w:rsidP="00FD3A51">
      <w:pPr>
        <w:autoSpaceDE w:val="0"/>
        <w:autoSpaceDN w:val="0"/>
        <w:adjustRightInd w:val="0"/>
        <w:spacing w:line="276" w:lineRule="auto"/>
        <w:rPr>
          <w:rFonts w:ascii="Cambria" w:eastAsiaTheme="minorHAnsi" w:hAnsi="Cambria" w:cs="TTE2275120t00"/>
        </w:rPr>
      </w:pPr>
      <w:r w:rsidRPr="00A17A95">
        <w:rPr>
          <w:rFonts w:ascii="Cambria" w:eastAsiaTheme="minorHAnsi" w:hAnsi="Cambria" w:cs="TTE2275120t00"/>
        </w:rPr>
        <w:t>There are no group and credit life schemes underwritten by Express Life.</w:t>
      </w:r>
    </w:p>
    <w:p w:rsidR="00FA052A" w:rsidRPr="00A17A95" w:rsidRDefault="00FA052A" w:rsidP="00FD3A51">
      <w:pPr>
        <w:autoSpaceDE w:val="0"/>
        <w:autoSpaceDN w:val="0"/>
        <w:adjustRightInd w:val="0"/>
        <w:spacing w:line="276" w:lineRule="auto"/>
        <w:rPr>
          <w:rFonts w:ascii="Cambria" w:eastAsiaTheme="minorHAnsi" w:hAnsi="Cambria" w:cs="TTE2275120t00"/>
        </w:rPr>
      </w:pPr>
    </w:p>
    <w:p w:rsidR="00FA052A" w:rsidRPr="00A17A95" w:rsidRDefault="00FA052A" w:rsidP="00FD3A51">
      <w:pPr>
        <w:autoSpaceDE w:val="0"/>
        <w:autoSpaceDN w:val="0"/>
        <w:adjustRightInd w:val="0"/>
        <w:spacing w:line="276" w:lineRule="auto"/>
        <w:rPr>
          <w:rFonts w:ascii="Cambria" w:eastAsiaTheme="minorHAnsi" w:hAnsi="Cambria" w:cs="TTE2275120t00"/>
        </w:rPr>
      </w:pPr>
      <w:r w:rsidRPr="00A17A95">
        <w:rPr>
          <w:rFonts w:ascii="Cambria" w:eastAsiaTheme="minorHAnsi" w:hAnsi="Cambria" w:cs="TTE2275120t00"/>
        </w:rPr>
        <w:t>Our desktops computers are running on Windows XP/Vista/7 operating systems.</w:t>
      </w:r>
    </w:p>
    <w:p w:rsidR="00FA052A" w:rsidRPr="00A17A95" w:rsidRDefault="00FA052A" w:rsidP="00FD3A51">
      <w:pPr>
        <w:autoSpaceDE w:val="0"/>
        <w:autoSpaceDN w:val="0"/>
        <w:adjustRightInd w:val="0"/>
        <w:spacing w:line="276" w:lineRule="auto"/>
        <w:rPr>
          <w:rFonts w:ascii="Cambria" w:eastAsiaTheme="minorHAnsi" w:hAnsi="Cambria" w:cs="TTE2275120t00"/>
        </w:rPr>
      </w:pPr>
      <w:r w:rsidRPr="00A17A95">
        <w:rPr>
          <w:rFonts w:ascii="Cambria" w:eastAsiaTheme="minorHAnsi" w:hAnsi="Cambria" w:cs="TTE2275120t00"/>
        </w:rPr>
        <w:t>The existing IT infrastructure and platform environment features are as follows:</w:t>
      </w:r>
    </w:p>
    <w:p w:rsidR="00FA052A" w:rsidRPr="00A17A95" w:rsidRDefault="00FA052A" w:rsidP="00E259CB">
      <w:pPr>
        <w:pStyle w:val="ListParagraph"/>
        <w:numPr>
          <w:ilvl w:val="0"/>
          <w:numId w:val="17"/>
        </w:numPr>
        <w:autoSpaceDE w:val="0"/>
        <w:autoSpaceDN w:val="0"/>
        <w:adjustRightInd w:val="0"/>
        <w:spacing w:after="0"/>
        <w:rPr>
          <w:rFonts w:ascii="Cambria" w:eastAsiaTheme="minorHAnsi" w:hAnsi="Cambria" w:cs="TTE2275120t00"/>
        </w:rPr>
      </w:pPr>
      <w:r w:rsidRPr="00A17A95">
        <w:rPr>
          <w:rFonts w:ascii="Cambria" w:eastAsiaTheme="minorHAnsi" w:hAnsi="Cambria" w:cs="TTE2275120t00"/>
        </w:rPr>
        <w:lastRenderedPageBreak/>
        <w:t>Windows 2008 Server</w:t>
      </w:r>
    </w:p>
    <w:p w:rsidR="00FA052A" w:rsidRPr="00A17A95" w:rsidRDefault="00FA052A" w:rsidP="00E259CB">
      <w:pPr>
        <w:pStyle w:val="ListParagraph"/>
        <w:numPr>
          <w:ilvl w:val="0"/>
          <w:numId w:val="17"/>
        </w:numPr>
        <w:autoSpaceDE w:val="0"/>
        <w:autoSpaceDN w:val="0"/>
        <w:adjustRightInd w:val="0"/>
        <w:spacing w:after="0"/>
        <w:rPr>
          <w:rFonts w:ascii="Cambria" w:eastAsiaTheme="minorHAnsi" w:hAnsi="Cambria" w:cs="TTE2275120t00"/>
        </w:rPr>
      </w:pPr>
      <w:r w:rsidRPr="00A17A95">
        <w:rPr>
          <w:rFonts w:ascii="Cambria" w:eastAsiaTheme="minorHAnsi" w:hAnsi="Cambria" w:cs="TTE2275120t00"/>
        </w:rPr>
        <w:t>Local Area Network in all branches</w:t>
      </w:r>
    </w:p>
    <w:p w:rsidR="00FA052A" w:rsidRPr="00A17A95" w:rsidRDefault="00FA052A" w:rsidP="00E259CB">
      <w:pPr>
        <w:pStyle w:val="ListParagraph"/>
        <w:numPr>
          <w:ilvl w:val="0"/>
          <w:numId w:val="17"/>
        </w:numPr>
        <w:spacing w:after="0"/>
        <w:rPr>
          <w:rFonts w:ascii="Cambria" w:hAnsi="Cambria"/>
        </w:rPr>
      </w:pPr>
      <w:r w:rsidRPr="00A17A95">
        <w:rPr>
          <w:rFonts w:ascii="Cambria" w:eastAsiaTheme="minorHAnsi" w:hAnsi="Cambria" w:cs="TTE2275120t00"/>
        </w:rPr>
        <w:t>Wide Area Network is still being deployed</w:t>
      </w:r>
    </w:p>
    <w:p w:rsidR="0050013C" w:rsidRPr="00A17A95" w:rsidRDefault="0050013C" w:rsidP="008C138E">
      <w:pPr>
        <w:pStyle w:val="Heading1"/>
        <w:rPr>
          <w:rFonts w:ascii="Cambria" w:hAnsi="Cambria"/>
          <w:i/>
        </w:rPr>
      </w:pPr>
      <w:bookmarkStart w:id="70" w:name="_Toc350766573"/>
      <w:bookmarkStart w:id="71" w:name="_Toc371586296"/>
      <w:r w:rsidRPr="00A17A95">
        <w:rPr>
          <w:rFonts w:ascii="Cambria" w:hAnsi="Cambria"/>
        </w:rPr>
        <w:t>Products</w:t>
      </w:r>
      <w:bookmarkEnd w:id="70"/>
      <w:bookmarkEnd w:id="71"/>
    </w:p>
    <w:p w:rsidR="0050013C" w:rsidRPr="00A17A95" w:rsidRDefault="0050013C" w:rsidP="00092462">
      <w:pPr>
        <w:autoSpaceDE w:val="0"/>
        <w:autoSpaceDN w:val="0"/>
        <w:adjustRightInd w:val="0"/>
        <w:spacing w:line="360" w:lineRule="auto"/>
        <w:rPr>
          <w:rFonts w:ascii="Cambria" w:hAnsi="Cambria"/>
        </w:rPr>
      </w:pPr>
      <w:r w:rsidRPr="00A17A95">
        <w:rPr>
          <w:rFonts w:ascii="Cambria" w:eastAsiaTheme="minorHAnsi" w:hAnsi="Cambria" w:cs="ArialMT"/>
        </w:rPr>
        <w:t xml:space="preserve">Express Life currently has two products - </w:t>
      </w:r>
      <w:r w:rsidRPr="00A17A95">
        <w:rPr>
          <w:rFonts w:ascii="Cambria" w:eastAsiaTheme="minorHAnsi" w:hAnsi="Cambria" w:cs="Helvetica-Oblique"/>
          <w:i/>
          <w:iCs/>
        </w:rPr>
        <w:t xml:space="preserve">Farewell Plan </w:t>
      </w:r>
      <w:r w:rsidRPr="00A17A95">
        <w:rPr>
          <w:rFonts w:ascii="Cambria" w:eastAsiaTheme="minorHAnsi" w:hAnsi="Cambria" w:cs="ArialMT"/>
        </w:rPr>
        <w:t xml:space="preserve">and </w:t>
      </w:r>
      <w:r w:rsidRPr="00A17A95">
        <w:rPr>
          <w:rFonts w:ascii="Cambria" w:eastAsiaTheme="minorHAnsi" w:hAnsi="Cambria" w:cs="Helvetica-Oblique"/>
          <w:i/>
          <w:iCs/>
        </w:rPr>
        <w:t>Education Support Plan</w:t>
      </w:r>
      <w:r w:rsidRPr="00A17A95">
        <w:rPr>
          <w:rFonts w:ascii="Cambria" w:eastAsiaTheme="minorHAnsi" w:hAnsi="Cambria" w:cs="ArialMT"/>
        </w:rPr>
        <w:t>. The old ‘</w:t>
      </w:r>
      <w:r w:rsidRPr="00A17A95">
        <w:rPr>
          <w:rFonts w:ascii="Cambria" w:eastAsiaTheme="minorHAnsi" w:hAnsi="Cambria" w:cs="Helvetica-Oblique"/>
          <w:i/>
          <w:iCs/>
        </w:rPr>
        <w:t>Multi-purpose Savings Plan’</w:t>
      </w:r>
      <w:r w:rsidR="00FC3F9B" w:rsidRPr="00A17A95">
        <w:rPr>
          <w:rFonts w:ascii="Cambria" w:eastAsiaTheme="minorHAnsi" w:hAnsi="Cambria" w:cs="Helvetica-Oblique"/>
          <w:i/>
          <w:iCs/>
        </w:rPr>
        <w:t xml:space="preserve">, </w:t>
      </w:r>
      <w:r w:rsidR="00923A43" w:rsidRPr="00A17A95">
        <w:rPr>
          <w:rFonts w:ascii="Cambria" w:eastAsiaTheme="minorHAnsi" w:hAnsi="Cambria" w:cs="Helvetica-Oblique"/>
          <w:i/>
          <w:iCs/>
        </w:rPr>
        <w:t xml:space="preserve">Multipurpose Financial Plan, </w:t>
      </w:r>
      <w:r w:rsidR="00FC3F9B" w:rsidRPr="00A17A95">
        <w:rPr>
          <w:rFonts w:ascii="Cambria" w:eastAsiaTheme="minorHAnsi" w:hAnsi="Cambria" w:cs="Helvetica-Oblique"/>
          <w:i/>
          <w:iCs/>
        </w:rPr>
        <w:t>E</w:t>
      </w:r>
      <w:r w:rsidR="00040051" w:rsidRPr="00A17A95">
        <w:rPr>
          <w:rFonts w:ascii="Cambria" w:eastAsiaTheme="minorHAnsi" w:hAnsi="Cambria" w:cs="Helvetica-Oblique"/>
          <w:i/>
          <w:iCs/>
        </w:rPr>
        <w:t>xpress F</w:t>
      </w:r>
      <w:r w:rsidR="00FC3F9B" w:rsidRPr="00A17A95">
        <w:rPr>
          <w:rFonts w:ascii="Cambria" w:eastAsiaTheme="minorHAnsi" w:hAnsi="Cambria" w:cs="Helvetica-Oblique"/>
          <w:i/>
          <w:iCs/>
        </w:rPr>
        <w:t xml:space="preserve">amily Protection Plan </w:t>
      </w:r>
      <w:r w:rsidR="006C2E08" w:rsidRPr="00A17A95">
        <w:rPr>
          <w:rFonts w:ascii="Cambria" w:eastAsiaTheme="minorHAnsi" w:hAnsi="Cambria" w:cs="Helvetica-Oblique"/>
          <w:i/>
          <w:iCs/>
        </w:rPr>
        <w:t xml:space="preserve">and ‘Express </w:t>
      </w:r>
      <w:r w:rsidR="00996979" w:rsidRPr="00A17A95">
        <w:rPr>
          <w:rFonts w:ascii="Cambria" w:eastAsiaTheme="minorHAnsi" w:hAnsi="Cambria" w:cs="Helvetica-Oblique"/>
          <w:i/>
          <w:iCs/>
        </w:rPr>
        <w:t xml:space="preserve">Personal </w:t>
      </w:r>
      <w:r w:rsidR="006C2E08" w:rsidRPr="00A17A95">
        <w:rPr>
          <w:rFonts w:ascii="Cambria" w:eastAsiaTheme="minorHAnsi" w:hAnsi="Cambria" w:cs="Helvetica-Oblique"/>
          <w:i/>
          <w:iCs/>
        </w:rPr>
        <w:t>Pension Plan’</w:t>
      </w:r>
      <w:r w:rsidR="00CC4760" w:rsidRPr="00A17A95">
        <w:rPr>
          <w:rFonts w:ascii="Cambria" w:eastAsiaTheme="minorHAnsi" w:hAnsi="Cambria" w:cs="Helvetica-Oblique"/>
          <w:i/>
          <w:iCs/>
        </w:rPr>
        <w:t>has</w:t>
      </w:r>
      <w:r w:rsidR="00FC3F9B" w:rsidRPr="00A17A95">
        <w:rPr>
          <w:rFonts w:ascii="Cambria" w:eastAsiaTheme="minorHAnsi" w:hAnsi="Cambria" w:cs="Helvetica-Oblique"/>
          <w:i/>
          <w:iCs/>
        </w:rPr>
        <w:t xml:space="preserve">been closed to new </w:t>
      </w:r>
      <w:r w:rsidR="00CC4760" w:rsidRPr="00A17A95">
        <w:rPr>
          <w:rFonts w:ascii="Cambria" w:eastAsiaTheme="minorHAnsi" w:hAnsi="Cambria" w:cs="Helvetica-Oblique"/>
          <w:i/>
          <w:iCs/>
        </w:rPr>
        <w:t>business</w:t>
      </w:r>
      <w:r w:rsidRPr="00A17A95">
        <w:rPr>
          <w:rFonts w:ascii="Cambria" w:eastAsiaTheme="minorHAnsi" w:hAnsi="Cambria" w:cs="ArialMT"/>
        </w:rPr>
        <w:t>.</w:t>
      </w:r>
      <w:r w:rsidR="00FC3F9B" w:rsidRPr="00A17A95">
        <w:rPr>
          <w:rFonts w:ascii="Cambria" w:eastAsiaTheme="minorHAnsi" w:hAnsi="Cambria" w:cs="ArialMT"/>
        </w:rPr>
        <w:t xml:space="preserve"> However we have a</w:t>
      </w:r>
      <w:r w:rsidR="00CC4760" w:rsidRPr="00A17A95">
        <w:rPr>
          <w:rFonts w:ascii="Cambria" w:eastAsiaTheme="minorHAnsi" w:hAnsi="Cambria" w:cs="ArialMT"/>
        </w:rPr>
        <w:t xml:space="preserve"> file size of </w:t>
      </w:r>
      <w:r w:rsidR="00BF5820" w:rsidRPr="00A17A95">
        <w:rPr>
          <w:rFonts w:ascii="Cambria" w:eastAsiaTheme="minorHAnsi" w:hAnsi="Cambria" w:cs="ArialMT"/>
        </w:rPr>
        <w:t>about</w:t>
      </w:r>
      <w:r w:rsidR="00FC3F9B" w:rsidRPr="00A17A95">
        <w:rPr>
          <w:rFonts w:ascii="Cambria" w:eastAsiaTheme="minorHAnsi" w:hAnsi="Cambria" w:cs="ArialMT"/>
        </w:rPr>
        <w:t xml:space="preserve">7000 active policies to </w:t>
      </w:r>
      <w:r w:rsidR="00996979" w:rsidRPr="00A17A95">
        <w:rPr>
          <w:rFonts w:ascii="Cambria" w:eastAsiaTheme="minorHAnsi" w:hAnsi="Cambria" w:cs="ArialMT"/>
        </w:rPr>
        <w:t>manage</w:t>
      </w:r>
      <w:r w:rsidR="00CC4760" w:rsidRPr="00A17A95">
        <w:rPr>
          <w:rFonts w:ascii="Cambria" w:eastAsiaTheme="minorHAnsi" w:hAnsi="Cambria" w:cs="ArialMT"/>
        </w:rPr>
        <w:t>.</w:t>
      </w:r>
    </w:p>
    <w:p w:rsidR="0050013C" w:rsidRPr="00A17A95" w:rsidRDefault="0050013C" w:rsidP="0050013C">
      <w:pPr>
        <w:jc w:val="both"/>
        <w:rPr>
          <w:rFonts w:ascii="Cambria" w:hAnsi="Cambria"/>
        </w:rPr>
      </w:pPr>
    </w:p>
    <w:p w:rsidR="0050013C" w:rsidRPr="00A17A95" w:rsidRDefault="0050013C" w:rsidP="00FD3A51">
      <w:pPr>
        <w:spacing w:line="276" w:lineRule="auto"/>
        <w:jc w:val="both"/>
        <w:rPr>
          <w:rFonts w:ascii="Cambria" w:hAnsi="Cambria"/>
        </w:rPr>
      </w:pPr>
      <w:r w:rsidRPr="00A17A95">
        <w:rPr>
          <w:rFonts w:ascii="Cambria" w:hAnsi="Cambria"/>
        </w:rPr>
        <w:t>The products covered in this document are:-</w:t>
      </w:r>
    </w:p>
    <w:p w:rsidR="0050013C" w:rsidRPr="00A17A95" w:rsidRDefault="0050013C" w:rsidP="0050013C">
      <w:pPr>
        <w:pStyle w:val="NoSpacing"/>
        <w:numPr>
          <w:ilvl w:val="0"/>
          <w:numId w:val="3"/>
        </w:numPr>
        <w:rPr>
          <w:rFonts w:ascii="Cambria" w:hAnsi="Cambria"/>
          <w:sz w:val="24"/>
          <w:szCs w:val="24"/>
        </w:rPr>
      </w:pPr>
      <w:r w:rsidRPr="00A17A95">
        <w:rPr>
          <w:rFonts w:ascii="Cambria" w:hAnsi="Cambria"/>
          <w:sz w:val="24"/>
          <w:szCs w:val="24"/>
        </w:rPr>
        <w:t>Education Support Plan</w:t>
      </w:r>
    </w:p>
    <w:p w:rsidR="0050013C" w:rsidRPr="00A17A95" w:rsidRDefault="0050013C" w:rsidP="0050013C">
      <w:pPr>
        <w:pStyle w:val="NoSpacing"/>
        <w:numPr>
          <w:ilvl w:val="0"/>
          <w:numId w:val="3"/>
        </w:numPr>
        <w:rPr>
          <w:rFonts w:ascii="Cambria" w:hAnsi="Cambria"/>
          <w:sz w:val="24"/>
          <w:szCs w:val="24"/>
        </w:rPr>
      </w:pPr>
      <w:r w:rsidRPr="00A17A95">
        <w:rPr>
          <w:rFonts w:ascii="Cambria" w:hAnsi="Cambria"/>
          <w:sz w:val="24"/>
          <w:szCs w:val="24"/>
        </w:rPr>
        <w:t>Farewell Plan</w:t>
      </w:r>
    </w:p>
    <w:p w:rsidR="0050013C" w:rsidRPr="00A17A95" w:rsidRDefault="0050013C" w:rsidP="0050013C">
      <w:pPr>
        <w:pStyle w:val="NoSpacing"/>
        <w:numPr>
          <w:ilvl w:val="0"/>
          <w:numId w:val="3"/>
        </w:numPr>
        <w:rPr>
          <w:rFonts w:ascii="Cambria" w:hAnsi="Cambria"/>
          <w:sz w:val="24"/>
          <w:szCs w:val="24"/>
        </w:rPr>
      </w:pPr>
      <w:r w:rsidRPr="00A17A95">
        <w:rPr>
          <w:rFonts w:ascii="Cambria" w:hAnsi="Cambria"/>
          <w:sz w:val="24"/>
          <w:szCs w:val="24"/>
        </w:rPr>
        <w:t>Multipurpose Savings Plan</w:t>
      </w:r>
    </w:p>
    <w:p w:rsidR="00923A43" w:rsidRPr="00A17A95" w:rsidRDefault="00923A43" w:rsidP="0050013C">
      <w:pPr>
        <w:pStyle w:val="NoSpacing"/>
        <w:numPr>
          <w:ilvl w:val="0"/>
          <w:numId w:val="3"/>
        </w:numPr>
        <w:rPr>
          <w:rFonts w:ascii="Cambria" w:hAnsi="Cambria"/>
          <w:sz w:val="24"/>
          <w:szCs w:val="24"/>
        </w:rPr>
      </w:pPr>
      <w:r w:rsidRPr="00A17A95">
        <w:rPr>
          <w:rFonts w:ascii="Cambria" w:hAnsi="Cambria"/>
          <w:sz w:val="24"/>
          <w:szCs w:val="24"/>
        </w:rPr>
        <w:t>Multipurpose Financial Plan</w:t>
      </w:r>
    </w:p>
    <w:p w:rsidR="006C2E08" w:rsidRPr="00A17A95" w:rsidRDefault="00996979" w:rsidP="0050013C">
      <w:pPr>
        <w:pStyle w:val="NoSpacing"/>
        <w:numPr>
          <w:ilvl w:val="0"/>
          <w:numId w:val="3"/>
        </w:numPr>
        <w:rPr>
          <w:rFonts w:ascii="Cambria" w:hAnsi="Cambria"/>
          <w:sz w:val="24"/>
          <w:szCs w:val="24"/>
        </w:rPr>
      </w:pPr>
      <w:r w:rsidRPr="00A17A95">
        <w:rPr>
          <w:rFonts w:ascii="Cambria" w:hAnsi="Cambria"/>
          <w:sz w:val="24"/>
          <w:szCs w:val="24"/>
        </w:rPr>
        <w:t>Personal</w:t>
      </w:r>
      <w:r w:rsidR="006C2E08" w:rsidRPr="00A17A95">
        <w:rPr>
          <w:rFonts w:ascii="Cambria" w:hAnsi="Cambria"/>
          <w:sz w:val="24"/>
          <w:szCs w:val="24"/>
        </w:rPr>
        <w:t xml:space="preserve"> Pension Plan</w:t>
      </w:r>
    </w:p>
    <w:p w:rsidR="00040051" w:rsidRPr="00A17A95" w:rsidRDefault="00040051" w:rsidP="0050013C">
      <w:pPr>
        <w:pStyle w:val="NoSpacing"/>
        <w:numPr>
          <w:ilvl w:val="0"/>
          <w:numId w:val="3"/>
        </w:numPr>
        <w:rPr>
          <w:rFonts w:ascii="Cambria" w:hAnsi="Cambria"/>
          <w:sz w:val="24"/>
          <w:szCs w:val="24"/>
        </w:rPr>
      </w:pPr>
      <w:r w:rsidRPr="00A17A95">
        <w:rPr>
          <w:rFonts w:ascii="Cambria" w:hAnsi="Cambria"/>
          <w:sz w:val="24"/>
          <w:szCs w:val="24"/>
        </w:rPr>
        <w:t>Family Protection Plan</w:t>
      </w:r>
    </w:p>
    <w:p w:rsidR="0050013C" w:rsidRPr="00A17A95" w:rsidRDefault="0050013C" w:rsidP="0050013C">
      <w:pPr>
        <w:pStyle w:val="NoSpacing"/>
        <w:rPr>
          <w:rFonts w:ascii="Cambria" w:hAnsi="Cambria"/>
        </w:rPr>
      </w:pPr>
    </w:p>
    <w:p w:rsidR="0050013C" w:rsidRPr="00A17A95" w:rsidRDefault="00BC5DE5" w:rsidP="008C138E">
      <w:pPr>
        <w:pStyle w:val="Heading2"/>
        <w:rPr>
          <w:rFonts w:ascii="Cambria" w:hAnsi="Cambria"/>
          <w:i/>
        </w:rPr>
      </w:pPr>
      <w:bookmarkStart w:id="72" w:name="_Toc350766574"/>
      <w:bookmarkStart w:id="73" w:name="_Toc371586297"/>
      <w:r w:rsidRPr="00A17A95">
        <w:rPr>
          <w:rFonts w:ascii="Cambria" w:hAnsi="Cambria"/>
        </w:rPr>
        <w:t>Education Support</w:t>
      </w:r>
      <w:r w:rsidR="0050013C" w:rsidRPr="00A17A95">
        <w:rPr>
          <w:rFonts w:ascii="Cambria" w:hAnsi="Cambria"/>
        </w:rPr>
        <w:t xml:space="preserve"> Plan</w:t>
      </w:r>
      <w:bookmarkEnd w:id="72"/>
      <w:bookmarkEnd w:id="73"/>
    </w:p>
    <w:p w:rsidR="0050013C" w:rsidRPr="00A17A95" w:rsidRDefault="0050013C" w:rsidP="008C138E">
      <w:pPr>
        <w:pStyle w:val="Heading3"/>
        <w:rPr>
          <w:rFonts w:ascii="Cambria" w:hAnsi="Cambria"/>
          <w:i/>
        </w:rPr>
      </w:pPr>
      <w:bookmarkStart w:id="74" w:name="_Toc350766575"/>
      <w:bookmarkStart w:id="75" w:name="_Toc371586298"/>
      <w:r w:rsidRPr="00A17A95">
        <w:rPr>
          <w:rFonts w:ascii="Cambria" w:hAnsi="Cambria"/>
        </w:rPr>
        <w:t>Product Summary</w:t>
      </w:r>
      <w:bookmarkEnd w:id="74"/>
      <w:bookmarkEnd w:id="75"/>
    </w:p>
    <w:p w:rsidR="0050013C" w:rsidRPr="00A17A95" w:rsidRDefault="007A1945" w:rsidP="00FD3A51">
      <w:pPr>
        <w:spacing w:line="276" w:lineRule="auto"/>
        <w:jc w:val="both"/>
        <w:rPr>
          <w:rFonts w:ascii="Cambria" w:hAnsi="Cambria"/>
        </w:rPr>
      </w:pPr>
      <w:r w:rsidRPr="00A17A95">
        <w:rPr>
          <w:rFonts w:ascii="Cambria" w:hAnsi="Cambria"/>
        </w:rPr>
        <w:t>The E</w:t>
      </w:r>
      <w:r w:rsidR="002825CF" w:rsidRPr="00A17A95">
        <w:rPr>
          <w:rFonts w:ascii="Cambria" w:hAnsi="Cambria"/>
        </w:rPr>
        <w:t xml:space="preserve">ducation support plan is an investment policy with </w:t>
      </w:r>
      <w:r w:rsidR="004E2AC4" w:rsidRPr="00A17A95">
        <w:rPr>
          <w:rFonts w:ascii="Cambria" w:hAnsi="Cambria"/>
        </w:rPr>
        <w:t xml:space="preserve">a waiver of premium benefit on </w:t>
      </w:r>
      <w:r w:rsidR="009E2774" w:rsidRPr="00A17A95">
        <w:rPr>
          <w:rFonts w:ascii="Cambria" w:hAnsi="Cambria"/>
        </w:rPr>
        <w:t xml:space="preserve">the death or disability of the policyholder. </w:t>
      </w:r>
      <w:r w:rsidR="00BB5A55" w:rsidRPr="00A17A95">
        <w:rPr>
          <w:rFonts w:ascii="Cambria" w:hAnsi="Cambria"/>
        </w:rPr>
        <w:t>N</w:t>
      </w:r>
      <w:r w:rsidR="00270E8A" w:rsidRPr="00A17A95">
        <w:rPr>
          <w:rFonts w:ascii="Cambria" w:hAnsi="Cambria"/>
        </w:rPr>
        <w:t>olifecover</w:t>
      </w:r>
      <w:r w:rsidR="00BB5A55" w:rsidRPr="00A17A95">
        <w:rPr>
          <w:rFonts w:ascii="Cambria" w:hAnsi="Cambria"/>
        </w:rPr>
        <w:t xml:space="preserve"> is </w:t>
      </w:r>
      <w:r w:rsidR="002825CF" w:rsidRPr="00A17A95">
        <w:rPr>
          <w:rFonts w:ascii="Cambria" w:hAnsi="Cambria"/>
        </w:rPr>
        <w:t>embedded in it</w:t>
      </w:r>
    </w:p>
    <w:p w:rsidR="0050013C" w:rsidRPr="00A17A95" w:rsidRDefault="0050013C" w:rsidP="00FD3A51">
      <w:pPr>
        <w:spacing w:line="276" w:lineRule="auto"/>
        <w:jc w:val="both"/>
        <w:rPr>
          <w:rFonts w:ascii="Cambria" w:hAnsi="Cambria"/>
        </w:rPr>
      </w:pPr>
    </w:p>
    <w:p w:rsidR="0050013C" w:rsidRPr="00A17A95" w:rsidRDefault="00BC5DE5" w:rsidP="00FD3A51">
      <w:pPr>
        <w:spacing w:line="276" w:lineRule="auto"/>
        <w:jc w:val="both"/>
        <w:rPr>
          <w:rFonts w:ascii="Cambria" w:hAnsi="Cambria"/>
        </w:rPr>
      </w:pPr>
      <w:r w:rsidRPr="00A17A95">
        <w:rPr>
          <w:rFonts w:ascii="Cambria" w:hAnsi="Cambria"/>
        </w:rPr>
        <w:t>The product parameters are</w:t>
      </w:r>
    </w:p>
    <w:p w:rsidR="0050013C" w:rsidRPr="00A17A95" w:rsidRDefault="0050013C" w:rsidP="00FD3A51">
      <w:pPr>
        <w:spacing w:line="276" w:lineRule="auto"/>
        <w:jc w:val="both"/>
        <w:rPr>
          <w:rFonts w:ascii="Cambria" w:hAnsi="Cambria"/>
        </w:rPr>
      </w:pPr>
    </w:p>
    <w:p w:rsidR="0050013C" w:rsidRPr="00A17A95" w:rsidRDefault="00BC5DE5" w:rsidP="00FD3A51">
      <w:pPr>
        <w:numPr>
          <w:ilvl w:val="0"/>
          <w:numId w:val="2"/>
        </w:numPr>
        <w:tabs>
          <w:tab w:val="clear" w:pos="360"/>
          <w:tab w:val="num" w:pos="720"/>
        </w:tabs>
        <w:spacing w:line="276" w:lineRule="auto"/>
        <w:ind w:left="720"/>
        <w:jc w:val="both"/>
        <w:rPr>
          <w:rFonts w:ascii="Cambria" w:hAnsi="Cambria"/>
        </w:rPr>
      </w:pPr>
      <w:r w:rsidRPr="00A17A95">
        <w:rPr>
          <w:rFonts w:ascii="Cambria" w:hAnsi="Cambria"/>
        </w:rPr>
        <w:t xml:space="preserve">Term range of </w:t>
      </w:r>
      <w:r w:rsidR="0050013C" w:rsidRPr="00A17A95">
        <w:rPr>
          <w:rFonts w:ascii="Cambria" w:hAnsi="Cambria"/>
        </w:rPr>
        <w:t xml:space="preserve">: </w:t>
      </w:r>
      <w:r w:rsidR="00D94EC3" w:rsidRPr="00A17A95">
        <w:rPr>
          <w:rFonts w:ascii="Cambria" w:hAnsi="Cambria"/>
        </w:rPr>
        <w:t>8 to 25 years</w:t>
      </w:r>
      <w:r w:rsidR="00B03AEC" w:rsidRPr="00A17A95">
        <w:rPr>
          <w:rFonts w:ascii="Cambria" w:hAnsi="Cambria"/>
        </w:rPr>
        <w:t>-</w:t>
      </w:r>
      <w:r w:rsidR="000F1E49" w:rsidRPr="00A17A95">
        <w:rPr>
          <w:rFonts w:ascii="Cambria" w:hAnsi="Cambria"/>
        </w:rPr>
        <w:t xml:space="preserve"> Please bear in mind we want to be able to amend this ranges</w:t>
      </w:r>
    </w:p>
    <w:p w:rsidR="0050013C" w:rsidRPr="00A17A95" w:rsidRDefault="0050013C" w:rsidP="00FD3A51">
      <w:pPr>
        <w:numPr>
          <w:ilvl w:val="0"/>
          <w:numId w:val="2"/>
        </w:numPr>
        <w:tabs>
          <w:tab w:val="clear" w:pos="360"/>
          <w:tab w:val="num" w:pos="720"/>
        </w:tabs>
        <w:spacing w:line="276" w:lineRule="auto"/>
        <w:ind w:left="720"/>
        <w:jc w:val="both"/>
        <w:rPr>
          <w:rFonts w:ascii="Cambria" w:hAnsi="Cambria"/>
        </w:rPr>
      </w:pPr>
      <w:r w:rsidRPr="00A17A95">
        <w:rPr>
          <w:rFonts w:ascii="Cambria" w:hAnsi="Cambria"/>
        </w:rPr>
        <w:t xml:space="preserve">The minimum and maximum ages at entry are </w:t>
      </w:r>
      <w:r w:rsidR="00D94EC3" w:rsidRPr="00A17A95">
        <w:rPr>
          <w:rFonts w:ascii="Cambria" w:hAnsi="Cambria"/>
        </w:rPr>
        <w:t>18 years and 60 years</w:t>
      </w:r>
      <w:r w:rsidR="00B03AEC" w:rsidRPr="00A17A95">
        <w:rPr>
          <w:rFonts w:ascii="Cambria" w:hAnsi="Cambria"/>
        </w:rPr>
        <w:t>-</w:t>
      </w:r>
      <w:r w:rsidRPr="00A17A95">
        <w:rPr>
          <w:rFonts w:ascii="Cambria" w:hAnsi="Cambria"/>
        </w:rPr>
        <w:t>years respectively. The maximum maturity age will be</w:t>
      </w:r>
      <w:r w:rsidR="00D94EC3" w:rsidRPr="00A17A95">
        <w:rPr>
          <w:rFonts w:ascii="Cambria" w:hAnsi="Cambria"/>
        </w:rPr>
        <w:t xml:space="preserve"> 70</w:t>
      </w:r>
      <w:r w:rsidR="00B03AEC" w:rsidRPr="00A17A95">
        <w:rPr>
          <w:rFonts w:ascii="Cambria" w:hAnsi="Cambria"/>
        </w:rPr>
        <w:t>-</w:t>
      </w:r>
      <w:r w:rsidRPr="00A17A95">
        <w:rPr>
          <w:rFonts w:ascii="Cambria" w:hAnsi="Cambria"/>
        </w:rPr>
        <w:t>years</w:t>
      </w:r>
      <w:r w:rsidR="001C606A" w:rsidRPr="00A17A95">
        <w:rPr>
          <w:rFonts w:ascii="Cambria" w:hAnsi="Cambria"/>
        </w:rPr>
        <w:t xml:space="preserve">. </w:t>
      </w:r>
    </w:p>
    <w:p w:rsidR="0050013C" w:rsidRPr="00A17A95" w:rsidRDefault="002825CF" w:rsidP="00092462">
      <w:pPr>
        <w:numPr>
          <w:ilvl w:val="0"/>
          <w:numId w:val="2"/>
        </w:numPr>
        <w:tabs>
          <w:tab w:val="clear" w:pos="360"/>
          <w:tab w:val="num" w:pos="720"/>
        </w:tabs>
        <w:spacing w:line="360" w:lineRule="auto"/>
        <w:ind w:left="720"/>
        <w:jc w:val="both"/>
        <w:rPr>
          <w:rFonts w:ascii="Cambria" w:hAnsi="Cambria"/>
          <w:b/>
        </w:rPr>
      </w:pPr>
      <w:r w:rsidRPr="00A17A95">
        <w:rPr>
          <w:rFonts w:ascii="Cambria" w:hAnsi="Cambria"/>
        </w:rPr>
        <w:t xml:space="preserve">The minimum contribution towards the policy is </w:t>
      </w:r>
      <w:r w:rsidR="00B03AEC" w:rsidRPr="00A17A95">
        <w:rPr>
          <w:rFonts w:ascii="Cambria" w:hAnsi="Cambria"/>
        </w:rPr>
        <w:t>15 GHC-while maximum is 300GHC – Any amount between minimum and maximum</w:t>
      </w:r>
    </w:p>
    <w:p w:rsidR="008C138E" w:rsidRPr="00A17A95" w:rsidRDefault="008C138E" w:rsidP="00092462">
      <w:pPr>
        <w:numPr>
          <w:ilvl w:val="0"/>
          <w:numId w:val="2"/>
        </w:numPr>
        <w:tabs>
          <w:tab w:val="clear" w:pos="360"/>
          <w:tab w:val="num" w:pos="720"/>
        </w:tabs>
        <w:spacing w:line="360" w:lineRule="auto"/>
        <w:ind w:left="720"/>
        <w:jc w:val="both"/>
        <w:rPr>
          <w:rFonts w:ascii="Cambria" w:hAnsi="Cambria"/>
          <w:b/>
        </w:rPr>
      </w:pPr>
      <w:r w:rsidRPr="00A17A95">
        <w:rPr>
          <w:rFonts w:ascii="Cambria" w:hAnsi="Cambria"/>
        </w:rPr>
        <w:t>Premium is paid monthly</w:t>
      </w:r>
      <w:r w:rsidR="000F1E49" w:rsidRPr="00A17A95">
        <w:rPr>
          <w:rFonts w:ascii="Cambria" w:hAnsi="Cambria"/>
        </w:rPr>
        <w:t>, the payment frequency restricted to monthly</w:t>
      </w:r>
    </w:p>
    <w:p w:rsidR="002825CF" w:rsidRPr="00A17A95" w:rsidRDefault="002825CF" w:rsidP="00FD3A51">
      <w:pPr>
        <w:numPr>
          <w:ilvl w:val="0"/>
          <w:numId w:val="2"/>
        </w:numPr>
        <w:tabs>
          <w:tab w:val="clear" w:pos="360"/>
          <w:tab w:val="num" w:pos="720"/>
        </w:tabs>
        <w:spacing w:line="276" w:lineRule="auto"/>
        <w:ind w:left="720"/>
        <w:jc w:val="both"/>
        <w:rPr>
          <w:rFonts w:ascii="Cambria" w:hAnsi="Cambria"/>
        </w:rPr>
      </w:pPr>
      <w:r w:rsidRPr="00A17A95">
        <w:rPr>
          <w:rFonts w:ascii="Cambria" w:hAnsi="Cambria"/>
        </w:rPr>
        <w:t>The policy provides for lumpsum contributions made quarterly subject to a minimum of  GH</w:t>
      </w:r>
      <w:r w:rsidR="001B3A4D" w:rsidRPr="00A17A95">
        <w:rPr>
          <w:rFonts w:ascii="Cambria" w:hAnsi="Cambria" w:cs="Segoe UI"/>
        </w:rPr>
        <w:t>¢</w:t>
      </w:r>
      <w:r w:rsidR="00270E8A" w:rsidRPr="00A17A95">
        <w:rPr>
          <w:rFonts w:ascii="Cambria" w:hAnsi="Cambria"/>
        </w:rPr>
        <w:t>100 and maximum of GH</w:t>
      </w:r>
      <w:r w:rsidR="001B3A4D" w:rsidRPr="00A17A95">
        <w:rPr>
          <w:rFonts w:ascii="Cambria" w:hAnsi="Cambria" w:cs="Segoe UI"/>
        </w:rPr>
        <w:t>¢</w:t>
      </w:r>
      <w:r w:rsidR="00270E8A" w:rsidRPr="00A17A95">
        <w:rPr>
          <w:rFonts w:ascii="Cambria" w:hAnsi="Cambria"/>
        </w:rPr>
        <w:t xml:space="preserve"> 1000</w:t>
      </w:r>
    </w:p>
    <w:p w:rsidR="0050013C" w:rsidRPr="00A17A95" w:rsidRDefault="0050013C" w:rsidP="00FD3A51">
      <w:pPr>
        <w:numPr>
          <w:ilvl w:val="0"/>
          <w:numId w:val="2"/>
        </w:numPr>
        <w:tabs>
          <w:tab w:val="clear" w:pos="360"/>
          <w:tab w:val="num" w:pos="720"/>
        </w:tabs>
        <w:spacing w:line="276" w:lineRule="auto"/>
        <w:ind w:left="720"/>
        <w:jc w:val="both"/>
        <w:rPr>
          <w:rFonts w:ascii="Cambria" w:hAnsi="Cambria"/>
        </w:rPr>
      </w:pPr>
      <w:r w:rsidRPr="00A17A95">
        <w:rPr>
          <w:rFonts w:ascii="Cambria" w:hAnsi="Cambria"/>
        </w:rPr>
        <w:t>It has got</w:t>
      </w:r>
      <w:r w:rsidR="00BA5075" w:rsidRPr="00A17A95">
        <w:rPr>
          <w:rFonts w:ascii="Cambria" w:hAnsi="Cambria"/>
        </w:rPr>
        <w:t xml:space="preserve"> a percentagepremium return at policy maturity if the policy is kept in force until the end of the term. The current rate is 4% of premium paid less policy fee</w:t>
      </w:r>
    </w:p>
    <w:p w:rsidR="00BA5075" w:rsidRPr="00A17A95" w:rsidRDefault="00BA5075" w:rsidP="00FD3A51">
      <w:pPr>
        <w:numPr>
          <w:ilvl w:val="0"/>
          <w:numId w:val="2"/>
        </w:numPr>
        <w:tabs>
          <w:tab w:val="clear" w:pos="360"/>
          <w:tab w:val="num" w:pos="720"/>
        </w:tabs>
        <w:spacing w:line="276" w:lineRule="auto"/>
        <w:ind w:left="720"/>
        <w:jc w:val="both"/>
        <w:rPr>
          <w:rFonts w:ascii="Cambria" w:hAnsi="Cambria"/>
        </w:rPr>
      </w:pPr>
      <w:r w:rsidRPr="00A17A95">
        <w:rPr>
          <w:rFonts w:ascii="Cambria" w:hAnsi="Cambria"/>
        </w:rPr>
        <w:lastRenderedPageBreak/>
        <w:t>The benefit amount payable at the maturity of the policy is the amount in the investment account</w:t>
      </w:r>
    </w:p>
    <w:tbl>
      <w:tblPr>
        <w:tblStyle w:val="TableGrid"/>
        <w:tblW w:w="0" w:type="auto"/>
        <w:tblInd w:w="1384" w:type="dxa"/>
        <w:tblLayout w:type="fixed"/>
        <w:tblLook w:val="04A0" w:firstRow="1" w:lastRow="0" w:firstColumn="1" w:lastColumn="0" w:noHBand="0" w:noVBand="1"/>
      </w:tblPr>
      <w:tblGrid>
        <w:gridCol w:w="2552"/>
        <w:gridCol w:w="2409"/>
      </w:tblGrid>
      <w:tr w:rsidR="008D4CA0" w:rsidRPr="00A17A95" w:rsidTr="008D4CA0">
        <w:tc>
          <w:tcPr>
            <w:tcW w:w="2552" w:type="dxa"/>
          </w:tcPr>
          <w:p w:rsidR="008D4CA0" w:rsidRPr="00A17A95" w:rsidRDefault="008D4CA0" w:rsidP="00F649C8">
            <w:pPr>
              <w:spacing w:line="276" w:lineRule="auto"/>
              <w:jc w:val="both"/>
              <w:rPr>
                <w:rFonts w:ascii="Cambria" w:hAnsi="Cambria"/>
              </w:rPr>
            </w:pPr>
            <w:r w:rsidRPr="00A17A95">
              <w:rPr>
                <w:rFonts w:ascii="Cambria" w:eastAsiaTheme="minorHAnsi" w:hAnsi="Cambria" w:cs="Cambria-Bold"/>
                <w:b/>
                <w:bCs/>
                <w:lang w:val="en-ZA"/>
              </w:rPr>
              <w:t>Payment</w:t>
            </w:r>
          </w:p>
        </w:tc>
        <w:tc>
          <w:tcPr>
            <w:tcW w:w="2409" w:type="dxa"/>
          </w:tcPr>
          <w:p w:rsidR="008D4CA0" w:rsidRPr="00A17A95" w:rsidRDefault="008D4CA0" w:rsidP="008D4CA0">
            <w:pPr>
              <w:autoSpaceDE w:val="0"/>
              <w:autoSpaceDN w:val="0"/>
              <w:adjustRightInd w:val="0"/>
              <w:rPr>
                <w:rFonts w:ascii="Cambria" w:hAnsi="Cambria"/>
              </w:rPr>
            </w:pPr>
            <w:r w:rsidRPr="00A17A95">
              <w:rPr>
                <w:rFonts w:ascii="Cambria" w:eastAsiaTheme="minorHAnsi" w:hAnsi="Cambria" w:cs="Cambria-Bold"/>
                <w:b/>
                <w:bCs/>
                <w:lang w:val="en-ZA"/>
              </w:rPr>
              <w:t>Percentage of Premium into Fund</w:t>
            </w:r>
          </w:p>
        </w:tc>
      </w:tr>
      <w:tr w:rsidR="008D4CA0" w:rsidRPr="00A17A95" w:rsidTr="008D4CA0">
        <w:tc>
          <w:tcPr>
            <w:tcW w:w="2552" w:type="dxa"/>
          </w:tcPr>
          <w:p w:rsidR="008D4CA0" w:rsidRPr="00A17A95" w:rsidRDefault="008D4CA0" w:rsidP="008D4CA0">
            <w:pPr>
              <w:autoSpaceDE w:val="0"/>
              <w:autoSpaceDN w:val="0"/>
              <w:adjustRightInd w:val="0"/>
              <w:rPr>
                <w:rFonts w:ascii="Cambria" w:hAnsi="Cambria"/>
              </w:rPr>
            </w:pPr>
            <w:r w:rsidRPr="00A17A95">
              <w:rPr>
                <w:rFonts w:ascii="Cambria" w:eastAsiaTheme="minorHAnsi" w:hAnsi="Cambria" w:cs="Cambria"/>
                <w:lang w:val="en-ZA"/>
              </w:rPr>
              <w:t>1</w:t>
            </w:r>
            <w:r w:rsidRPr="00A17A95">
              <w:rPr>
                <w:rFonts w:ascii="Cambria" w:eastAsiaTheme="minorHAnsi" w:hAnsi="Cambria" w:cs="Cambria"/>
                <w:sz w:val="14"/>
                <w:szCs w:val="14"/>
                <w:lang w:val="en-ZA"/>
              </w:rPr>
              <w:t xml:space="preserve">st </w:t>
            </w:r>
            <w:r w:rsidRPr="00A17A95">
              <w:rPr>
                <w:rFonts w:ascii="Cambria" w:eastAsiaTheme="minorHAnsi" w:hAnsi="Cambria" w:cs="Cambria"/>
                <w:lang w:val="en-ZA"/>
              </w:rPr>
              <w:t>year</w:t>
            </w:r>
          </w:p>
        </w:tc>
        <w:tc>
          <w:tcPr>
            <w:tcW w:w="2409" w:type="dxa"/>
          </w:tcPr>
          <w:p w:rsidR="008D4CA0" w:rsidRPr="00A17A95" w:rsidRDefault="008D4CA0" w:rsidP="008D4CA0">
            <w:pPr>
              <w:autoSpaceDE w:val="0"/>
              <w:autoSpaceDN w:val="0"/>
              <w:adjustRightInd w:val="0"/>
              <w:rPr>
                <w:rFonts w:ascii="Cambria" w:hAnsi="Cambria"/>
              </w:rPr>
            </w:pPr>
            <w:r w:rsidRPr="00A17A95">
              <w:rPr>
                <w:rFonts w:ascii="Cambria" w:eastAsiaTheme="minorHAnsi" w:hAnsi="Cambria" w:cs="Cambria"/>
                <w:lang w:val="en-ZA"/>
              </w:rPr>
              <w:t>70%</w:t>
            </w:r>
          </w:p>
        </w:tc>
      </w:tr>
      <w:tr w:rsidR="008D4CA0" w:rsidRPr="00A17A95" w:rsidTr="008D4CA0">
        <w:tc>
          <w:tcPr>
            <w:tcW w:w="2552" w:type="dxa"/>
          </w:tcPr>
          <w:p w:rsidR="008D4CA0" w:rsidRPr="00A17A95" w:rsidRDefault="008D4CA0" w:rsidP="008D4CA0">
            <w:pPr>
              <w:autoSpaceDE w:val="0"/>
              <w:autoSpaceDN w:val="0"/>
              <w:adjustRightInd w:val="0"/>
              <w:rPr>
                <w:rFonts w:ascii="Cambria" w:hAnsi="Cambria"/>
              </w:rPr>
            </w:pPr>
            <w:r w:rsidRPr="00A17A95">
              <w:rPr>
                <w:rFonts w:ascii="Cambria" w:eastAsiaTheme="minorHAnsi" w:hAnsi="Cambria" w:cs="Cambria"/>
                <w:lang w:val="en-ZA"/>
              </w:rPr>
              <w:t>2</w:t>
            </w:r>
            <w:r w:rsidRPr="00A17A95">
              <w:rPr>
                <w:rFonts w:ascii="Cambria" w:eastAsiaTheme="minorHAnsi" w:hAnsi="Cambria" w:cs="Cambria"/>
                <w:sz w:val="14"/>
                <w:szCs w:val="14"/>
                <w:lang w:val="en-ZA"/>
              </w:rPr>
              <w:t xml:space="preserve">nd </w:t>
            </w:r>
            <w:r w:rsidRPr="00A17A95">
              <w:rPr>
                <w:rFonts w:ascii="Cambria" w:eastAsiaTheme="minorHAnsi" w:hAnsi="Cambria" w:cs="Cambria"/>
                <w:lang w:val="en-ZA"/>
              </w:rPr>
              <w:t>year</w:t>
            </w:r>
          </w:p>
        </w:tc>
        <w:tc>
          <w:tcPr>
            <w:tcW w:w="2409" w:type="dxa"/>
          </w:tcPr>
          <w:p w:rsidR="008D4CA0" w:rsidRPr="00A17A95" w:rsidRDefault="008D4CA0" w:rsidP="008D4CA0">
            <w:pPr>
              <w:autoSpaceDE w:val="0"/>
              <w:autoSpaceDN w:val="0"/>
              <w:adjustRightInd w:val="0"/>
              <w:rPr>
                <w:rFonts w:ascii="Cambria" w:hAnsi="Cambria"/>
              </w:rPr>
            </w:pPr>
            <w:r w:rsidRPr="00A17A95">
              <w:rPr>
                <w:rFonts w:ascii="Cambria" w:eastAsiaTheme="minorHAnsi" w:hAnsi="Cambria" w:cs="Cambria"/>
                <w:lang w:val="en-ZA"/>
              </w:rPr>
              <w:t>75%</w:t>
            </w:r>
          </w:p>
        </w:tc>
      </w:tr>
      <w:tr w:rsidR="008D4CA0" w:rsidRPr="00A17A95" w:rsidTr="008D4CA0">
        <w:tc>
          <w:tcPr>
            <w:tcW w:w="2552" w:type="dxa"/>
          </w:tcPr>
          <w:p w:rsidR="008D4CA0" w:rsidRPr="00A17A95" w:rsidRDefault="008D4CA0" w:rsidP="008D4CA0">
            <w:pPr>
              <w:autoSpaceDE w:val="0"/>
              <w:autoSpaceDN w:val="0"/>
              <w:adjustRightInd w:val="0"/>
              <w:rPr>
                <w:rFonts w:ascii="Cambria" w:hAnsi="Cambria"/>
              </w:rPr>
            </w:pPr>
            <w:r w:rsidRPr="00A17A95">
              <w:rPr>
                <w:rFonts w:ascii="Cambria" w:eastAsiaTheme="minorHAnsi" w:hAnsi="Cambria" w:cs="Cambria"/>
                <w:lang w:val="en-ZA"/>
              </w:rPr>
              <w:t>3</w:t>
            </w:r>
            <w:r w:rsidRPr="00A17A95">
              <w:rPr>
                <w:rFonts w:ascii="Cambria" w:eastAsiaTheme="minorHAnsi" w:hAnsi="Cambria" w:cs="Cambria"/>
                <w:sz w:val="14"/>
                <w:szCs w:val="14"/>
                <w:lang w:val="en-ZA"/>
              </w:rPr>
              <w:t xml:space="preserve">rd </w:t>
            </w:r>
            <w:r w:rsidRPr="00A17A95">
              <w:rPr>
                <w:rFonts w:ascii="Cambria" w:eastAsiaTheme="minorHAnsi" w:hAnsi="Cambria" w:cs="Cambria"/>
                <w:lang w:val="en-ZA"/>
              </w:rPr>
              <w:t>year</w:t>
            </w:r>
          </w:p>
        </w:tc>
        <w:tc>
          <w:tcPr>
            <w:tcW w:w="2409" w:type="dxa"/>
          </w:tcPr>
          <w:p w:rsidR="008D4CA0" w:rsidRPr="00A17A95" w:rsidRDefault="008D4CA0" w:rsidP="008D4CA0">
            <w:pPr>
              <w:autoSpaceDE w:val="0"/>
              <w:autoSpaceDN w:val="0"/>
              <w:adjustRightInd w:val="0"/>
              <w:rPr>
                <w:rFonts w:ascii="Cambria" w:hAnsi="Cambria"/>
              </w:rPr>
            </w:pPr>
            <w:r w:rsidRPr="00A17A95">
              <w:rPr>
                <w:rFonts w:ascii="Cambria" w:eastAsiaTheme="minorHAnsi" w:hAnsi="Cambria" w:cs="Cambria"/>
                <w:lang w:val="en-ZA"/>
              </w:rPr>
              <w:t>83%</w:t>
            </w:r>
          </w:p>
        </w:tc>
      </w:tr>
      <w:tr w:rsidR="008D4CA0" w:rsidRPr="00A17A95" w:rsidTr="008D4CA0">
        <w:tc>
          <w:tcPr>
            <w:tcW w:w="2552" w:type="dxa"/>
          </w:tcPr>
          <w:p w:rsidR="008D4CA0" w:rsidRPr="00A17A95" w:rsidRDefault="008D4CA0" w:rsidP="008D4CA0">
            <w:pPr>
              <w:autoSpaceDE w:val="0"/>
              <w:autoSpaceDN w:val="0"/>
              <w:adjustRightInd w:val="0"/>
              <w:rPr>
                <w:rFonts w:ascii="Cambria" w:hAnsi="Cambria"/>
              </w:rPr>
            </w:pPr>
            <w:r w:rsidRPr="00A17A95">
              <w:rPr>
                <w:rFonts w:ascii="Cambria" w:eastAsiaTheme="minorHAnsi" w:hAnsi="Cambria" w:cs="Cambria"/>
                <w:lang w:val="en-ZA"/>
              </w:rPr>
              <w:t>4</w:t>
            </w:r>
            <w:r w:rsidRPr="00A17A95">
              <w:rPr>
                <w:rFonts w:ascii="Cambria" w:eastAsiaTheme="minorHAnsi" w:hAnsi="Cambria" w:cs="Cambria"/>
                <w:sz w:val="14"/>
                <w:szCs w:val="14"/>
                <w:lang w:val="en-ZA"/>
              </w:rPr>
              <w:t xml:space="preserve">th </w:t>
            </w:r>
            <w:r w:rsidRPr="00A17A95">
              <w:rPr>
                <w:rFonts w:ascii="Cambria" w:eastAsiaTheme="minorHAnsi" w:hAnsi="Cambria" w:cs="Cambria"/>
                <w:lang w:val="en-ZA"/>
              </w:rPr>
              <w:t>year</w:t>
            </w:r>
          </w:p>
        </w:tc>
        <w:tc>
          <w:tcPr>
            <w:tcW w:w="2409" w:type="dxa"/>
          </w:tcPr>
          <w:p w:rsidR="008D4CA0" w:rsidRPr="00A17A95" w:rsidRDefault="008D4CA0" w:rsidP="008D4CA0">
            <w:pPr>
              <w:autoSpaceDE w:val="0"/>
              <w:autoSpaceDN w:val="0"/>
              <w:adjustRightInd w:val="0"/>
              <w:rPr>
                <w:rFonts w:ascii="Cambria" w:hAnsi="Cambria"/>
              </w:rPr>
            </w:pPr>
            <w:r w:rsidRPr="00A17A95">
              <w:rPr>
                <w:rFonts w:ascii="Cambria" w:eastAsiaTheme="minorHAnsi" w:hAnsi="Cambria" w:cs="Cambria"/>
                <w:lang w:val="en-ZA"/>
              </w:rPr>
              <w:t>88%</w:t>
            </w:r>
          </w:p>
        </w:tc>
      </w:tr>
      <w:tr w:rsidR="008D4CA0" w:rsidRPr="00A17A95" w:rsidTr="008D4CA0">
        <w:tc>
          <w:tcPr>
            <w:tcW w:w="2552" w:type="dxa"/>
          </w:tcPr>
          <w:p w:rsidR="008D4CA0" w:rsidRPr="00A17A95" w:rsidRDefault="008D4CA0" w:rsidP="008D4CA0">
            <w:pPr>
              <w:autoSpaceDE w:val="0"/>
              <w:autoSpaceDN w:val="0"/>
              <w:adjustRightInd w:val="0"/>
              <w:rPr>
                <w:rFonts w:ascii="Cambria" w:eastAsiaTheme="minorHAnsi" w:hAnsi="Cambria" w:cs="Cambria"/>
                <w:lang w:val="en-ZA"/>
              </w:rPr>
            </w:pPr>
            <w:r w:rsidRPr="00A17A95">
              <w:rPr>
                <w:rFonts w:ascii="Cambria" w:eastAsiaTheme="minorHAnsi" w:hAnsi="Cambria" w:cs="Cambria"/>
                <w:lang w:val="en-ZA"/>
              </w:rPr>
              <w:t>5</w:t>
            </w:r>
            <w:r w:rsidRPr="00A17A95">
              <w:rPr>
                <w:rFonts w:ascii="Cambria" w:eastAsiaTheme="minorHAnsi" w:hAnsi="Cambria" w:cs="Cambria"/>
                <w:sz w:val="14"/>
                <w:szCs w:val="14"/>
                <w:lang w:val="en-ZA"/>
              </w:rPr>
              <w:t xml:space="preserve">th </w:t>
            </w:r>
            <w:r w:rsidRPr="00A17A95">
              <w:rPr>
                <w:rFonts w:ascii="Cambria" w:eastAsiaTheme="minorHAnsi" w:hAnsi="Cambria" w:cs="Cambria"/>
                <w:lang w:val="en-ZA"/>
              </w:rPr>
              <w:t>and subsequent years</w:t>
            </w:r>
          </w:p>
        </w:tc>
        <w:tc>
          <w:tcPr>
            <w:tcW w:w="2409" w:type="dxa"/>
          </w:tcPr>
          <w:p w:rsidR="008D4CA0" w:rsidRPr="00A17A95" w:rsidRDefault="008D4CA0" w:rsidP="008D4CA0">
            <w:pPr>
              <w:autoSpaceDE w:val="0"/>
              <w:autoSpaceDN w:val="0"/>
              <w:adjustRightInd w:val="0"/>
              <w:rPr>
                <w:rFonts w:ascii="Cambria" w:eastAsiaTheme="minorHAnsi" w:hAnsi="Cambria" w:cs="Cambria"/>
                <w:lang w:val="en-ZA"/>
              </w:rPr>
            </w:pPr>
            <w:r w:rsidRPr="00A17A95">
              <w:rPr>
                <w:rFonts w:ascii="Cambria" w:eastAsiaTheme="minorHAnsi" w:hAnsi="Cambria" w:cs="Cambria"/>
                <w:lang w:val="en-ZA"/>
              </w:rPr>
              <w:t>93%</w:t>
            </w:r>
          </w:p>
        </w:tc>
      </w:tr>
    </w:tbl>
    <w:p w:rsidR="00F649C8" w:rsidRPr="00A17A95" w:rsidRDefault="00F649C8" w:rsidP="00F649C8">
      <w:pPr>
        <w:spacing w:line="276" w:lineRule="auto"/>
        <w:jc w:val="both"/>
        <w:rPr>
          <w:rFonts w:ascii="Cambria" w:hAnsi="Cambria"/>
        </w:rPr>
      </w:pPr>
    </w:p>
    <w:p w:rsidR="00BA5075" w:rsidRPr="00A17A95" w:rsidRDefault="00BA5075" w:rsidP="00FD3A51">
      <w:pPr>
        <w:numPr>
          <w:ilvl w:val="0"/>
          <w:numId w:val="2"/>
        </w:numPr>
        <w:tabs>
          <w:tab w:val="clear" w:pos="360"/>
          <w:tab w:val="num" w:pos="720"/>
        </w:tabs>
        <w:spacing w:line="276" w:lineRule="auto"/>
        <w:ind w:left="720"/>
        <w:jc w:val="both"/>
        <w:rPr>
          <w:rFonts w:ascii="Cambria" w:hAnsi="Cambria"/>
        </w:rPr>
      </w:pPr>
      <w:r w:rsidRPr="00A17A95">
        <w:rPr>
          <w:rFonts w:ascii="Cambria" w:hAnsi="Cambria"/>
        </w:rPr>
        <w:t>The policy allows for surrender with benefit payable dependant on the year of exit</w:t>
      </w:r>
    </w:p>
    <w:p w:rsidR="00BA5075" w:rsidRPr="00A17A95" w:rsidRDefault="00BA5075" w:rsidP="00FD3A51">
      <w:pPr>
        <w:numPr>
          <w:ilvl w:val="0"/>
          <w:numId w:val="2"/>
        </w:numPr>
        <w:tabs>
          <w:tab w:val="clear" w:pos="360"/>
          <w:tab w:val="num" w:pos="720"/>
        </w:tabs>
        <w:spacing w:line="276" w:lineRule="auto"/>
        <w:ind w:left="720"/>
        <w:jc w:val="both"/>
        <w:rPr>
          <w:rFonts w:ascii="Cambria" w:hAnsi="Cambria"/>
        </w:rPr>
      </w:pPr>
      <w:r w:rsidRPr="00A17A95">
        <w:rPr>
          <w:rFonts w:ascii="Cambria" w:hAnsi="Cambria"/>
        </w:rPr>
        <w:t>The policy allows for conversion to paid up as long as the accumulated fund exceeds GH</w:t>
      </w:r>
      <w:r w:rsidR="001B3A4D" w:rsidRPr="00A17A95">
        <w:rPr>
          <w:rFonts w:ascii="Cambria" w:hAnsi="Cambria" w:cs="Segoe UI"/>
        </w:rPr>
        <w:t>¢</w:t>
      </w:r>
      <w:r w:rsidRPr="00A17A95">
        <w:rPr>
          <w:rFonts w:ascii="Cambria" w:hAnsi="Cambria"/>
        </w:rPr>
        <w:t xml:space="preserve"> 300</w:t>
      </w:r>
    </w:p>
    <w:p w:rsidR="00BA5075" w:rsidRPr="00A17A95" w:rsidRDefault="00BA5075" w:rsidP="00092462">
      <w:pPr>
        <w:numPr>
          <w:ilvl w:val="0"/>
          <w:numId w:val="2"/>
        </w:numPr>
        <w:tabs>
          <w:tab w:val="clear" w:pos="360"/>
          <w:tab w:val="num" w:pos="720"/>
        </w:tabs>
        <w:spacing w:line="360" w:lineRule="auto"/>
        <w:ind w:left="720"/>
        <w:jc w:val="both"/>
        <w:rPr>
          <w:rFonts w:ascii="Cambria" w:hAnsi="Cambria"/>
        </w:rPr>
      </w:pPr>
      <w:r w:rsidRPr="00A17A95">
        <w:rPr>
          <w:rFonts w:ascii="Cambria" w:hAnsi="Cambria"/>
        </w:rPr>
        <w:t>The policy allows for partial withdrawal after the</w:t>
      </w:r>
      <w:r w:rsidR="00DB25AC" w:rsidRPr="00A17A95">
        <w:rPr>
          <w:rFonts w:ascii="Cambria" w:hAnsi="Cambria"/>
        </w:rPr>
        <w:t xml:space="preserve"> 1</w:t>
      </w:r>
      <w:r w:rsidR="006B4FB5" w:rsidRPr="00A17A95">
        <w:rPr>
          <w:rFonts w:ascii="Cambria" w:hAnsi="Cambria"/>
          <w:vertAlign w:val="superscript"/>
        </w:rPr>
        <w:t>st</w:t>
      </w:r>
      <w:r w:rsidR="00DB25AC" w:rsidRPr="00A17A95">
        <w:rPr>
          <w:rFonts w:ascii="Cambria" w:hAnsi="Cambria"/>
        </w:rPr>
        <w:t xml:space="preserve"> policy year (in the second policy year)</w:t>
      </w:r>
      <w:r w:rsidR="00314E1F" w:rsidRPr="00A17A95">
        <w:rPr>
          <w:rFonts w:ascii="Cambria" w:hAnsi="Cambria"/>
        </w:rPr>
        <w:t>-2</w:t>
      </w:r>
      <w:r w:rsidR="006B4FB5" w:rsidRPr="00A17A95">
        <w:rPr>
          <w:rFonts w:ascii="Cambria" w:hAnsi="Cambria"/>
          <w:vertAlign w:val="superscript"/>
        </w:rPr>
        <w:t>nd</w:t>
      </w:r>
      <w:r w:rsidRPr="00A17A95">
        <w:rPr>
          <w:rFonts w:ascii="Cambria" w:hAnsi="Cambria"/>
        </w:rPr>
        <w:t>year of the policy and which should not exceed 50% of the accumulated fund</w:t>
      </w:r>
    </w:p>
    <w:p w:rsidR="00E436E9" w:rsidRPr="00A17A95" w:rsidRDefault="00E436E9" w:rsidP="00FD3A51">
      <w:pPr>
        <w:numPr>
          <w:ilvl w:val="0"/>
          <w:numId w:val="2"/>
        </w:numPr>
        <w:tabs>
          <w:tab w:val="clear" w:pos="360"/>
          <w:tab w:val="num" w:pos="720"/>
        </w:tabs>
        <w:spacing w:line="276" w:lineRule="auto"/>
        <w:ind w:left="720"/>
        <w:jc w:val="both"/>
        <w:rPr>
          <w:rFonts w:ascii="Cambria" w:hAnsi="Cambria"/>
        </w:rPr>
      </w:pPr>
      <w:r w:rsidRPr="00A17A95">
        <w:rPr>
          <w:rFonts w:ascii="Cambria" w:hAnsi="Cambria"/>
        </w:rPr>
        <w:t>The policy allows for 5 partial payments during the last 5 years of the policy term. The amount payable is a percentage of the fund value</w:t>
      </w:r>
    </w:p>
    <w:p w:rsidR="009A6663" w:rsidRPr="00A17A95" w:rsidRDefault="009A6663" w:rsidP="009A6663">
      <w:pPr>
        <w:spacing w:line="276" w:lineRule="auto"/>
        <w:jc w:val="both"/>
        <w:rPr>
          <w:rFonts w:ascii="Cambria" w:hAnsi="Cambria"/>
        </w:rPr>
      </w:pPr>
    </w:p>
    <w:tbl>
      <w:tblPr>
        <w:tblStyle w:val="TableGrid"/>
        <w:tblW w:w="0" w:type="auto"/>
        <w:tblInd w:w="1384" w:type="dxa"/>
        <w:tblLook w:val="04A0" w:firstRow="1" w:lastRow="0" w:firstColumn="1" w:lastColumn="0" w:noHBand="0" w:noVBand="1"/>
      </w:tblPr>
      <w:tblGrid>
        <w:gridCol w:w="1985"/>
        <w:gridCol w:w="4536"/>
      </w:tblGrid>
      <w:tr w:rsidR="009A6663" w:rsidRPr="00A17A95" w:rsidTr="009A6663">
        <w:tc>
          <w:tcPr>
            <w:tcW w:w="1985" w:type="dxa"/>
          </w:tcPr>
          <w:p w:rsidR="009A6663" w:rsidRPr="00A17A95" w:rsidRDefault="009A6663" w:rsidP="009A6663">
            <w:pPr>
              <w:autoSpaceDE w:val="0"/>
              <w:autoSpaceDN w:val="0"/>
              <w:adjustRightInd w:val="0"/>
              <w:rPr>
                <w:rFonts w:ascii="Cambria" w:eastAsiaTheme="minorHAnsi" w:hAnsi="Cambria" w:cs="Cambria-Bold"/>
                <w:b/>
                <w:bCs/>
                <w:sz w:val="20"/>
                <w:szCs w:val="20"/>
                <w:lang w:val="en-ZA"/>
              </w:rPr>
            </w:pPr>
            <w:r w:rsidRPr="00A17A95">
              <w:rPr>
                <w:rFonts w:ascii="Cambria" w:eastAsiaTheme="minorHAnsi" w:hAnsi="Cambria" w:cs="Cambria-Bold"/>
                <w:b/>
                <w:bCs/>
                <w:sz w:val="20"/>
                <w:szCs w:val="20"/>
                <w:lang w:val="en-ZA"/>
              </w:rPr>
              <w:t>Payment</w:t>
            </w:r>
          </w:p>
        </w:tc>
        <w:tc>
          <w:tcPr>
            <w:tcW w:w="4536" w:type="dxa"/>
          </w:tcPr>
          <w:p w:rsidR="009A6663" w:rsidRPr="00A17A95" w:rsidRDefault="009A6663" w:rsidP="009A6663">
            <w:pPr>
              <w:autoSpaceDE w:val="0"/>
              <w:autoSpaceDN w:val="0"/>
              <w:adjustRightInd w:val="0"/>
              <w:rPr>
                <w:rFonts w:ascii="Cambria" w:eastAsiaTheme="minorHAnsi" w:hAnsi="Cambria" w:cs="Cambria-Bold"/>
                <w:b/>
                <w:bCs/>
                <w:sz w:val="20"/>
                <w:szCs w:val="20"/>
                <w:lang w:val="en-ZA"/>
              </w:rPr>
            </w:pPr>
            <w:r w:rsidRPr="00A17A95">
              <w:rPr>
                <w:rFonts w:ascii="Cambria" w:eastAsiaTheme="minorHAnsi" w:hAnsi="Cambria" w:cs="Cambria-Bold"/>
                <w:b/>
                <w:bCs/>
                <w:sz w:val="20"/>
                <w:szCs w:val="20"/>
                <w:lang w:val="en-ZA"/>
              </w:rPr>
              <w:t>Maximum Percentage of Accumulated Funds</w:t>
            </w:r>
          </w:p>
        </w:tc>
      </w:tr>
      <w:tr w:rsidR="009A6663" w:rsidRPr="00A17A95" w:rsidTr="009A6663">
        <w:tc>
          <w:tcPr>
            <w:tcW w:w="1985" w:type="dxa"/>
          </w:tcPr>
          <w:p w:rsidR="009A6663" w:rsidRPr="00A17A95" w:rsidRDefault="009A6663" w:rsidP="009A6663">
            <w:pPr>
              <w:autoSpaceDE w:val="0"/>
              <w:autoSpaceDN w:val="0"/>
              <w:adjustRightInd w:val="0"/>
              <w:rPr>
                <w:rFonts w:ascii="Cambria" w:eastAsiaTheme="minorHAnsi" w:hAnsi="Cambria" w:cs="Cambria"/>
                <w:sz w:val="20"/>
                <w:szCs w:val="20"/>
                <w:lang w:val="en-ZA"/>
              </w:rPr>
            </w:pPr>
            <w:r w:rsidRPr="00A17A95">
              <w:rPr>
                <w:rFonts w:ascii="Cambria" w:eastAsiaTheme="minorHAnsi" w:hAnsi="Cambria" w:cs="Cambria"/>
                <w:sz w:val="20"/>
                <w:szCs w:val="20"/>
                <w:lang w:val="en-ZA"/>
              </w:rPr>
              <w:t>1st payment</w:t>
            </w:r>
          </w:p>
        </w:tc>
        <w:tc>
          <w:tcPr>
            <w:tcW w:w="4536" w:type="dxa"/>
          </w:tcPr>
          <w:p w:rsidR="009A6663" w:rsidRPr="00A17A95" w:rsidRDefault="009A6663" w:rsidP="009A6663">
            <w:pPr>
              <w:autoSpaceDE w:val="0"/>
              <w:autoSpaceDN w:val="0"/>
              <w:adjustRightInd w:val="0"/>
              <w:rPr>
                <w:rFonts w:ascii="Cambria" w:eastAsiaTheme="minorHAnsi" w:hAnsi="Cambria" w:cs="Cambria"/>
                <w:sz w:val="20"/>
                <w:szCs w:val="20"/>
                <w:lang w:val="en-ZA"/>
              </w:rPr>
            </w:pPr>
            <w:r w:rsidRPr="00A17A95">
              <w:rPr>
                <w:rFonts w:ascii="Cambria" w:eastAsiaTheme="minorHAnsi" w:hAnsi="Cambria" w:cs="Cambria"/>
                <w:sz w:val="20"/>
                <w:szCs w:val="20"/>
                <w:lang w:val="en-ZA"/>
              </w:rPr>
              <w:t>25%</w:t>
            </w:r>
          </w:p>
        </w:tc>
      </w:tr>
      <w:tr w:rsidR="009A6663" w:rsidRPr="00A17A95" w:rsidTr="009A6663">
        <w:tc>
          <w:tcPr>
            <w:tcW w:w="1985" w:type="dxa"/>
          </w:tcPr>
          <w:p w:rsidR="009A6663" w:rsidRPr="00A17A95" w:rsidRDefault="009A6663" w:rsidP="009A6663">
            <w:pPr>
              <w:autoSpaceDE w:val="0"/>
              <w:autoSpaceDN w:val="0"/>
              <w:adjustRightInd w:val="0"/>
              <w:rPr>
                <w:rFonts w:ascii="Cambria" w:eastAsiaTheme="minorHAnsi" w:hAnsi="Cambria" w:cs="Cambria"/>
                <w:sz w:val="13"/>
                <w:szCs w:val="13"/>
                <w:lang w:val="en-ZA"/>
              </w:rPr>
            </w:pPr>
            <w:r w:rsidRPr="00A17A95">
              <w:rPr>
                <w:rFonts w:ascii="Cambria" w:eastAsiaTheme="minorHAnsi" w:hAnsi="Cambria" w:cs="Cambria"/>
                <w:sz w:val="20"/>
                <w:szCs w:val="20"/>
                <w:lang w:val="en-ZA"/>
              </w:rPr>
              <w:t>2</w:t>
            </w:r>
            <w:r w:rsidRPr="00A17A95">
              <w:rPr>
                <w:rFonts w:ascii="Cambria" w:eastAsiaTheme="minorHAnsi" w:hAnsi="Cambria" w:cs="Cambria"/>
                <w:sz w:val="13"/>
                <w:szCs w:val="13"/>
                <w:lang w:val="en-ZA"/>
              </w:rPr>
              <w:t xml:space="preserve">nd </w:t>
            </w:r>
            <w:r w:rsidRPr="00A17A95">
              <w:rPr>
                <w:rFonts w:ascii="Cambria" w:eastAsiaTheme="minorHAnsi" w:hAnsi="Cambria" w:cs="Cambria"/>
                <w:sz w:val="20"/>
                <w:szCs w:val="20"/>
                <w:lang w:val="en-ZA"/>
              </w:rPr>
              <w:t>payment</w:t>
            </w:r>
          </w:p>
        </w:tc>
        <w:tc>
          <w:tcPr>
            <w:tcW w:w="4536" w:type="dxa"/>
          </w:tcPr>
          <w:p w:rsidR="009A6663" w:rsidRPr="00A17A95" w:rsidRDefault="009A6663" w:rsidP="009A6663">
            <w:pPr>
              <w:autoSpaceDE w:val="0"/>
              <w:autoSpaceDN w:val="0"/>
              <w:adjustRightInd w:val="0"/>
              <w:rPr>
                <w:rFonts w:ascii="Cambria" w:eastAsiaTheme="minorHAnsi" w:hAnsi="Cambria" w:cs="Cambria"/>
                <w:sz w:val="20"/>
                <w:szCs w:val="20"/>
                <w:lang w:val="en-ZA"/>
              </w:rPr>
            </w:pPr>
            <w:r w:rsidRPr="00A17A95">
              <w:rPr>
                <w:rFonts w:ascii="Cambria" w:eastAsiaTheme="minorHAnsi" w:hAnsi="Cambria" w:cs="Cambria"/>
                <w:sz w:val="20"/>
                <w:szCs w:val="20"/>
                <w:lang w:val="en-ZA"/>
              </w:rPr>
              <w:t>30%</w:t>
            </w:r>
          </w:p>
        </w:tc>
      </w:tr>
      <w:tr w:rsidR="009A6663" w:rsidRPr="00A17A95" w:rsidTr="009A6663">
        <w:tc>
          <w:tcPr>
            <w:tcW w:w="1985" w:type="dxa"/>
          </w:tcPr>
          <w:p w:rsidR="009A6663" w:rsidRPr="00A17A95" w:rsidRDefault="009A6663" w:rsidP="009A6663">
            <w:pPr>
              <w:autoSpaceDE w:val="0"/>
              <w:autoSpaceDN w:val="0"/>
              <w:adjustRightInd w:val="0"/>
              <w:rPr>
                <w:rFonts w:ascii="Cambria" w:eastAsiaTheme="minorHAnsi" w:hAnsi="Cambria" w:cs="Cambria"/>
                <w:sz w:val="13"/>
                <w:szCs w:val="13"/>
                <w:lang w:val="en-ZA"/>
              </w:rPr>
            </w:pPr>
            <w:r w:rsidRPr="00A17A95">
              <w:rPr>
                <w:rFonts w:ascii="Cambria" w:eastAsiaTheme="minorHAnsi" w:hAnsi="Cambria" w:cs="Cambria"/>
                <w:sz w:val="20"/>
                <w:szCs w:val="20"/>
                <w:lang w:val="en-ZA"/>
              </w:rPr>
              <w:t>3</w:t>
            </w:r>
            <w:r w:rsidRPr="00A17A95">
              <w:rPr>
                <w:rFonts w:ascii="Cambria" w:eastAsiaTheme="minorHAnsi" w:hAnsi="Cambria" w:cs="Cambria"/>
                <w:sz w:val="13"/>
                <w:szCs w:val="13"/>
                <w:lang w:val="en-ZA"/>
              </w:rPr>
              <w:t xml:space="preserve">rd  </w:t>
            </w:r>
            <w:r w:rsidRPr="00A17A95">
              <w:rPr>
                <w:rFonts w:ascii="Cambria" w:eastAsiaTheme="minorHAnsi" w:hAnsi="Cambria" w:cs="Cambria"/>
                <w:sz w:val="20"/>
                <w:szCs w:val="20"/>
                <w:lang w:val="en-ZA"/>
              </w:rPr>
              <w:t>payment</w:t>
            </w:r>
          </w:p>
        </w:tc>
        <w:tc>
          <w:tcPr>
            <w:tcW w:w="4536" w:type="dxa"/>
          </w:tcPr>
          <w:p w:rsidR="009A6663" w:rsidRPr="00A17A95" w:rsidRDefault="009A6663" w:rsidP="009A6663">
            <w:pPr>
              <w:autoSpaceDE w:val="0"/>
              <w:autoSpaceDN w:val="0"/>
              <w:adjustRightInd w:val="0"/>
              <w:rPr>
                <w:rFonts w:ascii="Cambria" w:eastAsiaTheme="minorHAnsi" w:hAnsi="Cambria" w:cs="Cambria"/>
                <w:sz w:val="20"/>
                <w:szCs w:val="20"/>
                <w:lang w:val="en-ZA"/>
              </w:rPr>
            </w:pPr>
            <w:r w:rsidRPr="00A17A95">
              <w:rPr>
                <w:rFonts w:ascii="Cambria" w:eastAsiaTheme="minorHAnsi" w:hAnsi="Cambria" w:cs="Cambria"/>
                <w:sz w:val="20"/>
                <w:szCs w:val="20"/>
                <w:lang w:val="en-ZA"/>
              </w:rPr>
              <w:t>35%</w:t>
            </w:r>
          </w:p>
        </w:tc>
      </w:tr>
      <w:tr w:rsidR="009A6663" w:rsidRPr="00A17A95" w:rsidTr="009A6663">
        <w:tc>
          <w:tcPr>
            <w:tcW w:w="1985" w:type="dxa"/>
          </w:tcPr>
          <w:p w:rsidR="009A6663" w:rsidRPr="00A17A95" w:rsidRDefault="009A6663" w:rsidP="009A6663">
            <w:pPr>
              <w:autoSpaceDE w:val="0"/>
              <w:autoSpaceDN w:val="0"/>
              <w:adjustRightInd w:val="0"/>
              <w:rPr>
                <w:rFonts w:ascii="Cambria" w:eastAsiaTheme="minorHAnsi" w:hAnsi="Cambria" w:cs="Cambria"/>
                <w:sz w:val="13"/>
                <w:szCs w:val="13"/>
                <w:lang w:val="en-ZA"/>
              </w:rPr>
            </w:pPr>
            <w:r w:rsidRPr="00A17A95">
              <w:rPr>
                <w:rFonts w:ascii="Cambria" w:eastAsiaTheme="minorHAnsi" w:hAnsi="Cambria" w:cs="Cambria"/>
                <w:sz w:val="20"/>
                <w:szCs w:val="20"/>
                <w:lang w:val="en-ZA"/>
              </w:rPr>
              <w:t>4</w:t>
            </w:r>
            <w:r w:rsidRPr="00A17A95">
              <w:rPr>
                <w:rFonts w:ascii="Cambria" w:eastAsiaTheme="minorHAnsi" w:hAnsi="Cambria" w:cs="Cambria"/>
                <w:sz w:val="13"/>
                <w:szCs w:val="13"/>
                <w:lang w:val="en-ZA"/>
              </w:rPr>
              <w:t xml:space="preserve">th </w:t>
            </w:r>
            <w:r w:rsidRPr="00A17A95">
              <w:rPr>
                <w:rFonts w:ascii="Cambria" w:eastAsiaTheme="minorHAnsi" w:hAnsi="Cambria" w:cs="Cambria"/>
                <w:sz w:val="20"/>
                <w:szCs w:val="20"/>
                <w:lang w:val="en-ZA"/>
              </w:rPr>
              <w:t>payment</w:t>
            </w:r>
          </w:p>
        </w:tc>
        <w:tc>
          <w:tcPr>
            <w:tcW w:w="4536" w:type="dxa"/>
          </w:tcPr>
          <w:p w:rsidR="009A6663" w:rsidRPr="00A17A95" w:rsidRDefault="009A6663" w:rsidP="009A6663">
            <w:pPr>
              <w:autoSpaceDE w:val="0"/>
              <w:autoSpaceDN w:val="0"/>
              <w:adjustRightInd w:val="0"/>
              <w:rPr>
                <w:rFonts w:ascii="Cambria" w:eastAsiaTheme="minorHAnsi" w:hAnsi="Cambria" w:cs="Cambria"/>
                <w:sz w:val="20"/>
                <w:szCs w:val="20"/>
                <w:lang w:val="en-ZA"/>
              </w:rPr>
            </w:pPr>
            <w:r w:rsidRPr="00A17A95">
              <w:rPr>
                <w:rFonts w:ascii="Cambria" w:eastAsiaTheme="minorHAnsi" w:hAnsi="Cambria" w:cs="Cambria"/>
                <w:sz w:val="20"/>
                <w:szCs w:val="20"/>
                <w:lang w:val="en-ZA"/>
              </w:rPr>
              <w:t>50%</w:t>
            </w:r>
          </w:p>
        </w:tc>
      </w:tr>
      <w:tr w:rsidR="009A6663" w:rsidRPr="00A17A95" w:rsidTr="009A6663">
        <w:tc>
          <w:tcPr>
            <w:tcW w:w="1985" w:type="dxa"/>
          </w:tcPr>
          <w:p w:rsidR="009A6663" w:rsidRPr="00A17A95" w:rsidRDefault="009A6663" w:rsidP="009A6663">
            <w:pPr>
              <w:autoSpaceDE w:val="0"/>
              <w:autoSpaceDN w:val="0"/>
              <w:adjustRightInd w:val="0"/>
              <w:rPr>
                <w:rFonts w:ascii="Cambria" w:eastAsiaTheme="minorHAnsi" w:hAnsi="Cambria" w:cs="Cambria"/>
                <w:sz w:val="13"/>
                <w:szCs w:val="13"/>
                <w:lang w:val="en-ZA"/>
              </w:rPr>
            </w:pPr>
            <w:r w:rsidRPr="00A17A95">
              <w:rPr>
                <w:rFonts w:ascii="Cambria" w:eastAsiaTheme="minorHAnsi" w:hAnsi="Cambria" w:cs="Cambria"/>
                <w:sz w:val="20"/>
                <w:szCs w:val="20"/>
                <w:lang w:val="en-ZA"/>
              </w:rPr>
              <w:t>5</w:t>
            </w:r>
            <w:r w:rsidRPr="00A17A95">
              <w:rPr>
                <w:rFonts w:ascii="Cambria" w:eastAsiaTheme="minorHAnsi" w:hAnsi="Cambria" w:cs="Cambria"/>
                <w:sz w:val="13"/>
                <w:szCs w:val="13"/>
                <w:lang w:val="en-ZA"/>
              </w:rPr>
              <w:t>th</w:t>
            </w:r>
            <w:r w:rsidRPr="00A17A95">
              <w:rPr>
                <w:rFonts w:ascii="Cambria" w:eastAsiaTheme="minorHAnsi" w:hAnsi="Cambria" w:cs="Cambria"/>
                <w:sz w:val="20"/>
                <w:szCs w:val="20"/>
                <w:lang w:val="en-ZA"/>
              </w:rPr>
              <w:t xml:space="preserve"> payment</w:t>
            </w:r>
          </w:p>
        </w:tc>
        <w:tc>
          <w:tcPr>
            <w:tcW w:w="4536" w:type="dxa"/>
          </w:tcPr>
          <w:p w:rsidR="009A6663" w:rsidRPr="00A17A95" w:rsidRDefault="009A6663" w:rsidP="009A6663">
            <w:pPr>
              <w:autoSpaceDE w:val="0"/>
              <w:autoSpaceDN w:val="0"/>
              <w:adjustRightInd w:val="0"/>
              <w:rPr>
                <w:rFonts w:ascii="Cambria" w:eastAsiaTheme="minorHAnsi" w:hAnsi="Cambria" w:cs="Cambria"/>
                <w:sz w:val="20"/>
                <w:szCs w:val="20"/>
                <w:lang w:val="en-ZA"/>
              </w:rPr>
            </w:pPr>
            <w:r w:rsidRPr="00A17A95">
              <w:rPr>
                <w:rFonts w:ascii="Cambria" w:eastAsiaTheme="minorHAnsi" w:hAnsi="Cambria" w:cs="Cambria"/>
                <w:sz w:val="20"/>
                <w:szCs w:val="20"/>
                <w:lang w:val="en-ZA"/>
              </w:rPr>
              <w:t>100%</w:t>
            </w:r>
          </w:p>
        </w:tc>
      </w:tr>
    </w:tbl>
    <w:p w:rsidR="00184EE8" w:rsidRPr="00A17A95" w:rsidRDefault="00184EE8" w:rsidP="00092462">
      <w:pPr>
        <w:numPr>
          <w:ilvl w:val="0"/>
          <w:numId w:val="2"/>
        </w:numPr>
        <w:tabs>
          <w:tab w:val="clear" w:pos="360"/>
          <w:tab w:val="num" w:pos="720"/>
        </w:tabs>
        <w:spacing w:line="360" w:lineRule="auto"/>
        <w:ind w:left="720"/>
        <w:rPr>
          <w:rFonts w:ascii="Cambria" w:hAnsi="Cambria"/>
        </w:rPr>
      </w:pPr>
      <w:r w:rsidRPr="00A17A95">
        <w:rPr>
          <w:rFonts w:ascii="Cambria" w:hAnsi="Cambria"/>
        </w:rPr>
        <w:t xml:space="preserve">The policy has </w:t>
      </w:r>
      <w:r w:rsidR="00B456E2" w:rsidRPr="00A17A95">
        <w:rPr>
          <w:rFonts w:ascii="Cambria" w:hAnsi="Cambria"/>
        </w:rPr>
        <w:t>mandatory</w:t>
      </w:r>
      <w:r w:rsidRPr="00A17A95">
        <w:rPr>
          <w:rFonts w:ascii="Cambria" w:hAnsi="Cambria"/>
        </w:rPr>
        <w:t xml:space="preserve"> waiver of premium benefits on death </w:t>
      </w:r>
      <w:r w:rsidRPr="00A17A95">
        <w:rPr>
          <w:rFonts w:ascii="Cambria" w:hAnsi="Cambria"/>
          <w:color w:val="FF0000"/>
        </w:rPr>
        <w:t xml:space="preserve">and </w:t>
      </w:r>
      <w:r w:rsidR="000F1E49" w:rsidRPr="00A17A95">
        <w:rPr>
          <w:rFonts w:ascii="Cambria" w:hAnsi="Cambria"/>
          <w:color w:val="FF0000"/>
        </w:rPr>
        <w:t>–</w:t>
      </w:r>
      <w:r w:rsidR="00314E1F" w:rsidRPr="00A17A95">
        <w:rPr>
          <w:rFonts w:ascii="Cambria" w:hAnsi="Cambria"/>
          <w:color w:val="FF0000"/>
        </w:rPr>
        <w:t>or</w:t>
      </w:r>
      <w:r w:rsidRPr="00A17A95">
        <w:rPr>
          <w:rFonts w:ascii="Cambria" w:hAnsi="Cambria"/>
        </w:rPr>
        <w:t>permanent and total disability of the policyholder</w:t>
      </w:r>
      <w:r w:rsidR="000F1E49" w:rsidRPr="00A17A95">
        <w:rPr>
          <w:rFonts w:ascii="Cambria" w:hAnsi="Cambria"/>
        </w:rPr>
        <w:t xml:space="preserve"> who is always the life assured,</w:t>
      </w:r>
      <w:r w:rsidR="00FD3A51" w:rsidRPr="00A17A95">
        <w:rPr>
          <w:rFonts w:ascii="Cambria" w:hAnsi="Cambria"/>
        </w:rPr>
        <w:t xml:space="preserve"> depending on specified </w:t>
      </w:r>
      <w:r w:rsidRPr="00A17A95">
        <w:rPr>
          <w:rFonts w:ascii="Cambria" w:hAnsi="Cambria"/>
        </w:rPr>
        <w:t>age limit i.e. 65 and 60 years respectively</w:t>
      </w:r>
    </w:p>
    <w:p w:rsidR="00F97137" w:rsidRPr="00A17A95" w:rsidRDefault="00F97137" w:rsidP="006F2F3B">
      <w:pPr>
        <w:pStyle w:val="ListParagraph"/>
        <w:numPr>
          <w:ilvl w:val="0"/>
          <w:numId w:val="2"/>
        </w:numPr>
        <w:tabs>
          <w:tab w:val="clear" w:pos="360"/>
          <w:tab w:val="num" w:pos="720"/>
        </w:tabs>
        <w:autoSpaceDE w:val="0"/>
        <w:autoSpaceDN w:val="0"/>
        <w:adjustRightInd w:val="0"/>
        <w:spacing w:after="0" w:line="360" w:lineRule="auto"/>
        <w:ind w:left="720"/>
        <w:contextualSpacing/>
        <w:jc w:val="both"/>
        <w:rPr>
          <w:rFonts w:ascii="Cambria" w:hAnsi="Cambria"/>
          <w:sz w:val="24"/>
          <w:szCs w:val="24"/>
        </w:rPr>
      </w:pPr>
      <w:r w:rsidRPr="00A17A95">
        <w:rPr>
          <w:rFonts w:ascii="Cambria" w:eastAsiaTheme="minorHAnsi" w:hAnsi="Cambria" w:cs="Cambria"/>
          <w:sz w:val="24"/>
          <w:szCs w:val="24"/>
          <w:lang w:val="en-ZA"/>
        </w:rPr>
        <w:t>A management fee of 2.5% per annum is deducted from the investments. These deductions are made on a monthly basis.</w:t>
      </w:r>
    </w:p>
    <w:p w:rsidR="006F2F3B" w:rsidRPr="00A17A95" w:rsidRDefault="006F2F3B" w:rsidP="006F2F3B">
      <w:pPr>
        <w:autoSpaceDE w:val="0"/>
        <w:autoSpaceDN w:val="0"/>
        <w:adjustRightInd w:val="0"/>
        <w:spacing w:line="360" w:lineRule="auto"/>
        <w:rPr>
          <w:rFonts w:ascii="Cambria" w:eastAsiaTheme="minorHAnsi" w:hAnsi="Cambria" w:cs="Cambria"/>
          <w:b/>
          <w:lang w:val="en-ZA"/>
        </w:rPr>
      </w:pPr>
    </w:p>
    <w:p w:rsidR="006F2F3B" w:rsidRPr="00A17A95" w:rsidRDefault="006F2F3B" w:rsidP="006F2F3B">
      <w:pPr>
        <w:autoSpaceDE w:val="0"/>
        <w:autoSpaceDN w:val="0"/>
        <w:adjustRightInd w:val="0"/>
        <w:spacing w:line="360" w:lineRule="auto"/>
        <w:rPr>
          <w:rFonts w:ascii="Cambria" w:eastAsiaTheme="minorHAnsi" w:hAnsi="Cambria" w:cs="Cambria"/>
          <w:b/>
          <w:lang w:val="en-ZA"/>
        </w:rPr>
      </w:pPr>
      <w:r w:rsidRPr="00A17A95">
        <w:rPr>
          <w:rFonts w:ascii="Cambria" w:eastAsiaTheme="minorHAnsi" w:hAnsi="Cambria" w:cs="Cambria"/>
          <w:b/>
          <w:lang w:val="en-ZA"/>
        </w:rPr>
        <w:t>Policies Entitled</w:t>
      </w:r>
    </w:p>
    <w:p w:rsidR="006F2F3B" w:rsidRPr="00A17A95" w:rsidRDefault="006F2F3B" w:rsidP="006F2F3B">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 xml:space="preserve">A client is entitled to take more than 1 educational policy as long as the maximum contribution limit of </w:t>
      </w:r>
      <w:r w:rsidRPr="00A17A95">
        <w:rPr>
          <w:rFonts w:ascii="Cambria" w:hAnsi="Cambria"/>
        </w:rPr>
        <w:t>GH</w:t>
      </w:r>
      <w:r w:rsidRPr="00A17A95">
        <w:rPr>
          <w:rFonts w:ascii="Cambria" w:hAnsi="Cambria" w:cs="Segoe UI"/>
        </w:rPr>
        <w:t>¢</w:t>
      </w:r>
      <w:r w:rsidRPr="00A17A95">
        <w:rPr>
          <w:rFonts w:ascii="Cambria" w:hAnsi="Cambria" w:cs="Trebuchet MS"/>
        </w:rPr>
        <w:t xml:space="preserve"> 300 is not exceeded</w:t>
      </w:r>
    </w:p>
    <w:p w:rsidR="0050013C" w:rsidRPr="00A17A95" w:rsidRDefault="0050013C" w:rsidP="008C138E">
      <w:pPr>
        <w:pStyle w:val="Heading3"/>
        <w:rPr>
          <w:rFonts w:ascii="Cambria" w:hAnsi="Cambria"/>
          <w:i/>
        </w:rPr>
      </w:pPr>
      <w:bookmarkStart w:id="76" w:name="_Toc350766576"/>
      <w:bookmarkStart w:id="77" w:name="_Toc371586299"/>
      <w:r w:rsidRPr="00A17A95">
        <w:rPr>
          <w:rFonts w:ascii="Cambria" w:hAnsi="Cambria"/>
        </w:rPr>
        <w:t>Premium Computation</w:t>
      </w:r>
      <w:bookmarkEnd w:id="76"/>
      <w:bookmarkEnd w:id="77"/>
    </w:p>
    <w:p w:rsidR="0050013C" w:rsidRPr="00A17A95" w:rsidRDefault="00184EE8" w:rsidP="005F0CE1">
      <w:pPr>
        <w:spacing w:line="360" w:lineRule="auto"/>
        <w:jc w:val="both"/>
        <w:rPr>
          <w:rFonts w:ascii="Cambria" w:hAnsi="Cambria" w:cs="Trebuchet MS"/>
        </w:rPr>
      </w:pPr>
      <w:r w:rsidRPr="00A17A95">
        <w:rPr>
          <w:rFonts w:ascii="Cambria" w:hAnsi="Cambria" w:cs="Trebuchet MS"/>
        </w:rPr>
        <w:t xml:space="preserve">Thecontributionis selected by the client. The minimum contribution being </w:t>
      </w:r>
      <w:r w:rsidRPr="00A17A95">
        <w:rPr>
          <w:rFonts w:ascii="Cambria" w:hAnsi="Cambria"/>
        </w:rPr>
        <w:t>GH</w:t>
      </w:r>
      <w:r w:rsidR="001B3A4D" w:rsidRPr="00A17A95">
        <w:rPr>
          <w:rFonts w:ascii="Cambria" w:hAnsi="Cambria" w:cs="Segoe UI"/>
        </w:rPr>
        <w:t>¢</w:t>
      </w:r>
      <w:r w:rsidR="003F2DF4" w:rsidRPr="00A17A95">
        <w:rPr>
          <w:rFonts w:ascii="Cambria" w:hAnsi="Cambria" w:cs="Trebuchet MS"/>
        </w:rPr>
        <w:t>15 with the maximumbeing</w:t>
      </w:r>
      <w:r w:rsidR="006F2F3B" w:rsidRPr="00A17A95">
        <w:rPr>
          <w:rFonts w:ascii="Cambria" w:hAnsi="Cambria"/>
        </w:rPr>
        <w:t>GH</w:t>
      </w:r>
      <w:r w:rsidR="006F2F3B" w:rsidRPr="00A17A95">
        <w:rPr>
          <w:rFonts w:ascii="Cambria" w:hAnsi="Cambria" w:cs="Segoe UI"/>
        </w:rPr>
        <w:t>¢</w:t>
      </w:r>
      <w:r w:rsidR="003F2DF4" w:rsidRPr="00A17A95">
        <w:rPr>
          <w:rFonts w:ascii="Cambria" w:hAnsi="Cambria" w:cs="Trebuchet MS"/>
        </w:rPr>
        <w:t xml:space="preserve"> 300</w:t>
      </w:r>
    </w:p>
    <w:p w:rsidR="009D2A36" w:rsidRPr="00A17A95" w:rsidRDefault="009D2A36" w:rsidP="005F0CE1">
      <w:pPr>
        <w:spacing w:line="360" w:lineRule="auto"/>
        <w:jc w:val="both"/>
        <w:rPr>
          <w:rFonts w:ascii="Cambria" w:hAnsi="Cambria" w:cs="Trebuchet MS"/>
        </w:rPr>
      </w:pPr>
      <w:r w:rsidRPr="00A17A95">
        <w:rPr>
          <w:rFonts w:ascii="Cambria" w:hAnsi="Cambria" w:cs="Trebuchet MS"/>
        </w:rPr>
        <w:t>The contribution is allocated into investment using the formula</w:t>
      </w:r>
    </w:p>
    <w:p w:rsidR="0050013C" w:rsidRPr="00A17A95" w:rsidRDefault="00DB25AC" w:rsidP="005F0CE1">
      <w:pPr>
        <w:spacing w:line="360" w:lineRule="auto"/>
        <w:jc w:val="both"/>
        <w:rPr>
          <w:rFonts w:ascii="Cambria" w:hAnsi="Cambria" w:cs="Trebuchet MS"/>
          <w:b/>
          <w:bCs/>
          <w:iCs/>
        </w:rPr>
      </w:pPr>
      <w:r w:rsidRPr="00A17A95">
        <w:rPr>
          <w:rFonts w:ascii="Cambria" w:hAnsi="Cambria" w:cs="Trebuchet MS"/>
          <w:b/>
          <w:bCs/>
          <w:iCs/>
        </w:rPr>
        <w:lastRenderedPageBreak/>
        <w:t>Policy fee (GH0.50) is not part of the premium paid eg. A policyholder who opt to pay GH20 monthly premium will have to pay GH20.50.</w:t>
      </w:r>
    </w:p>
    <w:p w:rsidR="00DB25AC" w:rsidRPr="00A17A95" w:rsidRDefault="00DB25AC" w:rsidP="005F0CE1">
      <w:pPr>
        <w:spacing w:line="360" w:lineRule="auto"/>
        <w:jc w:val="both"/>
        <w:rPr>
          <w:rFonts w:ascii="Cambria" w:hAnsi="Cambria" w:cs="Trebuchet MS"/>
          <w:b/>
          <w:bCs/>
          <w:iCs/>
        </w:rPr>
      </w:pPr>
    </w:p>
    <w:p w:rsidR="00DB25AC" w:rsidRPr="00A17A95" w:rsidRDefault="00DB25AC" w:rsidP="005F0CE1">
      <w:pPr>
        <w:spacing w:line="360" w:lineRule="auto"/>
        <w:jc w:val="both"/>
        <w:rPr>
          <w:rFonts w:ascii="Cambria" w:hAnsi="Cambria" w:cs="Trebuchet MS"/>
          <w:b/>
          <w:bCs/>
          <w:iCs/>
        </w:rPr>
      </w:pPr>
      <w:r w:rsidRPr="00A17A95">
        <w:rPr>
          <w:rFonts w:ascii="Cambria" w:hAnsi="Cambria" w:cs="Trebuchet MS"/>
          <w:b/>
          <w:bCs/>
          <w:iCs/>
        </w:rPr>
        <w:t>Contribution for investment is based on the allocation table (refer to act. Memo).</w:t>
      </w:r>
    </w:p>
    <w:p w:rsidR="00DB25AC" w:rsidRPr="00A17A95" w:rsidRDefault="00DB25AC" w:rsidP="005F0CE1">
      <w:pPr>
        <w:spacing w:line="360" w:lineRule="auto"/>
        <w:jc w:val="both"/>
        <w:rPr>
          <w:rFonts w:ascii="Cambria" w:hAnsi="Cambria" w:cs="Trebuchet MS"/>
          <w:b/>
          <w:bCs/>
          <w:iCs/>
        </w:rPr>
      </w:pPr>
      <w:r w:rsidRPr="00A17A95">
        <w:rPr>
          <w:rFonts w:ascii="Cambria" w:hAnsi="Cambria" w:cs="Trebuchet MS"/>
          <w:b/>
          <w:bCs/>
          <w:iCs/>
        </w:rPr>
        <w:t>A</w:t>
      </w:r>
      <w:r w:rsidR="00BF5820" w:rsidRPr="00A17A95">
        <w:rPr>
          <w:rFonts w:ascii="Cambria" w:hAnsi="Cambria" w:cs="Trebuchet MS"/>
          <w:b/>
          <w:bCs/>
          <w:iCs/>
        </w:rPr>
        <w:t xml:space="preserve">monthly </w:t>
      </w:r>
      <w:r w:rsidRPr="00A17A95">
        <w:rPr>
          <w:rFonts w:ascii="Cambria" w:hAnsi="Cambria" w:cs="Trebuchet MS"/>
          <w:b/>
          <w:bCs/>
          <w:iCs/>
        </w:rPr>
        <w:t xml:space="preserve">risk premium(refer to actuarial memo) is charged based </w:t>
      </w:r>
      <w:r w:rsidR="00D71FDB" w:rsidRPr="00A17A95">
        <w:rPr>
          <w:rFonts w:ascii="Cambria" w:hAnsi="Cambria" w:cs="Trebuchet MS"/>
          <w:b/>
          <w:bCs/>
          <w:iCs/>
        </w:rPr>
        <w:t>on the age of the policyholder,</w:t>
      </w:r>
      <w:r w:rsidRPr="00A17A95">
        <w:rPr>
          <w:rFonts w:ascii="Cambria" w:hAnsi="Cambria" w:cs="Trebuchet MS"/>
          <w:b/>
          <w:bCs/>
          <w:iCs/>
        </w:rPr>
        <w:t>term of the policy and the monthly premium.</w:t>
      </w:r>
    </w:p>
    <w:p w:rsidR="001718A3" w:rsidRPr="00A17A95" w:rsidRDefault="001718A3" w:rsidP="001718A3">
      <w:pPr>
        <w:pStyle w:val="Heading3"/>
        <w:rPr>
          <w:rFonts w:ascii="Cambria" w:eastAsiaTheme="minorHAnsi" w:hAnsi="Cambria"/>
          <w:lang w:val="en-ZA"/>
        </w:rPr>
      </w:pPr>
      <w:bookmarkStart w:id="78" w:name="_Toc371586300"/>
      <w:r w:rsidRPr="00A17A95">
        <w:rPr>
          <w:rFonts w:ascii="Cambria" w:eastAsiaTheme="minorHAnsi" w:hAnsi="Cambria"/>
          <w:lang w:val="en-ZA"/>
        </w:rPr>
        <w:t>Graduation benefit</w:t>
      </w:r>
      <w:bookmarkEnd w:id="78"/>
    </w:p>
    <w:p w:rsidR="001718A3" w:rsidRPr="00A17A95" w:rsidRDefault="001718A3"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At the end of the policy, an additional lump sum of 4% of total premiums is paid out to</w:t>
      </w:r>
    </w:p>
    <w:p w:rsidR="001718A3" w:rsidRPr="00A17A95" w:rsidRDefault="001718A3"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the beneficiary.</w:t>
      </w:r>
    </w:p>
    <w:p w:rsidR="001718A3" w:rsidRPr="00A17A95" w:rsidRDefault="001718A3"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This cash benefit does not include the policy fee of GH¢0.5.</w:t>
      </w:r>
    </w:p>
    <w:p w:rsidR="00003B94" w:rsidRPr="00A17A95" w:rsidRDefault="00003B94" w:rsidP="00003B94">
      <w:pPr>
        <w:pStyle w:val="Heading3"/>
        <w:rPr>
          <w:rFonts w:ascii="Cambria" w:eastAsiaTheme="minorHAnsi" w:hAnsi="Cambria"/>
          <w:lang w:val="en-ZA"/>
        </w:rPr>
      </w:pPr>
      <w:bookmarkStart w:id="79" w:name="_Toc371586301"/>
      <w:r w:rsidRPr="00A17A95">
        <w:rPr>
          <w:rFonts w:ascii="Cambria" w:eastAsiaTheme="minorHAnsi" w:hAnsi="Cambria"/>
          <w:lang w:val="en-ZA"/>
        </w:rPr>
        <w:t>Death of beneficiary</w:t>
      </w:r>
      <w:bookmarkEnd w:id="79"/>
    </w:p>
    <w:p w:rsidR="00003B94" w:rsidRPr="00A17A95" w:rsidRDefault="00003B94"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In the event that the covered beneficiary dies, the full value of the policy is paid out to the</w:t>
      </w:r>
    </w:p>
    <w:p w:rsidR="00003B94" w:rsidRPr="00A17A95" w:rsidRDefault="00003B94" w:rsidP="00092462">
      <w:pPr>
        <w:autoSpaceDE w:val="0"/>
        <w:autoSpaceDN w:val="0"/>
        <w:adjustRightInd w:val="0"/>
        <w:spacing w:line="360" w:lineRule="auto"/>
        <w:rPr>
          <w:rFonts w:ascii="Cambria" w:hAnsi="Cambria" w:cs="Trebuchet MS"/>
          <w:b/>
          <w:bCs/>
          <w:iCs/>
          <w:sz w:val="22"/>
          <w:szCs w:val="22"/>
        </w:rPr>
      </w:pPr>
      <w:r w:rsidRPr="00A17A95">
        <w:rPr>
          <w:rFonts w:ascii="Cambria" w:eastAsiaTheme="minorHAnsi" w:hAnsi="Cambria" w:cs="Cambria"/>
          <w:lang w:val="en-ZA"/>
        </w:rPr>
        <w:t>policyholder.</w:t>
      </w:r>
    </w:p>
    <w:p w:rsidR="0050013C" w:rsidRPr="00A17A95" w:rsidRDefault="009D2A36" w:rsidP="008C138E">
      <w:pPr>
        <w:pStyle w:val="Heading3"/>
        <w:rPr>
          <w:rFonts w:ascii="Cambria" w:hAnsi="Cambria"/>
          <w:i/>
        </w:rPr>
      </w:pPr>
      <w:bookmarkStart w:id="80" w:name="_Toc350766577"/>
      <w:bookmarkStart w:id="81" w:name="_Toc371586302"/>
      <w:r w:rsidRPr="00A17A95">
        <w:rPr>
          <w:rFonts w:ascii="Cambria" w:hAnsi="Cambria"/>
        </w:rPr>
        <w:t>Guaranteed Benefit</w:t>
      </w:r>
      <w:r w:rsidR="0050013C" w:rsidRPr="00A17A95">
        <w:rPr>
          <w:rFonts w:ascii="Cambria" w:hAnsi="Cambria"/>
        </w:rPr>
        <w:t xml:space="preserve"> Computation</w:t>
      </w:r>
      <w:bookmarkEnd w:id="80"/>
      <w:bookmarkEnd w:id="81"/>
    </w:p>
    <w:p w:rsidR="0050013C" w:rsidRPr="00A17A95" w:rsidRDefault="009D2A36" w:rsidP="00FD3A51">
      <w:pPr>
        <w:spacing w:line="276" w:lineRule="auto"/>
        <w:jc w:val="both"/>
        <w:rPr>
          <w:rFonts w:ascii="Cambria" w:hAnsi="Cambria" w:cs="Trebuchet MS"/>
          <w:bCs/>
          <w:iCs/>
        </w:rPr>
      </w:pPr>
      <w:r w:rsidRPr="00A17A95">
        <w:rPr>
          <w:rFonts w:ascii="Cambria" w:hAnsi="Cambria" w:cs="Trebuchet MS"/>
          <w:bCs/>
          <w:iCs/>
        </w:rPr>
        <w:t>The</w:t>
      </w:r>
      <w:r w:rsidR="000F1E49" w:rsidRPr="00A17A95">
        <w:rPr>
          <w:rFonts w:ascii="Cambria" w:hAnsi="Cambria" w:cs="Trebuchet MS"/>
          <w:bCs/>
          <w:iCs/>
        </w:rPr>
        <w:t>re</w:t>
      </w:r>
      <w:r w:rsidRPr="00A17A95">
        <w:rPr>
          <w:rFonts w:ascii="Cambria" w:hAnsi="Cambria" w:cs="Trebuchet MS"/>
          <w:bCs/>
          <w:iCs/>
        </w:rPr>
        <w:t xml:space="preserve"> is no guaranteed benefit on this policy</w:t>
      </w:r>
      <w:r w:rsidR="000F1E49" w:rsidRPr="00A17A95">
        <w:rPr>
          <w:rFonts w:ascii="Cambria" w:hAnsi="Cambria" w:cs="Trebuchet MS"/>
          <w:bCs/>
          <w:iCs/>
        </w:rPr>
        <w:t>.</w:t>
      </w:r>
      <w:r w:rsidR="000F1E49" w:rsidRPr="00A17A95">
        <w:rPr>
          <w:rFonts w:ascii="Cambria" w:hAnsi="Cambria"/>
        </w:rPr>
        <w:t xml:space="preserve"> Specified percentage is not guaranteed however, 100% of total premiums allocated to the fund is guaranteed on maturity. </w:t>
      </w:r>
    </w:p>
    <w:p w:rsidR="0050013C" w:rsidRPr="00A17A95" w:rsidRDefault="00D71FDB" w:rsidP="0050013C">
      <w:pPr>
        <w:jc w:val="both"/>
        <w:rPr>
          <w:rFonts w:ascii="Cambria" w:hAnsi="Cambria" w:cs="Trebuchet MS"/>
          <w:b/>
          <w:bCs/>
          <w:iCs/>
          <w:sz w:val="22"/>
          <w:szCs w:val="22"/>
        </w:rPr>
      </w:pPr>
      <w:r w:rsidRPr="00A17A95">
        <w:rPr>
          <w:rFonts w:ascii="Cambria" w:hAnsi="Cambria" w:cs="Trebuchet MS"/>
          <w:b/>
          <w:bCs/>
          <w:iCs/>
          <w:sz w:val="22"/>
          <w:szCs w:val="22"/>
        </w:rPr>
        <w:t xml:space="preserve">Contribution for investment </w:t>
      </w:r>
      <w:r w:rsidR="00756E41" w:rsidRPr="00A17A95">
        <w:rPr>
          <w:rFonts w:ascii="Cambria" w:hAnsi="Cambria" w:cs="Trebuchet MS"/>
          <w:b/>
          <w:bCs/>
          <w:iCs/>
          <w:sz w:val="22"/>
          <w:szCs w:val="22"/>
        </w:rPr>
        <w:t>is</w:t>
      </w:r>
      <w:r w:rsidRPr="00A17A95">
        <w:rPr>
          <w:rFonts w:ascii="Cambria" w:hAnsi="Cambria" w:cs="Trebuchet MS"/>
          <w:b/>
          <w:bCs/>
          <w:iCs/>
          <w:sz w:val="22"/>
          <w:szCs w:val="22"/>
        </w:rPr>
        <w:t xml:space="preserve"> guaranteed at maturity.</w:t>
      </w:r>
    </w:p>
    <w:p w:rsidR="001410D0" w:rsidRPr="00A17A95" w:rsidRDefault="001410D0" w:rsidP="001410D0">
      <w:pPr>
        <w:pStyle w:val="Heading3"/>
        <w:rPr>
          <w:rFonts w:ascii="Cambria" w:eastAsiaTheme="minorHAnsi" w:hAnsi="Cambria"/>
          <w:lang w:val="en-ZA"/>
        </w:rPr>
      </w:pPr>
      <w:bookmarkStart w:id="82" w:name="_Toc371586303"/>
      <w:bookmarkStart w:id="83" w:name="_Toc350766578"/>
      <w:r w:rsidRPr="00A17A95">
        <w:rPr>
          <w:rFonts w:ascii="Cambria" w:eastAsiaTheme="minorHAnsi" w:hAnsi="Cambria"/>
          <w:lang w:val="en-ZA"/>
        </w:rPr>
        <w:t>Lump sum investment</w:t>
      </w:r>
      <w:bookmarkEnd w:id="82"/>
    </w:p>
    <w:p w:rsidR="001410D0" w:rsidRPr="00A17A95" w:rsidRDefault="001410D0"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The policyholder may make lump sum contributions into his/her investment fund during</w:t>
      </w:r>
    </w:p>
    <w:p w:rsidR="001410D0" w:rsidRPr="00A17A95" w:rsidRDefault="001410D0"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the lifetime of the policy.</w:t>
      </w:r>
    </w:p>
    <w:p w:rsidR="001410D0" w:rsidRPr="00A17A95" w:rsidRDefault="001410D0"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The lump sum contribution should attract management fees but no commission is applied.</w:t>
      </w:r>
    </w:p>
    <w:p w:rsidR="001410D0" w:rsidRPr="00A17A95" w:rsidRDefault="001410D0"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Lump sum payments may be made quarterly, with each payment limited to a minimum of</w:t>
      </w:r>
    </w:p>
    <w:p w:rsidR="0050013C" w:rsidRPr="00A17A95" w:rsidRDefault="0050013C" w:rsidP="008C138E">
      <w:pPr>
        <w:pStyle w:val="Heading3"/>
        <w:rPr>
          <w:rFonts w:ascii="Cambria" w:hAnsi="Cambria"/>
          <w:i/>
        </w:rPr>
      </w:pPr>
      <w:bookmarkStart w:id="84" w:name="_Toc371586304"/>
      <w:r w:rsidRPr="00A17A95">
        <w:rPr>
          <w:rFonts w:ascii="Cambria" w:hAnsi="Cambria"/>
        </w:rPr>
        <w:t>Optional Rider Benefits</w:t>
      </w:r>
      <w:bookmarkEnd w:id="83"/>
      <w:bookmarkEnd w:id="84"/>
    </w:p>
    <w:p w:rsidR="0050013C" w:rsidRPr="00A17A95" w:rsidRDefault="008C138E" w:rsidP="00F47CFD">
      <w:pPr>
        <w:pStyle w:val="Heading4"/>
        <w:ind w:left="1276" w:hanging="992"/>
      </w:pPr>
      <w:bookmarkStart w:id="85" w:name="_Toc371586305"/>
      <w:r w:rsidRPr="00A17A95">
        <w:t>Inflation protector</w:t>
      </w:r>
      <w:bookmarkEnd w:id="85"/>
    </w:p>
    <w:p w:rsidR="008C138E" w:rsidRPr="00A17A95" w:rsidRDefault="008C138E" w:rsidP="00FD3A51">
      <w:pPr>
        <w:spacing w:line="276" w:lineRule="auto"/>
        <w:rPr>
          <w:rFonts w:ascii="Cambria" w:hAnsi="Cambria"/>
        </w:rPr>
      </w:pPr>
      <w:r w:rsidRPr="00A17A95">
        <w:rPr>
          <w:rFonts w:ascii="Cambria" w:hAnsi="Cambria"/>
        </w:rPr>
        <w:t>To protect the intended benefits against inflation. This provides for an increase in the annual contributions every policy anniversary by an agreed percentage. Options provided are 5-30% with a distribution of 5 between the percentages.</w:t>
      </w:r>
    </w:p>
    <w:p w:rsidR="0050013C" w:rsidRPr="00A17A95" w:rsidRDefault="0050013C" w:rsidP="00F47CFD">
      <w:pPr>
        <w:pStyle w:val="Heading4"/>
        <w:ind w:left="1276" w:hanging="992"/>
      </w:pPr>
      <w:bookmarkStart w:id="86" w:name="_Toc371586306"/>
      <w:r w:rsidRPr="00A17A95">
        <w:t>Waiver of Premium</w:t>
      </w:r>
      <w:bookmarkEnd w:id="86"/>
    </w:p>
    <w:p w:rsidR="0050013C" w:rsidRPr="00A17A95" w:rsidRDefault="0050013C" w:rsidP="00092462">
      <w:pPr>
        <w:spacing w:line="360" w:lineRule="auto"/>
        <w:jc w:val="both"/>
        <w:rPr>
          <w:rFonts w:ascii="Cambria" w:hAnsi="Cambria"/>
        </w:rPr>
      </w:pPr>
      <w:r w:rsidRPr="00A17A95">
        <w:rPr>
          <w:rFonts w:ascii="Cambria" w:hAnsi="Cambria"/>
        </w:rPr>
        <w:t xml:space="preserve">All future premiums will be waived following total permanent disability </w:t>
      </w:r>
      <w:r w:rsidR="008C138E" w:rsidRPr="00A17A95">
        <w:rPr>
          <w:rFonts w:ascii="Cambria" w:hAnsi="Cambria"/>
        </w:rPr>
        <w:t>or death of the policyholder</w:t>
      </w:r>
      <w:r w:rsidRPr="00A17A95">
        <w:rPr>
          <w:rFonts w:ascii="Cambria" w:hAnsi="Cambria"/>
        </w:rPr>
        <w:t xml:space="preserve">. </w:t>
      </w:r>
    </w:p>
    <w:p w:rsidR="0050013C" w:rsidRPr="00A17A95" w:rsidRDefault="00CB2948" w:rsidP="00FD3A51">
      <w:pPr>
        <w:spacing w:line="276" w:lineRule="auto"/>
        <w:jc w:val="both"/>
        <w:rPr>
          <w:rFonts w:ascii="Cambria" w:hAnsi="Cambria"/>
        </w:rPr>
      </w:pPr>
      <w:r w:rsidRPr="00A17A95">
        <w:rPr>
          <w:rFonts w:ascii="Cambria" w:hAnsi="Cambria"/>
        </w:rPr>
        <w:lastRenderedPageBreak/>
        <w:t>The premium waiver charge</w:t>
      </w:r>
      <w:r w:rsidR="00D71FDB" w:rsidRPr="00A17A95">
        <w:rPr>
          <w:rFonts w:ascii="Cambria" w:hAnsi="Cambria"/>
        </w:rPr>
        <w:t xml:space="preserve"> is deducted from the </w:t>
      </w:r>
      <w:r w:rsidR="00AC0485" w:rsidRPr="00A17A95">
        <w:rPr>
          <w:rFonts w:ascii="Cambria" w:hAnsi="Cambria"/>
        </w:rPr>
        <w:t xml:space="preserve">total premium before allocating to investment. </w:t>
      </w:r>
      <w:r w:rsidR="00D71FDB" w:rsidRPr="00A17A95">
        <w:rPr>
          <w:rFonts w:ascii="Cambria" w:hAnsi="Cambria"/>
        </w:rPr>
        <w:t xml:space="preserve">Eg, A premium of GH100 with an allocation of 70% will have the charge deducted from the GHS </w:t>
      </w:r>
      <w:r w:rsidR="00AC0485" w:rsidRPr="00A17A95">
        <w:rPr>
          <w:rFonts w:ascii="Cambria" w:hAnsi="Cambria"/>
        </w:rPr>
        <w:t>100</w:t>
      </w:r>
      <w:r w:rsidR="00D71FDB" w:rsidRPr="00A17A95">
        <w:rPr>
          <w:rFonts w:ascii="Cambria" w:hAnsi="Cambria"/>
        </w:rPr>
        <w:t xml:space="preserve">before </w:t>
      </w:r>
      <w:r w:rsidR="00AC0485" w:rsidRPr="00A17A95">
        <w:rPr>
          <w:rFonts w:ascii="Cambria" w:hAnsi="Cambria"/>
        </w:rPr>
        <w:t xml:space="preserve"> allocating to </w:t>
      </w:r>
      <w:r w:rsidR="00D71FDB" w:rsidRPr="00A17A95">
        <w:rPr>
          <w:rFonts w:ascii="Cambria" w:hAnsi="Cambria"/>
        </w:rPr>
        <w:t>investment.</w:t>
      </w:r>
    </w:p>
    <w:p w:rsidR="00645174" w:rsidRPr="00A17A95" w:rsidRDefault="00645174" w:rsidP="00FD3A51">
      <w:pPr>
        <w:spacing w:line="276" w:lineRule="auto"/>
        <w:jc w:val="both"/>
        <w:rPr>
          <w:rFonts w:ascii="Cambria" w:hAnsi="Cambria"/>
        </w:rPr>
      </w:pPr>
    </w:p>
    <w:p w:rsidR="00645174" w:rsidRPr="00A17A95" w:rsidRDefault="00645174"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Mortality charges are deducted as required to cover the waiver of premium benefit.</w:t>
      </w:r>
    </w:p>
    <w:p w:rsidR="00645174" w:rsidRPr="00A17A95" w:rsidRDefault="00645174"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The charges are shown in the table below.</w:t>
      </w:r>
    </w:p>
    <w:p w:rsidR="00645174" w:rsidRPr="00A17A95" w:rsidRDefault="00645174" w:rsidP="00645174">
      <w:pPr>
        <w:autoSpaceDE w:val="0"/>
        <w:autoSpaceDN w:val="0"/>
        <w:adjustRightInd w:val="0"/>
        <w:rPr>
          <w:rFonts w:ascii="Cambria" w:eastAsiaTheme="minorHAnsi" w:hAnsi="Cambria" w:cs="Cambria-Bold"/>
          <w:b/>
          <w:bCs/>
          <w:sz w:val="22"/>
          <w:szCs w:val="22"/>
          <w:lang w:val="en-ZA"/>
        </w:rPr>
      </w:pPr>
    </w:p>
    <w:tbl>
      <w:tblPr>
        <w:tblStyle w:val="TableGrid"/>
        <w:tblW w:w="0" w:type="auto"/>
        <w:tblLook w:val="04A0" w:firstRow="1" w:lastRow="0" w:firstColumn="1" w:lastColumn="0" w:noHBand="0" w:noVBand="1"/>
      </w:tblPr>
      <w:tblGrid>
        <w:gridCol w:w="1526"/>
        <w:gridCol w:w="1210"/>
        <w:gridCol w:w="1368"/>
        <w:gridCol w:w="1368"/>
        <w:gridCol w:w="1368"/>
        <w:gridCol w:w="1368"/>
        <w:gridCol w:w="1368"/>
      </w:tblGrid>
      <w:tr w:rsidR="00645174" w:rsidRPr="00A17A95" w:rsidTr="00645174">
        <w:tc>
          <w:tcPr>
            <w:tcW w:w="1526" w:type="dxa"/>
          </w:tcPr>
          <w:p w:rsidR="00645174" w:rsidRPr="00A17A95" w:rsidRDefault="00645174" w:rsidP="00645174">
            <w:pPr>
              <w:autoSpaceDE w:val="0"/>
              <w:autoSpaceDN w:val="0"/>
              <w:adjustRightInd w:val="0"/>
              <w:rPr>
                <w:rFonts w:ascii="Cambria" w:eastAsiaTheme="minorHAnsi" w:hAnsi="Cambria" w:cs="Cambria-Bold"/>
                <w:b/>
                <w:bCs/>
                <w:lang w:val="en-ZA"/>
              </w:rPr>
            </w:pPr>
          </w:p>
        </w:tc>
        <w:tc>
          <w:tcPr>
            <w:tcW w:w="8050" w:type="dxa"/>
            <w:gridSpan w:val="6"/>
          </w:tcPr>
          <w:p w:rsidR="00645174" w:rsidRPr="00A17A95" w:rsidRDefault="00645174" w:rsidP="00645174">
            <w:pPr>
              <w:autoSpaceDE w:val="0"/>
              <w:autoSpaceDN w:val="0"/>
              <w:adjustRightInd w:val="0"/>
              <w:jc w:val="center"/>
              <w:rPr>
                <w:rFonts w:ascii="Cambria" w:eastAsiaTheme="minorHAnsi" w:hAnsi="Cambria" w:cs="Cambria-Bold"/>
                <w:b/>
                <w:bCs/>
                <w:lang w:val="en-ZA"/>
              </w:rPr>
            </w:pPr>
            <w:r w:rsidRPr="00A17A95">
              <w:rPr>
                <w:rFonts w:ascii="Cambria" w:eastAsiaTheme="minorHAnsi" w:hAnsi="Cambria" w:cs="Cambria-Bold"/>
                <w:b/>
                <w:bCs/>
                <w:lang w:val="en-ZA"/>
              </w:rPr>
              <w:t>Age next birthday of premium payer</w:t>
            </w:r>
          </w:p>
        </w:tc>
      </w:tr>
      <w:tr w:rsidR="00645174" w:rsidRPr="00A17A95" w:rsidTr="00645174">
        <w:tc>
          <w:tcPr>
            <w:tcW w:w="1526" w:type="dxa"/>
          </w:tcPr>
          <w:p w:rsidR="00645174" w:rsidRPr="00A17A95" w:rsidRDefault="00645174" w:rsidP="00645174">
            <w:pPr>
              <w:autoSpaceDE w:val="0"/>
              <w:autoSpaceDN w:val="0"/>
              <w:adjustRightInd w:val="0"/>
              <w:rPr>
                <w:rFonts w:ascii="Cambria" w:eastAsiaTheme="minorHAnsi" w:hAnsi="Cambria" w:cs="Cambria-Bold"/>
                <w:b/>
                <w:bCs/>
                <w:lang w:val="en-ZA"/>
              </w:rPr>
            </w:pPr>
          </w:p>
        </w:tc>
        <w:tc>
          <w:tcPr>
            <w:tcW w:w="8050" w:type="dxa"/>
            <w:gridSpan w:val="6"/>
          </w:tcPr>
          <w:p w:rsidR="00645174" w:rsidRPr="00A17A95" w:rsidRDefault="00645174" w:rsidP="00645174">
            <w:pPr>
              <w:autoSpaceDE w:val="0"/>
              <w:autoSpaceDN w:val="0"/>
              <w:adjustRightInd w:val="0"/>
              <w:jc w:val="center"/>
              <w:rPr>
                <w:rFonts w:ascii="Cambria" w:eastAsiaTheme="minorHAnsi" w:hAnsi="Cambria" w:cs="Cambria-Bold"/>
                <w:b/>
                <w:bCs/>
                <w:lang w:val="en-ZA"/>
              </w:rPr>
            </w:pPr>
            <w:r w:rsidRPr="00A17A95">
              <w:rPr>
                <w:rFonts w:ascii="Cambria" w:eastAsiaTheme="minorHAnsi" w:hAnsi="Cambria" w:cs="Cambria-Bold"/>
                <w:b/>
                <w:bCs/>
                <w:lang w:val="en-ZA"/>
              </w:rPr>
              <w:t>Cost per GH¢1,000 of annual premium</w:t>
            </w:r>
          </w:p>
        </w:tc>
      </w:tr>
      <w:tr w:rsidR="00645174" w:rsidRPr="00A17A95" w:rsidTr="00645174">
        <w:tc>
          <w:tcPr>
            <w:tcW w:w="1526" w:type="dxa"/>
          </w:tcPr>
          <w:p w:rsidR="00645174" w:rsidRPr="00A17A95" w:rsidRDefault="00645174" w:rsidP="00645174">
            <w:pPr>
              <w:autoSpaceDE w:val="0"/>
              <w:autoSpaceDN w:val="0"/>
              <w:adjustRightInd w:val="0"/>
              <w:rPr>
                <w:rFonts w:ascii="Cambria" w:eastAsiaTheme="minorHAnsi" w:hAnsi="Cambria" w:cs="Cambria-Bold"/>
                <w:b/>
                <w:bCs/>
                <w:lang w:val="en-ZA"/>
              </w:rPr>
            </w:pPr>
            <w:r w:rsidRPr="00A17A95">
              <w:rPr>
                <w:rFonts w:ascii="Cambria" w:eastAsiaTheme="minorHAnsi" w:hAnsi="Cambria" w:cs="Cambria-Bold"/>
                <w:b/>
                <w:bCs/>
                <w:lang w:val="en-ZA"/>
              </w:rPr>
              <w:t>Term</w:t>
            </w:r>
          </w:p>
        </w:tc>
        <w:tc>
          <w:tcPr>
            <w:tcW w:w="1210" w:type="dxa"/>
          </w:tcPr>
          <w:p w:rsidR="00645174" w:rsidRPr="00A17A95" w:rsidRDefault="00645174" w:rsidP="00645174">
            <w:pPr>
              <w:autoSpaceDE w:val="0"/>
              <w:autoSpaceDN w:val="0"/>
              <w:adjustRightInd w:val="0"/>
              <w:rPr>
                <w:rFonts w:ascii="Cambria" w:eastAsiaTheme="minorHAnsi" w:hAnsi="Cambria" w:cs="Cambria-Bold"/>
                <w:b/>
                <w:bCs/>
                <w:lang w:val="en-ZA"/>
              </w:rPr>
            </w:pPr>
            <w:r w:rsidRPr="00A17A95">
              <w:rPr>
                <w:rFonts w:ascii="Cambria" w:eastAsiaTheme="minorHAnsi" w:hAnsi="Cambria" w:cs="Cambria-Bold"/>
                <w:b/>
                <w:bCs/>
                <w:lang w:val="en-ZA"/>
              </w:rPr>
              <w:t>18--</w:t>
            </w:r>
            <w:r w:rsidRPr="00A17A95">
              <w:rPr>
                <w:rFonts w:ascii="Cambria" w:eastAsiaTheme="minorHAnsi" w:hAnsi="Cambria" w:cs="Cambria Math"/>
                <w:b/>
                <w:bCs/>
                <w:lang w:val="en-ZA"/>
              </w:rPr>
              <w:t>‐</w:t>
            </w:r>
            <w:r w:rsidRPr="00A17A95">
              <w:rPr>
                <w:rFonts w:ascii="Cambria" w:eastAsiaTheme="minorHAnsi" w:hAnsi="Cambria" w:cs="Cambria-Bold"/>
                <w:b/>
                <w:bCs/>
                <w:lang w:val="en-ZA"/>
              </w:rPr>
              <w:t>25</w:t>
            </w:r>
          </w:p>
        </w:tc>
        <w:tc>
          <w:tcPr>
            <w:tcW w:w="1368" w:type="dxa"/>
          </w:tcPr>
          <w:p w:rsidR="00645174" w:rsidRPr="00A17A95" w:rsidRDefault="00645174" w:rsidP="00645174">
            <w:pPr>
              <w:autoSpaceDE w:val="0"/>
              <w:autoSpaceDN w:val="0"/>
              <w:adjustRightInd w:val="0"/>
              <w:rPr>
                <w:rFonts w:ascii="Cambria" w:eastAsiaTheme="minorHAnsi" w:hAnsi="Cambria" w:cs="Cambria-Bold"/>
                <w:b/>
                <w:bCs/>
                <w:lang w:val="en-ZA"/>
              </w:rPr>
            </w:pPr>
            <w:r w:rsidRPr="00A17A95">
              <w:rPr>
                <w:rFonts w:ascii="Cambria" w:eastAsiaTheme="minorHAnsi" w:hAnsi="Cambria" w:cs="Cambria-Bold"/>
                <w:b/>
                <w:bCs/>
                <w:lang w:val="en-ZA"/>
              </w:rPr>
              <w:t>26--</w:t>
            </w:r>
            <w:r w:rsidRPr="00A17A95">
              <w:rPr>
                <w:rFonts w:ascii="Cambria" w:eastAsiaTheme="minorHAnsi" w:hAnsi="Cambria" w:cs="Cambria Math"/>
                <w:b/>
                <w:bCs/>
                <w:lang w:val="en-ZA"/>
              </w:rPr>
              <w:t>‐</w:t>
            </w:r>
            <w:r w:rsidRPr="00A17A95">
              <w:rPr>
                <w:rFonts w:ascii="Cambria" w:eastAsiaTheme="minorHAnsi" w:hAnsi="Cambria" w:cs="Cambria-Bold"/>
                <w:b/>
                <w:bCs/>
                <w:lang w:val="en-ZA"/>
              </w:rPr>
              <w:t>35</w:t>
            </w:r>
          </w:p>
        </w:tc>
        <w:tc>
          <w:tcPr>
            <w:tcW w:w="1368" w:type="dxa"/>
          </w:tcPr>
          <w:p w:rsidR="00645174" w:rsidRPr="00A17A95" w:rsidRDefault="00645174" w:rsidP="00645174">
            <w:pPr>
              <w:autoSpaceDE w:val="0"/>
              <w:autoSpaceDN w:val="0"/>
              <w:adjustRightInd w:val="0"/>
              <w:rPr>
                <w:rFonts w:ascii="Cambria" w:eastAsiaTheme="minorHAnsi" w:hAnsi="Cambria" w:cs="Cambria-Bold"/>
                <w:b/>
                <w:bCs/>
                <w:lang w:val="en-ZA"/>
              </w:rPr>
            </w:pPr>
            <w:r w:rsidRPr="00A17A95">
              <w:rPr>
                <w:rFonts w:ascii="Cambria" w:eastAsiaTheme="minorHAnsi" w:hAnsi="Cambria" w:cs="Cambria-Bold"/>
                <w:b/>
                <w:bCs/>
                <w:lang w:val="en-ZA"/>
              </w:rPr>
              <w:t>36--</w:t>
            </w:r>
            <w:r w:rsidRPr="00A17A95">
              <w:rPr>
                <w:rFonts w:ascii="Cambria" w:eastAsiaTheme="minorHAnsi" w:hAnsi="Cambria" w:cs="Cambria Math"/>
                <w:b/>
                <w:bCs/>
                <w:lang w:val="en-ZA"/>
              </w:rPr>
              <w:t>‐</w:t>
            </w:r>
            <w:r w:rsidRPr="00A17A95">
              <w:rPr>
                <w:rFonts w:ascii="Cambria" w:eastAsiaTheme="minorHAnsi" w:hAnsi="Cambria" w:cs="Cambria-Bold"/>
                <w:b/>
                <w:bCs/>
                <w:lang w:val="en-ZA"/>
              </w:rPr>
              <w:t>40</w:t>
            </w:r>
          </w:p>
        </w:tc>
        <w:tc>
          <w:tcPr>
            <w:tcW w:w="1368" w:type="dxa"/>
          </w:tcPr>
          <w:p w:rsidR="00645174" w:rsidRPr="00A17A95" w:rsidRDefault="00645174" w:rsidP="00645174">
            <w:pPr>
              <w:autoSpaceDE w:val="0"/>
              <w:autoSpaceDN w:val="0"/>
              <w:adjustRightInd w:val="0"/>
              <w:rPr>
                <w:rFonts w:ascii="Cambria" w:eastAsiaTheme="minorHAnsi" w:hAnsi="Cambria" w:cs="Cambria-Bold"/>
                <w:b/>
                <w:bCs/>
                <w:lang w:val="en-ZA"/>
              </w:rPr>
            </w:pPr>
            <w:r w:rsidRPr="00A17A95">
              <w:rPr>
                <w:rFonts w:ascii="Cambria" w:eastAsiaTheme="minorHAnsi" w:hAnsi="Cambria" w:cs="Cambria-Bold"/>
                <w:b/>
                <w:bCs/>
                <w:lang w:val="en-ZA"/>
              </w:rPr>
              <w:t>41--</w:t>
            </w:r>
            <w:r w:rsidRPr="00A17A95">
              <w:rPr>
                <w:rFonts w:ascii="Cambria" w:eastAsiaTheme="minorHAnsi" w:hAnsi="Cambria" w:cs="Cambria Math"/>
                <w:b/>
                <w:bCs/>
                <w:lang w:val="en-ZA"/>
              </w:rPr>
              <w:t>‐</w:t>
            </w:r>
            <w:r w:rsidRPr="00A17A95">
              <w:rPr>
                <w:rFonts w:ascii="Cambria" w:eastAsiaTheme="minorHAnsi" w:hAnsi="Cambria" w:cs="Cambria-Bold"/>
                <w:b/>
                <w:bCs/>
                <w:lang w:val="en-ZA"/>
              </w:rPr>
              <w:t>45</w:t>
            </w:r>
          </w:p>
        </w:tc>
        <w:tc>
          <w:tcPr>
            <w:tcW w:w="1368" w:type="dxa"/>
          </w:tcPr>
          <w:p w:rsidR="00645174" w:rsidRPr="00A17A95" w:rsidRDefault="00645174" w:rsidP="00645174">
            <w:pPr>
              <w:autoSpaceDE w:val="0"/>
              <w:autoSpaceDN w:val="0"/>
              <w:adjustRightInd w:val="0"/>
              <w:rPr>
                <w:rFonts w:ascii="Cambria" w:eastAsiaTheme="minorHAnsi" w:hAnsi="Cambria" w:cs="Cambria-Bold"/>
                <w:b/>
                <w:bCs/>
                <w:lang w:val="en-ZA"/>
              </w:rPr>
            </w:pPr>
            <w:r w:rsidRPr="00A17A95">
              <w:rPr>
                <w:rFonts w:ascii="Cambria" w:eastAsiaTheme="minorHAnsi" w:hAnsi="Cambria" w:cs="Cambria-Bold"/>
                <w:b/>
                <w:bCs/>
                <w:lang w:val="en-ZA"/>
              </w:rPr>
              <w:t>46--</w:t>
            </w:r>
            <w:r w:rsidRPr="00A17A95">
              <w:rPr>
                <w:rFonts w:ascii="Cambria" w:eastAsiaTheme="minorHAnsi" w:hAnsi="Cambria" w:cs="Cambria Math"/>
                <w:b/>
                <w:bCs/>
                <w:lang w:val="en-ZA"/>
              </w:rPr>
              <w:t>‐</w:t>
            </w:r>
            <w:r w:rsidRPr="00A17A95">
              <w:rPr>
                <w:rFonts w:ascii="Cambria" w:eastAsiaTheme="minorHAnsi" w:hAnsi="Cambria" w:cs="Cambria-Bold"/>
                <w:b/>
                <w:bCs/>
                <w:lang w:val="en-ZA"/>
              </w:rPr>
              <w:t>50</w:t>
            </w:r>
          </w:p>
        </w:tc>
        <w:tc>
          <w:tcPr>
            <w:tcW w:w="1368" w:type="dxa"/>
          </w:tcPr>
          <w:p w:rsidR="00645174" w:rsidRPr="00A17A95" w:rsidRDefault="00645174" w:rsidP="00645174">
            <w:pPr>
              <w:autoSpaceDE w:val="0"/>
              <w:autoSpaceDN w:val="0"/>
              <w:adjustRightInd w:val="0"/>
              <w:rPr>
                <w:rFonts w:ascii="Cambria" w:eastAsiaTheme="minorHAnsi" w:hAnsi="Cambria" w:cs="Cambria-Bold"/>
                <w:b/>
                <w:bCs/>
                <w:lang w:val="en-ZA"/>
              </w:rPr>
            </w:pPr>
            <w:r w:rsidRPr="00A17A95">
              <w:rPr>
                <w:rFonts w:ascii="Cambria" w:eastAsiaTheme="minorHAnsi" w:hAnsi="Cambria" w:cs="Cambria-Bold"/>
                <w:b/>
                <w:bCs/>
                <w:lang w:val="en-ZA"/>
              </w:rPr>
              <w:t>51--</w:t>
            </w:r>
            <w:r w:rsidRPr="00A17A95">
              <w:rPr>
                <w:rFonts w:ascii="Cambria" w:eastAsiaTheme="minorHAnsi" w:hAnsi="Cambria" w:cs="Cambria Math"/>
                <w:b/>
                <w:bCs/>
                <w:lang w:val="en-ZA"/>
              </w:rPr>
              <w:t>‐</w:t>
            </w:r>
            <w:r w:rsidRPr="00A17A95">
              <w:rPr>
                <w:rFonts w:ascii="Cambria" w:eastAsiaTheme="minorHAnsi" w:hAnsi="Cambria" w:cs="Cambria-Bold"/>
                <w:b/>
                <w:bCs/>
                <w:lang w:val="en-ZA"/>
              </w:rPr>
              <w:t>55</w:t>
            </w:r>
          </w:p>
        </w:tc>
      </w:tr>
      <w:tr w:rsidR="00645174" w:rsidRPr="00A17A95" w:rsidTr="00645174">
        <w:tc>
          <w:tcPr>
            <w:tcW w:w="1526" w:type="dxa"/>
          </w:tcPr>
          <w:p w:rsidR="00645174" w:rsidRPr="00A17A95" w:rsidRDefault="00645174" w:rsidP="00645174">
            <w:pPr>
              <w:autoSpaceDE w:val="0"/>
              <w:autoSpaceDN w:val="0"/>
              <w:adjustRightInd w:val="0"/>
              <w:rPr>
                <w:rFonts w:ascii="Cambria" w:eastAsiaTheme="minorHAnsi" w:hAnsi="Cambria" w:cs="Cambria-Bold"/>
                <w:b/>
                <w:bCs/>
                <w:lang w:val="en-ZA"/>
              </w:rPr>
            </w:pPr>
            <w:r w:rsidRPr="00A17A95">
              <w:rPr>
                <w:rFonts w:ascii="Cambria" w:eastAsiaTheme="minorHAnsi" w:hAnsi="Cambria" w:cs="Cambria"/>
                <w:lang w:val="en-ZA"/>
              </w:rPr>
              <w:t>8--‐12 years</w:t>
            </w:r>
          </w:p>
        </w:tc>
        <w:tc>
          <w:tcPr>
            <w:tcW w:w="1210" w:type="dxa"/>
          </w:tcPr>
          <w:p w:rsidR="00645174" w:rsidRPr="00A17A95" w:rsidRDefault="00645174" w:rsidP="00645174">
            <w:pPr>
              <w:autoSpaceDE w:val="0"/>
              <w:autoSpaceDN w:val="0"/>
              <w:adjustRightInd w:val="0"/>
              <w:rPr>
                <w:rFonts w:ascii="Cambria" w:eastAsiaTheme="minorHAnsi" w:hAnsi="Cambria" w:cs="Cambria-Bold"/>
                <w:bCs/>
                <w:lang w:val="en-ZA"/>
              </w:rPr>
            </w:pPr>
            <w:r w:rsidRPr="00A17A95">
              <w:rPr>
                <w:rFonts w:ascii="Cambria" w:eastAsiaTheme="minorHAnsi" w:hAnsi="Cambria" w:cs="Cambria-Bold"/>
                <w:bCs/>
                <w:lang w:val="en-ZA"/>
              </w:rPr>
              <w:t>0.66</w:t>
            </w:r>
          </w:p>
        </w:tc>
        <w:tc>
          <w:tcPr>
            <w:tcW w:w="1368" w:type="dxa"/>
          </w:tcPr>
          <w:p w:rsidR="00645174" w:rsidRPr="00A17A95" w:rsidRDefault="00645174" w:rsidP="00645174">
            <w:pPr>
              <w:autoSpaceDE w:val="0"/>
              <w:autoSpaceDN w:val="0"/>
              <w:adjustRightInd w:val="0"/>
              <w:rPr>
                <w:rFonts w:ascii="Cambria" w:eastAsiaTheme="minorHAnsi" w:hAnsi="Cambria" w:cs="Cambria-Bold"/>
                <w:bCs/>
                <w:lang w:val="en-ZA"/>
              </w:rPr>
            </w:pPr>
            <w:r w:rsidRPr="00A17A95">
              <w:rPr>
                <w:rFonts w:ascii="Cambria" w:eastAsiaTheme="minorHAnsi" w:hAnsi="Cambria" w:cs="Cambria-Bold"/>
                <w:bCs/>
                <w:lang w:val="en-ZA"/>
              </w:rPr>
              <w:t>1.01</w:t>
            </w:r>
          </w:p>
        </w:tc>
        <w:tc>
          <w:tcPr>
            <w:tcW w:w="1368" w:type="dxa"/>
          </w:tcPr>
          <w:p w:rsidR="00645174" w:rsidRPr="00A17A95" w:rsidRDefault="00645174" w:rsidP="00645174">
            <w:pPr>
              <w:autoSpaceDE w:val="0"/>
              <w:autoSpaceDN w:val="0"/>
              <w:adjustRightInd w:val="0"/>
              <w:rPr>
                <w:rFonts w:ascii="Cambria" w:eastAsiaTheme="minorHAnsi" w:hAnsi="Cambria" w:cs="Cambria-Bold"/>
                <w:bCs/>
                <w:lang w:val="en-ZA"/>
              </w:rPr>
            </w:pPr>
            <w:r w:rsidRPr="00A17A95">
              <w:rPr>
                <w:rFonts w:ascii="Cambria" w:eastAsiaTheme="minorHAnsi" w:hAnsi="Cambria" w:cs="Cambria-Bold"/>
                <w:bCs/>
                <w:lang w:val="en-ZA"/>
              </w:rPr>
              <w:t>3.04</w:t>
            </w:r>
          </w:p>
        </w:tc>
        <w:tc>
          <w:tcPr>
            <w:tcW w:w="1368" w:type="dxa"/>
          </w:tcPr>
          <w:p w:rsidR="00645174" w:rsidRPr="00A17A95" w:rsidRDefault="00645174" w:rsidP="00645174">
            <w:pPr>
              <w:autoSpaceDE w:val="0"/>
              <w:autoSpaceDN w:val="0"/>
              <w:adjustRightInd w:val="0"/>
              <w:rPr>
                <w:rFonts w:ascii="Cambria" w:eastAsiaTheme="minorHAnsi" w:hAnsi="Cambria" w:cs="Cambria-Bold"/>
                <w:bCs/>
                <w:lang w:val="en-ZA"/>
              </w:rPr>
            </w:pPr>
            <w:r w:rsidRPr="00A17A95">
              <w:rPr>
                <w:rFonts w:ascii="Cambria" w:eastAsiaTheme="minorHAnsi" w:hAnsi="Cambria" w:cs="Cambria-Bold"/>
                <w:bCs/>
                <w:lang w:val="en-ZA"/>
              </w:rPr>
              <w:t>3.80</w:t>
            </w:r>
          </w:p>
        </w:tc>
        <w:tc>
          <w:tcPr>
            <w:tcW w:w="1368" w:type="dxa"/>
          </w:tcPr>
          <w:p w:rsidR="00645174" w:rsidRPr="00A17A95" w:rsidRDefault="00645174" w:rsidP="00645174">
            <w:pPr>
              <w:autoSpaceDE w:val="0"/>
              <w:autoSpaceDN w:val="0"/>
              <w:adjustRightInd w:val="0"/>
              <w:rPr>
                <w:rFonts w:ascii="Cambria" w:eastAsiaTheme="minorHAnsi" w:hAnsi="Cambria" w:cs="Cambria-Bold"/>
                <w:bCs/>
                <w:lang w:val="en-ZA"/>
              </w:rPr>
            </w:pPr>
            <w:r w:rsidRPr="00A17A95">
              <w:rPr>
                <w:rFonts w:ascii="Cambria" w:eastAsiaTheme="minorHAnsi" w:hAnsi="Cambria" w:cs="Cambria-Bold"/>
                <w:bCs/>
                <w:lang w:val="en-ZA"/>
              </w:rPr>
              <w:t>4.76</w:t>
            </w:r>
          </w:p>
        </w:tc>
        <w:tc>
          <w:tcPr>
            <w:tcW w:w="1368" w:type="dxa"/>
          </w:tcPr>
          <w:p w:rsidR="00645174" w:rsidRPr="00A17A95" w:rsidRDefault="00645174" w:rsidP="00645174">
            <w:pPr>
              <w:autoSpaceDE w:val="0"/>
              <w:autoSpaceDN w:val="0"/>
              <w:adjustRightInd w:val="0"/>
              <w:rPr>
                <w:rFonts w:ascii="Cambria" w:eastAsiaTheme="minorHAnsi" w:hAnsi="Cambria" w:cs="Cambria-Bold"/>
                <w:bCs/>
                <w:lang w:val="en-ZA"/>
              </w:rPr>
            </w:pPr>
            <w:r w:rsidRPr="00A17A95">
              <w:rPr>
                <w:rFonts w:ascii="Cambria" w:eastAsiaTheme="minorHAnsi" w:hAnsi="Cambria" w:cs="Cambria-Bold"/>
                <w:bCs/>
                <w:lang w:val="en-ZA"/>
              </w:rPr>
              <w:t>6.18</w:t>
            </w:r>
          </w:p>
        </w:tc>
      </w:tr>
      <w:tr w:rsidR="00645174" w:rsidRPr="00A17A95" w:rsidTr="00645174">
        <w:tc>
          <w:tcPr>
            <w:tcW w:w="1526" w:type="dxa"/>
          </w:tcPr>
          <w:p w:rsidR="00645174" w:rsidRPr="00A17A95" w:rsidRDefault="00645174" w:rsidP="00645174">
            <w:pPr>
              <w:autoSpaceDE w:val="0"/>
              <w:autoSpaceDN w:val="0"/>
              <w:adjustRightInd w:val="0"/>
              <w:rPr>
                <w:rFonts w:ascii="Cambria" w:eastAsiaTheme="minorHAnsi" w:hAnsi="Cambria" w:cs="Cambria-Bold"/>
                <w:b/>
                <w:bCs/>
                <w:lang w:val="en-ZA"/>
              </w:rPr>
            </w:pPr>
            <w:r w:rsidRPr="00A17A95">
              <w:rPr>
                <w:rFonts w:ascii="Cambria" w:eastAsiaTheme="minorHAnsi" w:hAnsi="Cambria" w:cs="Cambria"/>
                <w:lang w:val="en-ZA"/>
              </w:rPr>
              <w:t>13--‐17 years</w:t>
            </w:r>
          </w:p>
        </w:tc>
        <w:tc>
          <w:tcPr>
            <w:tcW w:w="1210" w:type="dxa"/>
          </w:tcPr>
          <w:p w:rsidR="00645174" w:rsidRPr="00A17A95" w:rsidRDefault="00645174" w:rsidP="00645174">
            <w:pPr>
              <w:autoSpaceDE w:val="0"/>
              <w:autoSpaceDN w:val="0"/>
              <w:adjustRightInd w:val="0"/>
              <w:rPr>
                <w:rFonts w:ascii="Cambria" w:eastAsiaTheme="minorHAnsi" w:hAnsi="Cambria" w:cs="Cambria-Bold"/>
                <w:bCs/>
                <w:lang w:val="en-ZA"/>
              </w:rPr>
            </w:pPr>
            <w:r w:rsidRPr="00A17A95">
              <w:rPr>
                <w:rFonts w:ascii="Cambria" w:eastAsiaTheme="minorHAnsi" w:hAnsi="Cambria" w:cs="Cambria-Bold"/>
                <w:bCs/>
                <w:lang w:val="en-ZA"/>
              </w:rPr>
              <w:t>0.87</w:t>
            </w:r>
          </w:p>
        </w:tc>
        <w:tc>
          <w:tcPr>
            <w:tcW w:w="1368" w:type="dxa"/>
          </w:tcPr>
          <w:p w:rsidR="00645174" w:rsidRPr="00A17A95" w:rsidRDefault="00645174" w:rsidP="00645174">
            <w:pPr>
              <w:autoSpaceDE w:val="0"/>
              <w:autoSpaceDN w:val="0"/>
              <w:adjustRightInd w:val="0"/>
              <w:rPr>
                <w:rFonts w:ascii="Cambria" w:eastAsiaTheme="minorHAnsi" w:hAnsi="Cambria" w:cs="Cambria-Bold"/>
                <w:bCs/>
                <w:lang w:val="en-ZA"/>
              </w:rPr>
            </w:pPr>
            <w:r w:rsidRPr="00A17A95">
              <w:rPr>
                <w:rFonts w:ascii="Cambria" w:eastAsiaTheme="minorHAnsi" w:hAnsi="Cambria" w:cs="Cambria-Bold"/>
                <w:bCs/>
                <w:lang w:val="en-ZA"/>
              </w:rPr>
              <w:t>1.34</w:t>
            </w:r>
          </w:p>
        </w:tc>
        <w:tc>
          <w:tcPr>
            <w:tcW w:w="1368" w:type="dxa"/>
          </w:tcPr>
          <w:p w:rsidR="00645174" w:rsidRPr="00A17A95" w:rsidRDefault="00645174" w:rsidP="00645174">
            <w:pPr>
              <w:autoSpaceDE w:val="0"/>
              <w:autoSpaceDN w:val="0"/>
              <w:adjustRightInd w:val="0"/>
              <w:rPr>
                <w:rFonts w:ascii="Cambria" w:eastAsiaTheme="minorHAnsi" w:hAnsi="Cambria" w:cs="Cambria-Bold"/>
                <w:bCs/>
                <w:lang w:val="en-ZA"/>
              </w:rPr>
            </w:pPr>
            <w:r w:rsidRPr="00A17A95">
              <w:rPr>
                <w:rFonts w:ascii="Cambria" w:eastAsiaTheme="minorHAnsi" w:hAnsi="Cambria" w:cs="Cambria-Bold"/>
                <w:bCs/>
                <w:lang w:val="en-ZA"/>
              </w:rPr>
              <w:t>4.05</w:t>
            </w:r>
          </w:p>
        </w:tc>
        <w:tc>
          <w:tcPr>
            <w:tcW w:w="1368" w:type="dxa"/>
          </w:tcPr>
          <w:p w:rsidR="00645174" w:rsidRPr="00A17A95" w:rsidRDefault="00645174" w:rsidP="00645174">
            <w:pPr>
              <w:autoSpaceDE w:val="0"/>
              <w:autoSpaceDN w:val="0"/>
              <w:adjustRightInd w:val="0"/>
              <w:rPr>
                <w:rFonts w:ascii="Cambria" w:eastAsiaTheme="minorHAnsi" w:hAnsi="Cambria" w:cs="Cambria-Bold"/>
                <w:bCs/>
                <w:lang w:val="en-ZA"/>
              </w:rPr>
            </w:pPr>
            <w:r w:rsidRPr="00A17A95">
              <w:rPr>
                <w:rFonts w:ascii="Cambria" w:eastAsiaTheme="minorHAnsi" w:hAnsi="Cambria" w:cs="Cambria-Bold"/>
                <w:bCs/>
                <w:lang w:val="en-ZA"/>
              </w:rPr>
              <w:t>5.06</w:t>
            </w:r>
          </w:p>
        </w:tc>
        <w:tc>
          <w:tcPr>
            <w:tcW w:w="1368" w:type="dxa"/>
          </w:tcPr>
          <w:p w:rsidR="00645174" w:rsidRPr="00A17A95" w:rsidRDefault="00645174" w:rsidP="00645174">
            <w:pPr>
              <w:autoSpaceDE w:val="0"/>
              <w:autoSpaceDN w:val="0"/>
              <w:adjustRightInd w:val="0"/>
              <w:rPr>
                <w:rFonts w:ascii="Cambria" w:eastAsiaTheme="minorHAnsi" w:hAnsi="Cambria" w:cs="Cambria-Bold"/>
                <w:bCs/>
                <w:lang w:val="en-ZA"/>
              </w:rPr>
            </w:pPr>
            <w:r w:rsidRPr="00A17A95">
              <w:rPr>
                <w:rFonts w:ascii="Cambria" w:eastAsiaTheme="minorHAnsi" w:hAnsi="Cambria" w:cs="Cambria-Bold"/>
                <w:bCs/>
                <w:lang w:val="en-ZA"/>
              </w:rPr>
              <w:t>6.34</w:t>
            </w:r>
          </w:p>
        </w:tc>
        <w:tc>
          <w:tcPr>
            <w:tcW w:w="1368" w:type="dxa"/>
          </w:tcPr>
          <w:p w:rsidR="00645174" w:rsidRPr="00A17A95" w:rsidRDefault="00645174" w:rsidP="00645174">
            <w:pPr>
              <w:autoSpaceDE w:val="0"/>
              <w:autoSpaceDN w:val="0"/>
              <w:adjustRightInd w:val="0"/>
              <w:rPr>
                <w:rFonts w:ascii="Cambria" w:eastAsiaTheme="minorHAnsi" w:hAnsi="Cambria" w:cs="Cambria-Bold"/>
                <w:bCs/>
                <w:lang w:val="en-ZA"/>
              </w:rPr>
            </w:pPr>
            <w:r w:rsidRPr="00A17A95">
              <w:rPr>
                <w:rFonts w:ascii="Cambria" w:eastAsiaTheme="minorHAnsi" w:hAnsi="Cambria" w:cs="Cambria-Bold"/>
                <w:bCs/>
                <w:lang w:val="en-ZA"/>
              </w:rPr>
              <w:t>8.24</w:t>
            </w:r>
          </w:p>
        </w:tc>
      </w:tr>
      <w:tr w:rsidR="00645174" w:rsidRPr="00A17A95" w:rsidTr="00645174">
        <w:tc>
          <w:tcPr>
            <w:tcW w:w="1526" w:type="dxa"/>
          </w:tcPr>
          <w:p w:rsidR="00645174" w:rsidRPr="00A17A95" w:rsidRDefault="00DD12A5" w:rsidP="00DD12A5">
            <w:pPr>
              <w:autoSpaceDE w:val="0"/>
              <w:autoSpaceDN w:val="0"/>
              <w:adjustRightInd w:val="0"/>
              <w:rPr>
                <w:rFonts w:ascii="Cambria" w:eastAsiaTheme="minorHAnsi" w:hAnsi="Cambria" w:cs="Cambria-Bold"/>
                <w:b/>
                <w:bCs/>
                <w:lang w:val="en-ZA"/>
              </w:rPr>
            </w:pPr>
            <w:r w:rsidRPr="00A17A95">
              <w:rPr>
                <w:rFonts w:ascii="Cambria" w:eastAsiaTheme="minorHAnsi" w:hAnsi="Cambria" w:cs="Cambria"/>
                <w:lang w:val="en-ZA"/>
              </w:rPr>
              <w:t>18--‐25 years</w:t>
            </w:r>
          </w:p>
        </w:tc>
        <w:tc>
          <w:tcPr>
            <w:tcW w:w="1210" w:type="dxa"/>
          </w:tcPr>
          <w:p w:rsidR="00645174" w:rsidRPr="00A17A95" w:rsidRDefault="00DD12A5" w:rsidP="00645174">
            <w:pPr>
              <w:autoSpaceDE w:val="0"/>
              <w:autoSpaceDN w:val="0"/>
              <w:adjustRightInd w:val="0"/>
              <w:rPr>
                <w:rFonts w:ascii="Cambria" w:eastAsiaTheme="minorHAnsi" w:hAnsi="Cambria" w:cs="Cambria-Bold"/>
                <w:bCs/>
                <w:lang w:val="en-ZA"/>
              </w:rPr>
            </w:pPr>
            <w:r w:rsidRPr="00A17A95">
              <w:rPr>
                <w:rFonts w:ascii="Cambria" w:eastAsiaTheme="minorHAnsi" w:hAnsi="Cambria" w:cs="Cambria-Bold"/>
                <w:bCs/>
                <w:lang w:val="en-ZA"/>
              </w:rPr>
              <w:t>1.00</w:t>
            </w:r>
          </w:p>
        </w:tc>
        <w:tc>
          <w:tcPr>
            <w:tcW w:w="1368" w:type="dxa"/>
          </w:tcPr>
          <w:p w:rsidR="00645174" w:rsidRPr="00A17A95" w:rsidRDefault="00DD12A5" w:rsidP="00645174">
            <w:pPr>
              <w:autoSpaceDE w:val="0"/>
              <w:autoSpaceDN w:val="0"/>
              <w:adjustRightInd w:val="0"/>
              <w:rPr>
                <w:rFonts w:ascii="Cambria" w:eastAsiaTheme="minorHAnsi" w:hAnsi="Cambria" w:cs="Cambria-Bold"/>
                <w:bCs/>
                <w:lang w:val="en-ZA"/>
              </w:rPr>
            </w:pPr>
            <w:r w:rsidRPr="00A17A95">
              <w:rPr>
                <w:rFonts w:ascii="Cambria" w:eastAsiaTheme="minorHAnsi" w:hAnsi="Cambria" w:cs="Cambria-Bold"/>
                <w:bCs/>
                <w:lang w:val="en-ZA"/>
              </w:rPr>
              <w:t>1.54</w:t>
            </w:r>
          </w:p>
        </w:tc>
        <w:tc>
          <w:tcPr>
            <w:tcW w:w="1368" w:type="dxa"/>
          </w:tcPr>
          <w:p w:rsidR="00645174" w:rsidRPr="00A17A95" w:rsidRDefault="00DD12A5" w:rsidP="00645174">
            <w:pPr>
              <w:autoSpaceDE w:val="0"/>
              <w:autoSpaceDN w:val="0"/>
              <w:adjustRightInd w:val="0"/>
              <w:rPr>
                <w:rFonts w:ascii="Cambria" w:eastAsiaTheme="minorHAnsi" w:hAnsi="Cambria" w:cs="Cambria-Bold"/>
                <w:bCs/>
                <w:lang w:val="en-ZA"/>
              </w:rPr>
            </w:pPr>
            <w:r w:rsidRPr="00A17A95">
              <w:rPr>
                <w:rFonts w:ascii="Cambria" w:eastAsiaTheme="minorHAnsi" w:hAnsi="Cambria" w:cs="Cambria-Bold"/>
                <w:bCs/>
                <w:lang w:val="en-ZA"/>
              </w:rPr>
              <w:t>4.65</w:t>
            </w:r>
          </w:p>
        </w:tc>
        <w:tc>
          <w:tcPr>
            <w:tcW w:w="1368" w:type="dxa"/>
          </w:tcPr>
          <w:p w:rsidR="00645174" w:rsidRPr="00A17A95" w:rsidRDefault="00DD12A5" w:rsidP="00645174">
            <w:pPr>
              <w:autoSpaceDE w:val="0"/>
              <w:autoSpaceDN w:val="0"/>
              <w:adjustRightInd w:val="0"/>
              <w:rPr>
                <w:rFonts w:ascii="Cambria" w:eastAsiaTheme="minorHAnsi" w:hAnsi="Cambria" w:cs="Cambria-Bold"/>
                <w:bCs/>
                <w:lang w:val="en-ZA"/>
              </w:rPr>
            </w:pPr>
            <w:r w:rsidRPr="00A17A95">
              <w:rPr>
                <w:rFonts w:ascii="Cambria" w:eastAsiaTheme="minorHAnsi" w:hAnsi="Cambria" w:cs="Cambria-Bold"/>
                <w:bCs/>
                <w:lang w:val="en-ZA"/>
              </w:rPr>
              <w:t>5.82</w:t>
            </w:r>
          </w:p>
        </w:tc>
        <w:tc>
          <w:tcPr>
            <w:tcW w:w="1368" w:type="dxa"/>
          </w:tcPr>
          <w:p w:rsidR="00645174" w:rsidRPr="00A17A95" w:rsidRDefault="00DD12A5" w:rsidP="00645174">
            <w:pPr>
              <w:autoSpaceDE w:val="0"/>
              <w:autoSpaceDN w:val="0"/>
              <w:adjustRightInd w:val="0"/>
              <w:rPr>
                <w:rFonts w:ascii="Cambria" w:eastAsiaTheme="minorHAnsi" w:hAnsi="Cambria" w:cs="Cambria-Bold"/>
                <w:bCs/>
                <w:lang w:val="en-ZA"/>
              </w:rPr>
            </w:pPr>
            <w:r w:rsidRPr="00A17A95">
              <w:rPr>
                <w:rFonts w:ascii="Cambria" w:eastAsiaTheme="minorHAnsi" w:hAnsi="Cambria" w:cs="Cambria-Bold"/>
                <w:bCs/>
                <w:lang w:val="en-ZA"/>
              </w:rPr>
              <w:t>7.29</w:t>
            </w:r>
          </w:p>
        </w:tc>
        <w:tc>
          <w:tcPr>
            <w:tcW w:w="1368" w:type="dxa"/>
          </w:tcPr>
          <w:p w:rsidR="00645174" w:rsidRPr="00A17A95" w:rsidRDefault="00DD12A5" w:rsidP="00645174">
            <w:pPr>
              <w:autoSpaceDE w:val="0"/>
              <w:autoSpaceDN w:val="0"/>
              <w:adjustRightInd w:val="0"/>
              <w:rPr>
                <w:rFonts w:ascii="Cambria" w:eastAsiaTheme="minorHAnsi" w:hAnsi="Cambria" w:cs="Cambria-Bold"/>
                <w:bCs/>
                <w:lang w:val="en-ZA"/>
              </w:rPr>
            </w:pPr>
            <w:r w:rsidRPr="00A17A95">
              <w:rPr>
                <w:rFonts w:ascii="Cambria" w:eastAsiaTheme="minorHAnsi" w:hAnsi="Cambria" w:cs="Cambria-Bold"/>
                <w:bCs/>
                <w:lang w:val="en-ZA"/>
              </w:rPr>
              <w:t>9.48</w:t>
            </w:r>
          </w:p>
        </w:tc>
      </w:tr>
    </w:tbl>
    <w:p w:rsidR="00645174" w:rsidRPr="00A17A95" w:rsidRDefault="00645174" w:rsidP="00645174">
      <w:pPr>
        <w:autoSpaceDE w:val="0"/>
        <w:autoSpaceDN w:val="0"/>
        <w:adjustRightInd w:val="0"/>
        <w:rPr>
          <w:rFonts w:ascii="Cambria" w:eastAsiaTheme="minorHAnsi" w:hAnsi="Cambria" w:cs="Cambria-Bold"/>
          <w:b/>
          <w:bCs/>
          <w:sz w:val="22"/>
          <w:szCs w:val="22"/>
          <w:lang w:val="en-ZA"/>
        </w:rPr>
      </w:pPr>
    </w:p>
    <w:p w:rsidR="00645174" w:rsidRPr="00A17A95" w:rsidRDefault="00645174"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Thetableabovecontainsthemaximumguaranteedmortalitychargestobelevied.</w:t>
      </w:r>
    </w:p>
    <w:p w:rsidR="00645174" w:rsidRPr="00A17A95" w:rsidRDefault="00645174"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Thesemortalitydeductionsaresubjecttoperiodicreviewinconsultationwiththe</w:t>
      </w:r>
    </w:p>
    <w:p w:rsidR="00645174" w:rsidRPr="00A17A95" w:rsidRDefault="00645174" w:rsidP="00645174">
      <w:pPr>
        <w:spacing w:line="276" w:lineRule="auto"/>
        <w:jc w:val="both"/>
        <w:rPr>
          <w:rFonts w:ascii="Cambria" w:eastAsiaTheme="minorHAnsi" w:hAnsi="Cambria" w:cs="Cambria"/>
          <w:lang w:val="en-ZA"/>
        </w:rPr>
      </w:pPr>
      <w:r w:rsidRPr="00A17A95">
        <w:rPr>
          <w:rFonts w:ascii="Cambria" w:eastAsiaTheme="minorHAnsi" w:hAnsi="Cambria" w:cs="Cambria"/>
          <w:lang w:val="en-ZA"/>
        </w:rPr>
        <w:t>regulator</w:t>
      </w:r>
    </w:p>
    <w:p w:rsidR="004A34F9" w:rsidRPr="00A17A95" w:rsidRDefault="004A34F9" w:rsidP="00645174">
      <w:pPr>
        <w:spacing w:line="276" w:lineRule="auto"/>
        <w:jc w:val="both"/>
        <w:rPr>
          <w:rFonts w:ascii="Cambria" w:eastAsiaTheme="minorHAnsi" w:hAnsi="Cambria" w:cs="Cambria"/>
          <w:lang w:val="en-ZA"/>
        </w:rPr>
      </w:pPr>
    </w:p>
    <w:p w:rsidR="004A34F9" w:rsidRPr="00A17A95" w:rsidRDefault="004A34F9"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GH¢100andamaximumofGH¢1000.</w:t>
      </w:r>
    </w:p>
    <w:p w:rsidR="00501F27" w:rsidRPr="00A17A95" w:rsidRDefault="00501F27"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Annual Waiver of Premium Charge = Annual Waiver Premium Rate/Rate Division Factor * Annual Premium</w:t>
      </w:r>
    </w:p>
    <w:p w:rsidR="00501F27" w:rsidRPr="00A17A95" w:rsidRDefault="00501F27" w:rsidP="00092462">
      <w:pPr>
        <w:autoSpaceDE w:val="0"/>
        <w:autoSpaceDN w:val="0"/>
        <w:adjustRightInd w:val="0"/>
        <w:spacing w:line="360" w:lineRule="auto"/>
        <w:rPr>
          <w:rFonts w:ascii="Cambria" w:hAnsi="Cambria"/>
        </w:rPr>
      </w:pPr>
      <w:r w:rsidRPr="00A17A95">
        <w:rPr>
          <w:rFonts w:ascii="Cambria" w:eastAsiaTheme="minorHAnsi" w:hAnsi="Cambria" w:cs="Cambria"/>
          <w:lang w:val="en-ZA"/>
        </w:rPr>
        <w:t>Monthly Waiver of Premium Charge = Annual Waiver of Premium Charge * Modal Factor</w:t>
      </w:r>
    </w:p>
    <w:p w:rsidR="00332751" w:rsidRPr="00A17A95" w:rsidRDefault="00332751" w:rsidP="00332751">
      <w:pPr>
        <w:pStyle w:val="Heading2"/>
        <w:rPr>
          <w:rFonts w:ascii="Cambria" w:hAnsi="Cambria"/>
        </w:rPr>
      </w:pPr>
      <w:bookmarkStart w:id="87" w:name="_Toc371586307"/>
      <w:r w:rsidRPr="00A17A95">
        <w:rPr>
          <w:rFonts w:ascii="Cambria" w:hAnsi="Cambria"/>
        </w:rPr>
        <w:t>Express Farewell Plan</w:t>
      </w:r>
      <w:bookmarkEnd w:id="87"/>
    </w:p>
    <w:p w:rsidR="00F246C7" w:rsidRPr="00A17A95" w:rsidRDefault="00F246C7" w:rsidP="00F246C7">
      <w:pPr>
        <w:pStyle w:val="Heading3"/>
        <w:rPr>
          <w:rFonts w:ascii="Cambria" w:hAnsi="Cambria"/>
        </w:rPr>
      </w:pPr>
      <w:bookmarkStart w:id="88" w:name="_Toc371586308"/>
      <w:r w:rsidRPr="00A17A95">
        <w:rPr>
          <w:rFonts w:ascii="Cambria" w:hAnsi="Cambria"/>
        </w:rPr>
        <w:t>Product Summary</w:t>
      </w:r>
      <w:bookmarkEnd w:id="88"/>
    </w:p>
    <w:p w:rsidR="004F6514" w:rsidRPr="00A17A95" w:rsidRDefault="00332751" w:rsidP="00A31181">
      <w:pPr>
        <w:spacing w:line="276" w:lineRule="auto"/>
        <w:rPr>
          <w:rFonts w:ascii="Cambria" w:hAnsi="Cambria" w:cs="Trebuchet MS"/>
        </w:rPr>
      </w:pPr>
      <w:r w:rsidRPr="00A17A95">
        <w:rPr>
          <w:rFonts w:ascii="Cambria" w:hAnsi="Cambria" w:cs="Trebuchet MS"/>
        </w:rPr>
        <w:t xml:space="preserve">This is a life policy with a premium payable </w:t>
      </w:r>
      <w:r w:rsidR="00626D30" w:rsidRPr="00A17A95">
        <w:rPr>
          <w:rFonts w:ascii="Cambria" w:hAnsi="Cambria" w:cs="Trebuchet MS"/>
        </w:rPr>
        <w:t xml:space="preserve">up to age 65 or death of the policyholder but all lives are covered up to </w:t>
      </w:r>
      <w:r w:rsidRPr="00A17A95">
        <w:rPr>
          <w:rFonts w:ascii="Cambria" w:hAnsi="Cambria" w:cs="Trebuchet MS"/>
        </w:rPr>
        <w:t xml:space="preserve"> age</w:t>
      </w:r>
      <w:r w:rsidR="00CB2948" w:rsidRPr="00A17A95">
        <w:rPr>
          <w:rFonts w:ascii="Cambria" w:hAnsi="Cambria" w:cs="Trebuchet MS"/>
        </w:rPr>
        <w:t>2</w:t>
      </w:r>
      <w:r w:rsidRPr="00A17A95">
        <w:rPr>
          <w:rFonts w:ascii="Cambria" w:hAnsi="Cambria" w:cs="Trebuchet MS"/>
        </w:rPr>
        <w:t xml:space="preserve">00 year. The sum assured is payable on death. </w:t>
      </w:r>
    </w:p>
    <w:p w:rsidR="004F6514" w:rsidRPr="00A17A95" w:rsidRDefault="004F6514" w:rsidP="00A31181">
      <w:pPr>
        <w:spacing w:line="276" w:lineRule="auto"/>
        <w:rPr>
          <w:rFonts w:ascii="Cambria" w:hAnsi="Cambria" w:cs="Trebuchet MS"/>
        </w:rPr>
      </w:pPr>
    </w:p>
    <w:p w:rsidR="004F6514" w:rsidRPr="00A17A95" w:rsidRDefault="004F6514" w:rsidP="004F6514">
      <w:pPr>
        <w:autoSpaceDE w:val="0"/>
        <w:autoSpaceDN w:val="0"/>
        <w:adjustRightInd w:val="0"/>
        <w:rPr>
          <w:rFonts w:ascii="Cambria" w:eastAsiaTheme="minorHAnsi" w:hAnsi="Cambria" w:cs="Cambria,Bold"/>
          <w:b/>
          <w:bCs/>
          <w:lang w:val="en-ZA"/>
        </w:rPr>
      </w:pPr>
      <w:r w:rsidRPr="00A17A95">
        <w:rPr>
          <w:rFonts w:ascii="Cambria" w:eastAsiaTheme="minorHAnsi" w:hAnsi="Cambria" w:cs="Cambria,Bold"/>
          <w:b/>
          <w:bCs/>
          <w:lang w:val="en-ZA"/>
        </w:rPr>
        <w:t>Lives Coverable</w:t>
      </w:r>
    </w:p>
    <w:p w:rsidR="004F6514" w:rsidRPr="00A17A95" w:rsidRDefault="004F6514"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Lives eligible to be covered under the policy include:</w:t>
      </w:r>
    </w:p>
    <w:p w:rsidR="004F6514" w:rsidRPr="00A17A95" w:rsidRDefault="004F6514" w:rsidP="00E259CB">
      <w:pPr>
        <w:pStyle w:val="ListParagraph"/>
        <w:numPr>
          <w:ilvl w:val="0"/>
          <w:numId w:val="56"/>
        </w:numPr>
        <w:autoSpaceDE w:val="0"/>
        <w:autoSpaceDN w:val="0"/>
        <w:adjustRightInd w:val="0"/>
        <w:spacing w:after="0"/>
        <w:ind w:hanging="357"/>
        <w:rPr>
          <w:rFonts w:ascii="Cambria" w:eastAsiaTheme="minorHAnsi" w:hAnsi="Cambria" w:cs="Cambria"/>
          <w:sz w:val="24"/>
          <w:szCs w:val="24"/>
          <w:lang w:val="en-ZA"/>
        </w:rPr>
      </w:pPr>
      <w:r w:rsidRPr="00A17A95">
        <w:rPr>
          <w:rFonts w:ascii="Cambria" w:eastAsiaTheme="minorHAnsi" w:hAnsi="Cambria" w:cs="Cambria"/>
          <w:sz w:val="24"/>
          <w:szCs w:val="24"/>
          <w:lang w:val="en-ZA"/>
        </w:rPr>
        <w:t>Life Assured</w:t>
      </w:r>
    </w:p>
    <w:p w:rsidR="004F6514" w:rsidRPr="00A17A95" w:rsidRDefault="004F6514" w:rsidP="00E259CB">
      <w:pPr>
        <w:pStyle w:val="ListParagraph"/>
        <w:numPr>
          <w:ilvl w:val="0"/>
          <w:numId w:val="56"/>
        </w:numPr>
        <w:autoSpaceDE w:val="0"/>
        <w:autoSpaceDN w:val="0"/>
        <w:adjustRightInd w:val="0"/>
        <w:spacing w:after="0"/>
        <w:ind w:hanging="357"/>
        <w:rPr>
          <w:rFonts w:ascii="Cambria" w:eastAsiaTheme="minorHAnsi" w:hAnsi="Cambria" w:cs="Cambria"/>
          <w:sz w:val="24"/>
          <w:szCs w:val="24"/>
          <w:lang w:val="en-ZA"/>
        </w:rPr>
      </w:pPr>
      <w:r w:rsidRPr="00A17A95">
        <w:rPr>
          <w:rFonts w:ascii="Cambria" w:eastAsiaTheme="minorHAnsi" w:hAnsi="Cambria" w:cs="Cambria"/>
          <w:sz w:val="24"/>
          <w:szCs w:val="24"/>
          <w:lang w:val="en-ZA"/>
        </w:rPr>
        <w:t>Life Assured’s spouses</w:t>
      </w:r>
    </w:p>
    <w:p w:rsidR="004F6514" w:rsidRPr="00A17A95" w:rsidRDefault="004F6514" w:rsidP="00E259CB">
      <w:pPr>
        <w:pStyle w:val="ListParagraph"/>
        <w:numPr>
          <w:ilvl w:val="0"/>
          <w:numId w:val="56"/>
        </w:numPr>
        <w:autoSpaceDE w:val="0"/>
        <w:autoSpaceDN w:val="0"/>
        <w:adjustRightInd w:val="0"/>
        <w:spacing w:after="0"/>
        <w:ind w:hanging="357"/>
        <w:rPr>
          <w:rFonts w:ascii="Cambria" w:eastAsiaTheme="minorHAnsi" w:hAnsi="Cambria" w:cs="Cambria"/>
          <w:sz w:val="24"/>
          <w:szCs w:val="24"/>
          <w:lang w:val="en-ZA"/>
        </w:rPr>
      </w:pPr>
      <w:r w:rsidRPr="00A17A95">
        <w:rPr>
          <w:rFonts w:ascii="Cambria" w:eastAsiaTheme="minorHAnsi" w:hAnsi="Cambria" w:cs="Cambria"/>
          <w:sz w:val="24"/>
          <w:szCs w:val="24"/>
          <w:lang w:val="en-ZA"/>
        </w:rPr>
        <w:t>Life Assured’s children</w:t>
      </w:r>
    </w:p>
    <w:p w:rsidR="00CB2948" w:rsidRPr="00A17A95" w:rsidRDefault="004F6514" w:rsidP="00E259CB">
      <w:pPr>
        <w:pStyle w:val="ListParagraph"/>
        <w:numPr>
          <w:ilvl w:val="0"/>
          <w:numId w:val="56"/>
        </w:numPr>
        <w:autoSpaceDE w:val="0"/>
        <w:autoSpaceDN w:val="0"/>
        <w:adjustRightInd w:val="0"/>
        <w:spacing w:after="0"/>
        <w:ind w:hanging="357"/>
        <w:rPr>
          <w:rFonts w:ascii="Cambria" w:eastAsiaTheme="minorHAnsi" w:hAnsi="Cambria" w:cs="Cambria"/>
          <w:sz w:val="24"/>
          <w:szCs w:val="24"/>
          <w:lang w:val="en-ZA"/>
        </w:rPr>
      </w:pPr>
      <w:r w:rsidRPr="00A17A95">
        <w:rPr>
          <w:rFonts w:ascii="Cambria" w:eastAsiaTheme="minorHAnsi" w:hAnsi="Cambria" w:cs="Cambria"/>
          <w:sz w:val="24"/>
          <w:szCs w:val="24"/>
          <w:lang w:val="en-ZA"/>
        </w:rPr>
        <w:t>Life Assured’s parents</w:t>
      </w:r>
    </w:p>
    <w:p w:rsidR="004F6514" w:rsidRPr="00A17A95" w:rsidRDefault="00CB2948" w:rsidP="00E259CB">
      <w:pPr>
        <w:pStyle w:val="ListParagraph"/>
        <w:numPr>
          <w:ilvl w:val="0"/>
          <w:numId w:val="56"/>
        </w:numPr>
        <w:autoSpaceDE w:val="0"/>
        <w:autoSpaceDN w:val="0"/>
        <w:adjustRightInd w:val="0"/>
        <w:spacing w:after="0"/>
        <w:ind w:hanging="357"/>
        <w:rPr>
          <w:rFonts w:ascii="Cambria" w:eastAsiaTheme="minorHAnsi" w:hAnsi="Cambria" w:cs="Cambria"/>
          <w:sz w:val="24"/>
          <w:szCs w:val="24"/>
          <w:lang w:val="en-ZA"/>
        </w:rPr>
      </w:pPr>
      <w:r w:rsidRPr="00A17A95">
        <w:rPr>
          <w:rFonts w:ascii="Cambria" w:eastAsiaTheme="minorHAnsi" w:hAnsi="Cambria" w:cs="Cambria"/>
          <w:sz w:val="24"/>
          <w:szCs w:val="24"/>
          <w:lang w:val="en-ZA"/>
        </w:rPr>
        <w:t xml:space="preserve">Life Assured’s </w:t>
      </w:r>
      <w:r w:rsidR="004F6514" w:rsidRPr="00A17A95">
        <w:rPr>
          <w:rFonts w:ascii="Cambria" w:eastAsiaTheme="minorHAnsi" w:hAnsi="Cambria" w:cs="Cambria"/>
          <w:sz w:val="24"/>
          <w:szCs w:val="24"/>
          <w:lang w:val="en-ZA"/>
        </w:rPr>
        <w:t>parents-in-law</w:t>
      </w:r>
    </w:p>
    <w:p w:rsidR="004F6514" w:rsidRPr="00A17A95" w:rsidRDefault="004F6514" w:rsidP="00E259CB">
      <w:pPr>
        <w:pStyle w:val="ListParagraph"/>
        <w:numPr>
          <w:ilvl w:val="0"/>
          <w:numId w:val="56"/>
        </w:numPr>
        <w:autoSpaceDE w:val="0"/>
        <w:autoSpaceDN w:val="0"/>
        <w:adjustRightInd w:val="0"/>
        <w:spacing w:after="0"/>
        <w:ind w:hanging="357"/>
        <w:rPr>
          <w:rFonts w:ascii="Cambria" w:eastAsiaTheme="minorHAnsi" w:hAnsi="Cambria" w:cs="Cambria"/>
          <w:sz w:val="24"/>
          <w:szCs w:val="24"/>
          <w:lang w:val="en-ZA"/>
        </w:rPr>
      </w:pPr>
      <w:r w:rsidRPr="00A17A95">
        <w:rPr>
          <w:rFonts w:ascii="Cambria" w:eastAsiaTheme="minorHAnsi" w:hAnsi="Cambria" w:cs="Cambria"/>
          <w:sz w:val="24"/>
          <w:szCs w:val="24"/>
          <w:lang w:val="en-ZA"/>
        </w:rPr>
        <w:t>Life Assured’s extended family. These are;</w:t>
      </w:r>
    </w:p>
    <w:p w:rsidR="004F6514" w:rsidRPr="00A17A95" w:rsidRDefault="004F6514" w:rsidP="00E259CB">
      <w:pPr>
        <w:pStyle w:val="ListParagraph"/>
        <w:numPr>
          <w:ilvl w:val="1"/>
          <w:numId w:val="56"/>
        </w:numPr>
        <w:autoSpaceDE w:val="0"/>
        <w:autoSpaceDN w:val="0"/>
        <w:adjustRightInd w:val="0"/>
        <w:spacing w:after="0"/>
        <w:ind w:hanging="357"/>
        <w:rPr>
          <w:rFonts w:ascii="Cambria" w:eastAsiaTheme="minorHAnsi" w:hAnsi="Cambria" w:cs="Cambria"/>
          <w:sz w:val="24"/>
          <w:szCs w:val="24"/>
          <w:lang w:val="en-ZA"/>
        </w:rPr>
      </w:pPr>
      <w:r w:rsidRPr="00A17A95">
        <w:rPr>
          <w:rFonts w:ascii="Cambria" w:eastAsiaTheme="minorHAnsi" w:hAnsi="Cambria" w:cs="Cambria"/>
          <w:sz w:val="24"/>
          <w:szCs w:val="24"/>
          <w:lang w:val="en-ZA"/>
        </w:rPr>
        <w:t>Siblings</w:t>
      </w:r>
    </w:p>
    <w:p w:rsidR="004F6514" w:rsidRPr="00A17A95" w:rsidRDefault="004F6514" w:rsidP="00E259CB">
      <w:pPr>
        <w:pStyle w:val="ListParagraph"/>
        <w:numPr>
          <w:ilvl w:val="1"/>
          <w:numId w:val="56"/>
        </w:numPr>
        <w:autoSpaceDE w:val="0"/>
        <w:autoSpaceDN w:val="0"/>
        <w:adjustRightInd w:val="0"/>
        <w:spacing w:after="0"/>
        <w:ind w:hanging="357"/>
        <w:rPr>
          <w:rFonts w:ascii="Cambria" w:eastAsiaTheme="minorHAnsi" w:hAnsi="Cambria" w:cs="Cambria"/>
          <w:sz w:val="24"/>
          <w:szCs w:val="24"/>
          <w:lang w:val="en-ZA"/>
        </w:rPr>
      </w:pPr>
      <w:r w:rsidRPr="00A17A95">
        <w:rPr>
          <w:rFonts w:ascii="Cambria" w:eastAsiaTheme="minorHAnsi" w:hAnsi="Cambria" w:cs="Cambria"/>
          <w:sz w:val="24"/>
          <w:szCs w:val="24"/>
          <w:lang w:val="en-ZA"/>
        </w:rPr>
        <w:t>stepparents</w:t>
      </w:r>
    </w:p>
    <w:p w:rsidR="004F6514" w:rsidRPr="00A17A95" w:rsidRDefault="004F6514" w:rsidP="00E259CB">
      <w:pPr>
        <w:pStyle w:val="ListParagraph"/>
        <w:numPr>
          <w:ilvl w:val="1"/>
          <w:numId w:val="56"/>
        </w:numPr>
        <w:autoSpaceDE w:val="0"/>
        <w:autoSpaceDN w:val="0"/>
        <w:adjustRightInd w:val="0"/>
        <w:spacing w:after="0"/>
        <w:ind w:hanging="357"/>
        <w:rPr>
          <w:rFonts w:ascii="Cambria" w:eastAsiaTheme="minorHAnsi" w:hAnsi="Cambria" w:cs="Cambria"/>
          <w:sz w:val="24"/>
          <w:szCs w:val="24"/>
          <w:lang w:val="en-ZA"/>
        </w:rPr>
      </w:pPr>
      <w:r w:rsidRPr="00A17A95">
        <w:rPr>
          <w:rFonts w:ascii="Cambria" w:eastAsiaTheme="minorHAnsi" w:hAnsi="Cambria" w:cs="Cambria"/>
          <w:sz w:val="24"/>
          <w:szCs w:val="24"/>
          <w:lang w:val="en-ZA"/>
        </w:rPr>
        <w:lastRenderedPageBreak/>
        <w:t>foster parents</w:t>
      </w:r>
    </w:p>
    <w:p w:rsidR="004F6514" w:rsidRPr="00A17A95" w:rsidRDefault="004F6514" w:rsidP="00E259CB">
      <w:pPr>
        <w:pStyle w:val="ListParagraph"/>
        <w:numPr>
          <w:ilvl w:val="1"/>
          <w:numId w:val="56"/>
        </w:numPr>
        <w:autoSpaceDE w:val="0"/>
        <w:autoSpaceDN w:val="0"/>
        <w:adjustRightInd w:val="0"/>
        <w:spacing w:after="0"/>
        <w:ind w:hanging="357"/>
        <w:rPr>
          <w:rFonts w:ascii="Cambria" w:eastAsiaTheme="minorHAnsi" w:hAnsi="Cambria" w:cs="Cambria"/>
          <w:sz w:val="24"/>
          <w:szCs w:val="24"/>
          <w:lang w:val="en-ZA"/>
        </w:rPr>
      </w:pPr>
      <w:r w:rsidRPr="00A17A95">
        <w:rPr>
          <w:rFonts w:ascii="Cambria" w:eastAsiaTheme="minorHAnsi" w:hAnsi="Cambria" w:cs="Cambria"/>
          <w:sz w:val="24"/>
          <w:szCs w:val="24"/>
          <w:lang w:val="en-ZA"/>
        </w:rPr>
        <w:t>co-grandparents</w:t>
      </w:r>
    </w:p>
    <w:p w:rsidR="00332751" w:rsidRPr="00A17A95" w:rsidRDefault="004F6514"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The number of additional lives to be covered under the policy is limited as follows:</w:t>
      </w:r>
    </w:p>
    <w:p w:rsidR="004F6514" w:rsidRPr="00A17A95" w:rsidRDefault="004F6514" w:rsidP="00092462">
      <w:pPr>
        <w:autoSpaceDE w:val="0"/>
        <w:autoSpaceDN w:val="0"/>
        <w:adjustRightInd w:val="0"/>
        <w:spacing w:line="360" w:lineRule="auto"/>
        <w:rPr>
          <w:rFonts w:ascii="Cambria" w:eastAsiaTheme="minorHAnsi" w:hAnsi="Cambria" w:cs="Cambria"/>
          <w:lang w:val="en-ZA"/>
        </w:rPr>
      </w:pPr>
    </w:p>
    <w:tbl>
      <w:tblPr>
        <w:tblStyle w:val="TableGrid"/>
        <w:tblW w:w="0" w:type="auto"/>
        <w:tblLook w:val="04A0" w:firstRow="1" w:lastRow="0" w:firstColumn="1" w:lastColumn="0" w:noHBand="0" w:noVBand="1"/>
      </w:tblPr>
      <w:tblGrid>
        <w:gridCol w:w="2943"/>
        <w:gridCol w:w="1809"/>
      </w:tblGrid>
      <w:tr w:rsidR="004F6514" w:rsidRPr="00A17A95" w:rsidTr="004F6514">
        <w:tc>
          <w:tcPr>
            <w:tcW w:w="2943" w:type="dxa"/>
          </w:tcPr>
          <w:p w:rsidR="004F6514" w:rsidRPr="00A17A95" w:rsidRDefault="004F6514" w:rsidP="004F6514">
            <w:pPr>
              <w:autoSpaceDE w:val="0"/>
              <w:autoSpaceDN w:val="0"/>
              <w:adjustRightInd w:val="0"/>
              <w:rPr>
                <w:rFonts w:ascii="Cambria" w:eastAsiaTheme="minorHAnsi" w:hAnsi="Cambria" w:cs="Cambria,Bold"/>
                <w:b/>
                <w:bCs/>
                <w:lang w:val="en-ZA"/>
              </w:rPr>
            </w:pPr>
            <w:r w:rsidRPr="00A17A95">
              <w:rPr>
                <w:rFonts w:ascii="Cambria" w:eastAsiaTheme="minorHAnsi" w:hAnsi="Cambria" w:cs="Cambria,Bold"/>
                <w:b/>
                <w:bCs/>
                <w:lang w:val="en-ZA"/>
              </w:rPr>
              <w:t xml:space="preserve">Category </w:t>
            </w:r>
          </w:p>
        </w:tc>
        <w:tc>
          <w:tcPr>
            <w:tcW w:w="1809" w:type="dxa"/>
          </w:tcPr>
          <w:p w:rsidR="004F6514" w:rsidRPr="00A17A95" w:rsidRDefault="004F6514" w:rsidP="005605A2">
            <w:pPr>
              <w:autoSpaceDE w:val="0"/>
              <w:autoSpaceDN w:val="0"/>
              <w:adjustRightInd w:val="0"/>
              <w:rPr>
                <w:rFonts w:ascii="Cambria" w:eastAsiaTheme="minorHAnsi" w:hAnsi="Cambria" w:cs="Cambria,Bold"/>
                <w:b/>
                <w:bCs/>
                <w:lang w:val="en-ZA"/>
              </w:rPr>
            </w:pPr>
            <w:r w:rsidRPr="00A17A95">
              <w:rPr>
                <w:rFonts w:ascii="Cambria" w:eastAsiaTheme="minorHAnsi" w:hAnsi="Cambria" w:cs="Cambria,Bold"/>
                <w:b/>
                <w:bCs/>
                <w:lang w:val="en-ZA"/>
              </w:rPr>
              <w:t>Limit</w:t>
            </w:r>
          </w:p>
        </w:tc>
      </w:tr>
      <w:tr w:rsidR="004F6514" w:rsidRPr="00A17A95" w:rsidTr="004F6514">
        <w:tc>
          <w:tcPr>
            <w:tcW w:w="2943" w:type="dxa"/>
          </w:tcPr>
          <w:p w:rsidR="004F6514" w:rsidRPr="00A17A95" w:rsidRDefault="004F6514"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 xml:space="preserve">Spouses </w:t>
            </w:r>
          </w:p>
        </w:tc>
        <w:tc>
          <w:tcPr>
            <w:tcW w:w="1809" w:type="dxa"/>
          </w:tcPr>
          <w:p w:rsidR="004F6514" w:rsidRPr="00A17A95" w:rsidRDefault="004F6514"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4</w:t>
            </w:r>
          </w:p>
        </w:tc>
      </w:tr>
      <w:tr w:rsidR="004F6514" w:rsidRPr="00A17A95" w:rsidTr="004F6514">
        <w:tc>
          <w:tcPr>
            <w:tcW w:w="2943" w:type="dxa"/>
          </w:tcPr>
          <w:p w:rsidR="004F6514" w:rsidRPr="00A17A95" w:rsidRDefault="004F6514"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 xml:space="preserve">Children </w:t>
            </w:r>
          </w:p>
        </w:tc>
        <w:tc>
          <w:tcPr>
            <w:tcW w:w="1809" w:type="dxa"/>
          </w:tcPr>
          <w:p w:rsidR="004F6514" w:rsidRPr="00A17A95" w:rsidRDefault="004F6514"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8</w:t>
            </w:r>
          </w:p>
        </w:tc>
      </w:tr>
      <w:tr w:rsidR="004F6514" w:rsidRPr="00A17A95" w:rsidTr="004F6514">
        <w:tc>
          <w:tcPr>
            <w:tcW w:w="2943" w:type="dxa"/>
          </w:tcPr>
          <w:p w:rsidR="004F6514" w:rsidRPr="00A17A95" w:rsidRDefault="004F6514" w:rsidP="004C2D1B">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Parents</w:t>
            </w:r>
          </w:p>
        </w:tc>
        <w:tc>
          <w:tcPr>
            <w:tcW w:w="1809" w:type="dxa"/>
          </w:tcPr>
          <w:p w:rsidR="004F6514" w:rsidRPr="00A17A95" w:rsidRDefault="004F6514"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4</w:t>
            </w:r>
          </w:p>
        </w:tc>
      </w:tr>
      <w:tr w:rsidR="004F6514" w:rsidRPr="00A17A95" w:rsidTr="004F6514">
        <w:tc>
          <w:tcPr>
            <w:tcW w:w="2943" w:type="dxa"/>
          </w:tcPr>
          <w:p w:rsidR="004F6514" w:rsidRPr="00A17A95" w:rsidRDefault="004C2D1B"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Parents-in-law</w:t>
            </w:r>
          </w:p>
        </w:tc>
        <w:tc>
          <w:tcPr>
            <w:tcW w:w="1809" w:type="dxa"/>
          </w:tcPr>
          <w:p w:rsidR="004F6514" w:rsidRPr="00A17A95" w:rsidRDefault="004F6514"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4</w:t>
            </w:r>
          </w:p>
        </w:tc>
      </w:tr>
      <w:tr w:rsidR="004C2D1B" w:rsidRPr="00A17A95" w:rsidTr="004F6514">
        <w:tc>
          <w:tcPr>
            <w:tcW w:w="2943" w:type="dxa"/>
          </w:tcPr>
          <w:p w:rsidR="004C2D1B" w:rsidRPr="00A17A95" w:rsidRDefault="004C2D1B" w:rsidP="00AA458D">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 xml:space="preserve">Extended Family </w:t>
            </w:r>
          </w:p>
        </w:tc>
        <w:tc>
          <w:tcPr>
            <w:tcW w:w="1809" w:type="dxa"/>
          </w:tcPr>
          <w:p w:rsidR="004C2D1B" w:rsidRPr="00A17A95" w:rsidRDefault="004C2D1B" w:rsidP="00AA458D">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4</w:t>
            </w:r>
          </w:p>
        </w:tc>
      </w:tr>
    </w:tbl>
    <w:p w:rsidR="004F6514" w:rsidRPr="00A17A95" w:rsidRDefault="004F6514" w:rsidP="00092462">
      <w:pPr>
        <w:autoSpaceDE w:val="0"/>
        <w:autoSpaceDN w:val="0"/>
        <w:adjustRightInd w:val="0"/>
        <w:spacing w:line="360" w:lineRule="auto"/>
        <w:rPr>
          <w:rFonts w:ascii="Cambria" w:hAnsi="Cambria" w:cs="Trebuchet MS"/>
        </w:rPr>
      </w:pPr>
    </w:p>
    <w:p w:rsidR="00BC3555" w:rsidRPr="00A17A95" w:rsidRDefault="00BC3555"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Cover percentages for different categories of insured lives are as follows</w:t>
      </w:r>
    </w:p>
    <w:p w:rsidR="00486D25" w:rsidRPr="00A17A95" w:rsidRDefault="00486D25" w:rsidP="00BC3555">
      <w:pPr>
        <w:autoSpaceDE w:val="0"/>
        <w:autoSpaceDN w:val="0"/>
        <w:adjustRightInd w:val="0"/>
        <w:rPr>
          <w:rFonts w:ascii="Cambria" w:eastAsiaTheme="minorHAnsi" w:hAnsi="Cambria" w:cs="Cambria,Bold"/>
          <w:b/>
          <w:bCs/>
          <w:lang w:val="en-ZA"/>
        </w:rPr>
      </w:pPr>
    </w:p>
    <w:p w:rsidR="00BC3555" w:rsidRPr="00A17A95" w:rsidRDefault="00BC3555" w:rsidP="00BC3555">
      <w:pPr>
        <w:autoSpaceDE w:val="0"/>
        <w:autoSpaceDN w:val="0"/>
        <w:adjustRightInd w:val="0"/>
        <w:rPr>
          <w:rFonts w:ascii="Cambria" w:eastAsiaTheme="minorHAnsi" w:hAnsi="Cambria" w:cs="Cambria,Bold"/>
          <w:b/>
          <w:bCs/>
          <w:lang w:val="en-ZA"/>
        </w:rPr>
      </w:pPr>
      <w:r w:rsidRPr="00A17A95">
        <w:rPr>
          <w:rFonts w:ascii="Cambria" w:eastAsiaTheme="minorHAnsi" w:hAnsi="Cambria" w:cs="Cambria,Bold"/>
          <w:b/>
          <w:bCs/>
          <w:lang w:val="en-ZA"/>
        </w:rPr>
        <w:t>Member Cover Level</w:t>
      </w:r>
    </w:p>
    <w:tbl>
      <w:tblPr>
        <w:tblStyle w:val="TableGrid"/>
        <w:tblW w:w="0" w:type="auto"/>
        <w:tblLook w:val="04A0" w:firstRow="1" w:lastRow="0" w:firstColumn="1" w:lastColumn="0" w:noHBand="0" w:noVBand="1"/>
      </w:tblPr>
      <w:tblGrid>
        <w:gridCol w:w="4788"/>
        <w:gridCol w:w="4788"/>
      </w:tblGrid>
      <w:tr w:rsidR="00BC3555" w:rsidRPr="00A17A95" w:rsidTr="00BC3555">
        <w:tc>
          <w:tcPr>
            <w:tcW w:w="4788" w:type="dxa"/>
          </w:tcPr>
          <w:p w:rsidR="00BC3555" w:rsidRPr="00A17A95" w:rsidRDefault="00BC3555"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 xml:space="preserve">Main life </w:t>
            </w:r>
          </w:p>
        </w:tc>
        <w:tc>
          <w:tcPr>
            <w:tcW w:w="4788" w:type="dxa"/>
          </w:tcPr>
          <w:p w:rsidR="00BC3555" w:rsidRPr="00A17A95" w:rsidRDefault="00BC3555"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100%</w:t>
            </w:r>
          </w:p>
        </w:tc>
      </w:tr>
      <w:tr w:rsidR="00BC3555" w:rsidRPr="00A17A95" w:rsidTr="00BC3555">
        <w:tc>
          <w:tcPr>
            <w:tcW w:w="4788" w:type="dxa"/>
          </w:tcPr>
          <w:p w:rsidR="00BC3555" w:rsidRPr="00A17A95" w:rsidRDefault="00BC3555"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 xml:space="preserve">Spouse </w:t>
            </w:r>
          </w:p>
        </w:tc>
        <w:tc>
          <w:tcPr>
            <w:tcW w:w="4788" w:type="dxa"/>
          </w:tcPr>
          <w:p w:rsidR="00BC3555" w:rsidRPr="00A17A95" w:rsidRDefault="00BC3555"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100%</w:t>
            </w:r>
          </w:p>
        </w:tc>
      </w:tr>
      <w:tr w:rsidR="00BC3555" w:rsidRPr="00A17A95" w:rsidTr="00BC3555">
        <w:tc>
          <w:tcPr>
            <w:tcW w:w="4788" w:type="dxa"/>
          </w:tcPr>
          <w:p w:rsidR="00BC3555" w:rsidRPr="00A17A95" w:rsidRDefault="00BC3555"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 xml:space="preserve">Children </w:t>
            </w:r>
          </w:p>
        </w:tc>
        <w:tc>
          <w:tcPr>
            <w:tcW w:w="4788" w:type="dxa"/>
          </w:tcPr>
          <w:p w:rsidR="00BC3555" w:rsidRPr="00A17A95" w:rsidRDefault="00BC3555"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50%</w:t>
            </w:r>
          </w:p>
        </w:tc>
      </w:tr>
      <w:tr w:rsidR="00BC3555" w:rsidRPr="00A17A95" w:rsidTr="00BC3555">
        <w:tc>
          <w:tcPr>
            <w:tcW w:w="4788" w:type="dxa"/>
          </w:tcPr>
          <w:p w:rsidR="00BC3555" w:rsidRPr="00A17A95" w:rsidRDefault="00BC3555"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 xml:space="preserve">Parents </w:t>
            </w:r>
          </w:p>
        </w:tc>
        <w:tc>
          <w:tcPr>
            <w:tcW w:w="4788" w:type="dxa"/>
          </w:tcPr>
          <w:p w:rsidR="00BC3555" w:rsidRPr="00A17A95" w:rsidRDefault="00BC3555" w:rsidP="005605A2">
            <w:pPr>
              <w:spacing w:line="276" w:lineRule="auto"/>
              <w:rPr>
                <w:rFonts w:ascii="Cambria" w:hAnsi="Cambria" w:cs="Trebuchet MS"/>
              </w:rPr>
            </w:pPr>
            <w:r w:rsidRPr="00A17A95">
              <w:rPr>
                <w:rFonts w:ascii="Cambria" w:eastAsiaTheme="minorHAnsi" w:hAnsi="Cambria" w:cs="Cambria"/>
                <w:lang w:val="en-ZA"/>
              </w:rPr>
              <w:t>50%</w:t>
            </w:r>
          </w:p>
        </w:tc>
      </w:tr>
      <w:tr w:rsidR="00BC3555" w:rsidRPr="00A17A95" w:rsidTr="00BC3555">
        <w:tc>
          <w:tcPr>
            <w:tcW w:w="4788" w:type="dxa"/>
          </w:tcPr>
          <w:p w:rsidR="00BC3555" w:rsidRPr="00A17A95" w:rsidRDefault="00BC3555" w:rsidP="005605A2">
            <w:pPr>
              <w:spacing w:line="276" w:lineRule="auto"/>
              <w:rPr>
                <w:rFonts w:ascii="Cambria" w:hAnsi="Cambria" w:cs="Trebuchet MS"/>
              </w:rPr>
            </w:pPr>
            <w:r w:rsidRPr="00A17A95">
              <w:rPr>
                <w:rFonts w:ascii="Cambria" w:eastAsiaTheme="minorHAnsi" w:hAnsi="Cambria" w:cs="Cambria"/>
                <w:lang w:val="en-ZA"/>
              </w:rPr>
              <w:t xml:space="preserve">Extended family </w:t>
            </w:r>
          </w:p>
        </w:tc>
        <w:tc>
          <w:tcPr>
            <w:tcW w:w="4788" w:type="dxa"/>
          </w:tcPr>
          <w:p w:rsidR="00BC3555" w:rsidRPr="00A17A95" w:rsidRDefault="00BC3555" w:rsidP="005605A2">
            <w:pPr>
              <w:spacing w:line="276" w:lineRule="auto"/>
              <w:rPr>
                <w:rFonts w:ascii="Cambria" w:hAnsi="Cambria" w:cs="Trebuchet MS"/>
              </w:rPr>
            </w:pPr>
            <w:r w:rsidRPr="00A17A95">
              <w:rPr>
                <w:rFonts w:ascii="Cambria" w:eastAsiaTheme="minorHAnsi" w:hAnsi="Cambria" w:cs="Cambria"/>
                <w:lang w:val="en-ZA"/>
              </w:rPr>
              <w:t>50%</w:t>
            </w:r>
          </w:p>
        </w:tc>
      </w:tr>
    </w:tbl>
    <w:p w:rsidR="00486D25" w:rsidRPr="00A17A95" w:rsidRDefault="00486D25" w:rsidP="00A31181">
      <w:pPr>
        <w:spacing w:line="276" w:lineRule="auto"/>
        <w:rPr>
          <w:rFonts w:ascii="Cambria" w:hAnsi="Cambria" w:cs="Trebuchet MS"/>
        </w:rPr>
      </w:pPr>
    </w:p>
    <w:p w:rsidR="00826736" w:rsidRPr="00A17A95" w:rsidRDefault="00332751" w:rsidP="00A31181">
      <w:pPr>
        <w:spacing w:line="276" w:lineRule="auto"/>
        <w:rPr>
          <w:rFonts w:ascii="Cambria" w:hAnsi="Cambria" w:cs="Trebuchet MS"/>
        </w:rPr>
      </w:pPr>
      <w:r w:rsidRPr="00A17A95">
        <w:rPr>
          <w:rFonts w:ascii="Cambria" w:hAnsi="Cambria" w:cs="Trebuchet MS"/>
        </w:rPr>
        <w:t>If the insured dies first, the premium payment ceases i.e. premium waiver is applied and de</w:t>
      </w:r>
      <w:r w:rsidR="00A67B4D" w:rsidRPr="00A17A95">
        <w:rPr>
          <w:rFonts w:ascii="Cambria" w:hAnsi="Cambria" w:cs="Trebuchet MS"/>
        </w:rPr>
        <w:t xml:space="preserve">pendants continue to enjoy the </w:t>
      </w:r>
      <w:r w:rsidRPr="00A17A95">
        <w:rPr>
          <w:rFonts w:ascii="Cambria" w:hAnsi="Cambria" w:cs="Trebuchet MS"/>
        </w:rPr>
        <w:t xml:space="preserve">cover until the point of death. </w:t>
      </w:r>
    </w:p>
    <w:p w:rsidR="00826736" w:rsidRPr="00A17A95" w:rsidRDefault="00826736" w:rsidP="00A31181">
      <w:pPr>
        <w:spacing w:line="276" w:lineRule="auto"/>
        <w:rPr>
          <w:rFonts w:ascii="Cambria" w:hAnsi="Cambria" w:cs="Trebuchet MS"/>
        </w:rPr>
      </w:pPr>
    </w:p>
    <w:p w:rsidR="00332751" w:rsidRPr="00A17A95" w:rsidRDefault="00332751" w:rsidP="00FD3A51">
      <w:pPr>
        <w:spacing w:line="276" w:lineRule="auto"/>
        <w:rPr>
          <w:rFonts w:ascii="Cambria" w:hAnsi="Cambria" w:cs="Trebuchet MS"/>
        </w:rPr>
      </w:pPr>
      <w:r w:rsidRPr="00A17A95">
        <w:rPr>
          <w:rFonts w:ascii="Cambria" w:hAnsi="Cambria" w:cs="Trebuchet MS"/>
        </w:rPr>
        <w:t>The age limit</w:t>
      </w:r>
      <w:r w:rsidR="00826736" w:rsidRPr="00A17A95">
        <w:rPr>
          <w:rFonts w:ascii="Cambria" w:hAnsi="Cambria" w:cs="Trebuchet MS"/>
        </w:rPr>
        <w:t xml:space="preserve"> for persons covered is </w:t>
      </w:r>
      <w:r w:rsidR="00DC7FE5" w:rsidRPr="00A17A95">
        <w:rPr>
          <w:rFonts w:ascii="Cambria" w:hAnsi="Cambria" w:cs="Trebuchet MS"/>
        </w:rPr>
        <w:t xml:space="preserve">-18 </w:t>
      </w:r>
      <w:r w:rsidR="00826736" w:rsidRPr="00A17A95">
        <w:rPr>
          <w:rFonts w:ascii="Cambria" w:hAnsi="Cambria" w:cs="Trebuchet MS"/>
        </w:rPr>
        <w:t>to</w:t>
      </w:r>
      <w:r w:rsidR="00DC7FE5" w:rsidRPr="00A17A95">
        <w:rPr>
          <w:rFonts w:ascii="Cambria" w:hAnsi="Cambria" w:cs="Trebuchet MS"/>
        </w:rPr>
        <w:t>59</w:t>
      </w:r>
      <w:r w:rsidRPr="00A17A95">
        <w:rPr>
          <w:rFonts w:ascii="Cambria" w:hAnsi="Cambria" w:cs="Trebuchet MS"/>
        </w:rPr>
        <w:t xml:space="preserve"> years old</w:t>
      </w:r>
      <w:r w:rsidR="00826736" w:rsidRPr="00A17A95">
        <w:rPr>
          <w:rFonts w:ascii="Cambria" w:hAnsi="Cambria" w:cs="Trebuchet MS"/>
        </w:rPr>
        <w:t>.</w:t>
      </w:r>
    </w:p>
    <w:p w:rsidR="00D2223F" w:rsidRPr="00A17A95" w:rsidRDefault="00D2223F" w:rsidP="00D2223F">
      <w:pPr>
        <w:autoSpaceDE w:val="0"/>
        <w:autoSpaceDN w:val="0"/>
        <w:adjustRightInd w:val="0"/>
        <w:rPr>
          <w:rFonts w:ascii="Cambria" w:eastAsiaTheme="minorHAnsi" w:hAnsi="Cambria" w:cs="Cambria,Bold"/>
          <w:b/>
          <w:bCs/>
          <w:lang w:val="en-ZA"/>
        </w:rPr>
      </w:pPr>
      <w:r w:rsidRPr="00A17A95">
        <w:rPr>
          <w:rFonts w:ascii="Cambria" w:eastAsiaTheme="minorHAnsi" w:hAnsi="Cambria" w:cs="Cambria,Bold"/>
          <w:b/>
          <w:bCs/>
          <w:lang w:val="en-ZA"/>
        </w:rPr>
        <w:t>Minimum / maximum ages of entry</w:t>
      </w:r>
    </w:p>
    <w:p w:rsidR="00D2223F" w:rsidRPr="00A17A95" w:rsidRDefault="00D2223F"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Minimum and maximum ages of entry for different categories of Lives assured are as follows:</w:t>
      </w:r>
    </w:p>
    <w:tbl>
      <w:tblPr>
        <w:tblStyle w:val="TableGrid"/>
        <w:tblW w:w="0" w:type="auto"/>
        <w:tblLook w:val="04A0" w:firstRow="1" w:lastRow="0" w:firstColumn="1" w:lastColumn="0" w:noHBand="0" w:noVBand="1"/>
      </w:tblPr>
      <w:tblGrid>
        <w:gridCol w:w="2093"/>
        <w:gridCol w:w="2093"/>
        <w:gridCol w:w="2093"/>
      </w:tblGrid>
      <w:tr w:rsidR="00D2223F" w:rsidRPr="00A17A95" w:rsidTr="005605A2">
        <w:tc>
          <w:tcPr>
            <w:tcW w:w="2093" w:type="dxa"/>
          </w:tcPr>
          <w:p w:rsidR="00D2223F" w:rsidRPr="00A17A95" w:rsidRDefault="00D2223F" w:rsidP="005605A2">
            <w:pPr>
              <w:autoSpaceDE w:val="0"/>
              <w:autoSpaceDN w:val="0"/>
              <w:adjustRightInd w:val="0"/>
              <w:rPr>
                <w:rFonts w:ascii="Cambria" w:eastAsiaTheme="minorHAnsi" w:hAnsi="Cambria" w:cs="Cambria,Bold"/>
                <w:b/>
                <w:bCs/>
                <w:lang w:val="en-ZA"/>
              </w:rPr>
            </w:pPr>
            <w:r w:rsidRPr="00A17A95">
              <w:rPr>
                <w:rFonts w:ascii="Cambria" w:eastAsiaTheme="minorHAnsi" w:hAnsi="Cambria" w:cs="Cambria,Bold"/>
                <w:b/>
                <w:bCs/>
                <w:lang w:val="en-ZA"/>
              </w:rPr>
              <w:t>Member</w:t>
            </w:r>
          </w:p>
        </w:tc>
        <w:tc>
          <w:tcPr>
            <w:tcW w:w="2093" w:type="dxa"/>
          </w:tcPr>
          <w:p w:rsidR="00D2223F" w:rsidRPr="00A17A95" w:rsidRDefault="00D2223F" w:rsidP="005605A2">
            <w:pPr>
              <w:autoSpaceDE w:val="0"/>
              <w:autoSpaceDN w:val="0"/>
              <w:adjustRightInd w:val="0"/>
              <w:rPr>
                <w:rFonts w:ascii="Cambria" w:eastAsiaTheme="minorHAnsi" w:hAnsi="Cambria" w:cs="Cambria,Bold"/>
                <w:b/>
                <w:bCs/>
                <w:lang w:val="en-ZA"/>
              </w:rPr>
            </w:pPr>
            <w:r w:rsidRPr="00A17A95">
              <w:rPr>
                <w:rFonts w:ascii="Cambria" w:eastAsiaTheme="minorHAnsi" w:hAnsi="Cambria" w:cs="Cambria,Bold"/>
                <w:b/>
                <w:bCs/>
                <w:lang w:val="en-ZA"/>
              </w:rPr>
              <w:t>Minimum age at entry</w:t>
            </w:r>
          </w:p>
        </w:tc>
        <w:tc>
          <w:tcPr>
            <w:tcW w:w="2093" w:type="dxa"/>
          </w:tcPr>
          <w:p w:rsidR="00D2223F" w:rsidRPr="00A17A95" w:rsidRDefault="00D2223F" w:rsidP="005605A2">
            <w:pPr>
              <w:autoSpaceDE w:val="0"/>
              <w:autoSpaceDN w:val="0"/>
              <w:adjustRightInd w:val="0"/>
              <w:rPr>
                <w:rFonts w:ascii="Cambria" w:eastAsiaTheme="minorHAnsi" w:hAnsi="Cambria" w:cs="Cambria,Bold"/>
                <w:b/>
                <w:bCs/>
                <w:lang w:val="en-ZA"/>
              </w:rPr>
            </w:pPr>
            <w:r w:rsidRPr="00A17A95">
              <w:rPr>
                <w:rFonts w:ascii="Cambria" w:eastAsiaTheme="minorHAnsi" w:hAnsi="Cambria" w:cs="Cambria,Bold"/>
                <w:b/>
                <w:bCs/>
                <w:lang w:val="en-ZA"/>
              </w:rPr>
              <w:t>Maximum age at entry (age last birthday)</w:t>
            </w:r>
          </w:p>
        </w:tc>
      </w:tr>
      <w:tr w:rsidR="00D2223F" w:rsidRPr="00A17A95" w:rsidTr="005605A2">
        <w:tc>
          <w:tcPr>
            <w:tcW w:w="2093" w:type="dxa"/>
          </w:tcPr>
          <w:p w:rsidR="00D2223F" w:rsidRPr="00A17A95" w:rsidRDefault="00D2223F"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 xml:space="preserve">Life Assured </w:t>
            </w:r>
          </w:p>
        </w:tc>
        <w:tc>
          <w:tcPr>
            <w:tcW w:w="2093" w:type="dxa"/>
          </w:tcPr>
          <w:p w:rsidR="00D2223F" w:rsidRPr="00A17A95" w:rsidRDefault="00D2223F" w:rsidP="00092462">
            <w:pPr>
              <w:autoSpaceDE w:val="0"/>
              <w:autoSpaceDN w:val="0"/>
              <w:adjustRightInd w:val="0"/>
              <w:spacing w:line="360" w:lineRule="auto"/>
              <w:rPr>
                <w:rFonts w:ascii="Cambria" w:eastAsiaTheme="minorHAnsi" w:hAnsi="Cambria" w:cs="Cambria,Bold"/>
                <w:bCs/>
                <w:lang w:val="en-ZA"/>
              </w:rPr>
            </w:pPr>
            <w:r w:rsidRPr="00A17A95">
              <w:rPr>
                <w:rFonts w:ascii="Cambria" w:eastAsiaTheme="minorHAnsi" w:hAnsi="Cambria" w:cs="Cambria,Bold"/>
                <w:bCs/>
                <w:lang w:val="en-ZA"/>
              </w:rPr>
              <w:t>18</w:t>
            </w:r>
          </w:p>
        </w:tc>
        <w:tc>
          <w:tcPr>
            <w:tcW w:w="2093" w:type="dxa"/>
          </w:tcPr>
          <w:p w:rsidR="00D2223F" w:rsidRPr="00A17A95" w:rsidRDefault="00D2223F" w:rsidP="00092462">
            <w:pPr>
              <w:autoSpaceDE w:val="0"/>
              <w:autoSpaceDN w:val="0"/>
              <w:adjustRightInd w:val="0"/>
              <w:spacing w:line="360" w:lineRule="auto"/>
              <w:rPr>
                <w:rFonts w:ascii="Cambria" w:eastAsiaTheme="minorHAnsi" w:hAnsi="Cambria" w:cs="Cambria,Bold"/>
                <w:bCs/>
                <w:lang w:val="en-ZA"/>
              </w:rPr>
            </w:pPr>
            <w:r w:rsidRPr="00A17A95">
              <w:rPr>
                <w:rFonts w:ascii="Cambria" w:eastAsiaTheme="minorHAnsi" w:hAnsi="Cambria" w:cs="Cambria,Bold"/>
                <w:bCs/>
                <w:lang w:val="en-ZA"/>
              </w:rPr>
              <w:t>59</w:t>
            </w:r>
          </w:p>
        </w:tc>
      </w:tr>
      <w:tr w:rsidR="00D2223F" w:rsidRPr="00A17A95" w:rsidTr="005605A2">
        <w:tc>
          <w:tcPr>
            <w:tcW w:w="2093" w:type="dxa"/>
          </w:tcPr>
          <w:p w:rsidR="00D2223F" w:rsidRPr="00A17A95" w:rsidRDefault="00D2223F"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 xml:space="preserve">Spouse </w:t>
            </w:r>
          </w:p>
        </w:tc>
        <w:tc>
          <w:tcPr>
            <w:tcW w:w="2093" w:type="dxa"/>
          </w:tcPr>
          <w:p w:rsidR="00D2223F" w:rsidRPr="00A17A95" w:rsidRDefault="00D2223F" w:rsidP="00092462">
            <w:pPr>
              <w:autoSpaceDE w:val="0"/>
              <w:autoSpaceDN w:val="0"/>
              <w:adjustRightInd w:val="0"/>
              <w:spacing w:line="360" w:lineRule="auto"/>
              <w:rPr>
                <w:rFonts w:ascii="Cambria" w:eastAsiaTheme="minorHAnsi" w:hAnsi="Cambria" w:cs="Cambria,Bold"/>
                <w:bCs/>
                <w:lang w:val="en-ZA"/>
              </w:rPr>
            </w:pPr>
            <w:r w:rsidRPr="00A17A95">
              <w:rPr>
                <w:rFonts w:ascii="Cambria" w:eastAsiaTheme="minorHAnsi" w:hAnsi="Cambria" w:cs="Cambria,Bold"/>
                <w:bCs/>
                <w:lang w:val="en-ZA"/>
              </w:rPr>
              <w:t>18</w:t>
            </w:r>
          </w:p>
        </w:tc>
        <w:tc>
          <w:tcPr>
            <w:tcW w:w="2093" w:type="dxa"/>
          </w:tcPr>
          <w:p w:rsidR="00D2223F" w:rsidRPr="00A17A95" w:rsidRDefault="00D2223F" w:rsidP="00092462">
            <w:pPr>
              <w:autoSpaceDE w:val="0"/>
              <w:autoSpaceDN w:val="0"/>
              <w:adjustRightInd w:val="0"/>
              <w:spacing w:line="360" w:lineRule="auto"/>
              <w:rPr>
                <w:rFonts w:ascii="Cambria" w:eastAsiaTheme="minorHAnsi" w:hAnsi="Cambria" w:cs="Cambria,Bold"/>
                <w:bCs/>
                <w:lang w:val="en-ZA"/>
              </w:rPr>
            </w:pPr>
            <w:r w:rsidRPr="00A17A95">
              <w:rPr>
                <w:rFonts w:ascii="Cambria" w:eastAsiaTheme="minorHAnsi" w:hAnsi="Cambria" w:cs="Cambria,Bold"/>
                <w:bCs/>
                <w:lang w:val="en-ZA"/>
              </w:rPr>
              <w:t>59</w:t>
            </w:r>
          </w:p>
        </w:tc>
      </w:tr>
      <w:tr w:rsidR="00D2223F" w:rsidRPr="00A17A95" w:rsidTr="005605A2">
        <w:tc>
          <w:tcPr>
            <w:tcW w:w="2093" w:type="dxa"/>
          </w:tcPr>
          <w:p w:rsidR="00D2223F" w:rsidRPr="00A17A95" w:rsidRDefault="00D2223F"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 xml:space="preserve">Children </w:t>
            </w:r>
          </w:p>
        </w:tc>
        <w:tc>
          <w:tcPr>
            <w:tcW w:w="2093" w:type="dxa"/>
          </w:tcPr>
          <w:p w:rsidR="00D2223F" w:rsidRPr="00A17A95" w:rsidRDefault="00D2223F" w:rsidP="00092462">
            <w:pPr>
              <w:autoSpaceDE w:val="0"/>
              <w:autoSpaceDN w:val="0"/>
              <w:adjustRightInd w:val="0"/>
              <w:spacing w:line="360" w:lineRule="auto"/>
              <w:rPr>
                <w:rFonts w:ascii="Cambria" w:eastAsiaTheme="minorHAnsi" w:hAnsi="Cambria" w:cs="Cambria,Bold"/>
                <w:bCs/>
                <w:lang w:val="en-ZA"/>
              </w:rPr>
            </w:pPr>
            <w:r w:rsidRPr="00A17A95">
              <w:rPr>
                <w:rFonts w:ascii="Cambria" w:eastAsiaTheme="minorHAnsi" w:hAnsi="Cambria" w:cs="Cambria,Bold"/>
                <w:bCs/>
                <w:lang w:val="en-ZA"/>
              </w:rPr>
              <w:t>0</w:t>
            </w:r>
          </w:p>
        </w:tc>
        <w:tc>
          <w:tcPr>
            <w:tcW w:w="2093" w:type="dxa"/>
          </w:tcPr>
          <w:p w:rsidR="00D2223F" w:rsidRPr="00A17A95" w:rsidRDefault="00D2223F" w:rsidP="00092462">
            <w:pPr>
              <w:autoSpaceDE w:val="0"/>
              <w:autoSpaceDN w:val="0"/>
              <w:adjustRightInd w:val="0"/>
              <w:spacing w:line="360" w:lineRule="auto"/>
              <w:rPr>
                <w:rFonts w:ascii="Cambria" w:eastAsiaTheme="minorHAnsi" w:hAnsi="Cambria" w:cs="Cambria,Bold"/>
                <w:bCs/>
                <w:lang w:val="en-ZA"/>
              </w:rPr>
            </w:pPr>
            <w:r w:rsidRPr="00A17A95">
              <w:rPr>
                <w:rFonts w:ascii="Cambria" w:eastAsiaTheme="minorHAnsi" w:hAnsi="Cambria" w:cs="Cambria,Bold"/>
                <w:bCs/>
                <w:lang w:val="en-ZA"/>
              </w:rPr>
              <w:t>20</w:t>
            </w:r>
          </w:p>
        </w:tc>
      </w:tr>
      <w:tr w:rsidR="00D2223F" w:rsidRPr="00A17A95" w:rsidTr="005605A2">
        <w:tc>
          <w:tcPr>
            <w:tcW w:w="2093" w:type="dxa"/>
          </w:tcPr>
          <w:p w:rsidR="00D2223F" w:rsidRPr="00A17A95" w:rsidRDefault="00D2223F"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 xml:space="preserve">Parents </w:t>
            </w:r>
          </w:p>
        </w:tc>
        <w:tc>
          <w:tcPr>
            <w:tcW w:w="2093" w:type="dxa"/>
          </w:tcPr>
          <w:p w:rsidR="00D2223F" w:rsidRPr="00A17A95" w:rsidRDefault="00D2223F" w:rsidP="00092462">
            <w:pPr>
              <w:autoSpaceDE w:val="0"/>
              <w:autoSpaceDN w:val="0"/>
              <w:adjustRightInd w:val="0"/>
              <w:spacing w:line="360" w:lineRule="auto"/>
              <w:rPr>
                <w:rFonts w:ascii="Cambria" w:eastAsiaTheme="minorHAnsi" w:hAnsi="Cambria" w:cs="Cambria,Bold"/>
                <w:bCs/>
                <w:lang w:val="en-ZA"/>
              </w:rPr>
            </w:pPr>
            <w:r w:rsidRPr="00A17A95">
              <w:rPr>
                <w:rFonts w:ascii="Cambria" w:eastAsiaTheme="minorHAnsi" w:hAnsi="Cambria" w:cs="Cambria,Bold"/>
                <w:bCs/>
                <w:lang w:val="en-ZA"/>
              </w:rPr>
              <w:t>31</w:t>
            </w:r>
          </w:p>
        </w:tc>
        <w:tc>
          <w:tcPr>
            <w:tcW w:w="2093" w:type="dxa"/>
          </w:tcPr>
          <w:p w:rsidR="00D2223F" w:rsidRPr="00A17A95" w:rsidRDefault="00D2223F" w:rsidP="00092462">
            <w:pPr>
              <w:autoSpaceDE w:val="0"/>
              <w:autoSpaceDN w:val="0"/>
              <w:adjustRightInd w:val="0"/>
              <w:spacing w:line="360" w:lineRule="auto"/>
              <w:rPr>
                <w:rFonts w:ascii="Cambria" w:eastAsiaTheme="minorHAnsi" w:hAnsi="Cambria" w:cs="Cambria,Bold"/>
                <w:bCs/>
                <w:lang w:val="en-ZA"/>
              </w:rPr>
            </w:pPr>
            <w:r w:rsidRPr="00A17A95">
              <w:rPr>
                <w:rFonts w:ascii="Cambria" w:eastAsiaTheme="minorHAnsi" w:hAnsi="Cambria" w:cs="Cambria,Bold"/>
                <w:bCs/>
                <w:lang w:val="en-ZA"/>
              </w:rPr>
              <w:t>74</w:t>
            </w:r>
          </w:p>
        </w:tc>
      </w:tr>
      <w:tr w:rsidR="00D2223F" w:rsidRPr="00A17A95" w:rsidTr="005605A2">
        <w:tc>
          <w:tcPr>
            <w:tcW w:w="2093" w:type="dxa"/>
          </w:tcPr>
          <w:p w:rsidR="00D2223F" w:rsidRPr="00A17A95" w:rsidRDefault="00D2223F" w:rsidP="005605A2">
            <w:pPr>
              <w:spacing w:line="276" w:lineRule="auto"/>
              <w:rPr>
                <w:rFonts w:ascii="Cambria" w:hAnsi="Cambria" w:cs="Trebuchet MS"/>
              </w:rPr>
            </w:pPr>
            <w:r w:rsidRPr="00A17A95">
              <w:rPr>
                <w:rFonts w:ascii="Cambria" w:eastAsiaTheme="minorHAnsi" w:hAnsi="Cambria" w:cs="Cambria"/>
                <w:lang w:val="en-ZA"/>
              </w:rPr>
              <w:t xml:space="preserve">Extended family </w:t>
            </w:r>
          </w:p>
        </w:tc>
        <w:tc>
          <w:tcPr>
            <w:tcW w:w="2093" w:type="dxa"/>
          </w:tcPr>
          <w:p w:rsidR="00D2223F" w:rsidRPr="00A17A95" w:rsidRDefault="00D2223F" w:rsidP="00092462">
            <w:pPr>
              <w:autoSpaceDE w:val="0"/>
              <w:autoSpaceDN w:val="0"/>
              <w:adjustRightInd w:val="0"/>
              <w:spacing w:line="360" w:lineRule="auto"/>
              <w:rPr>
                <w:rFonts w:ascii="Cambria" w:eastAsiaTheme="minorHAnsi" w:hAnsi="Cambria" w:cs="Cambria,Bold"/>
                <w:bCs/>
                <w:lang w:val="en-ZA"/>
              </w:rPr>
            </w:pPr>
            <w:r w:rsidRPr="00A17A95">
              <w:rPr>
                <w:rFonts w:ascii="Cambria" w:eastAsiaTheme="minorHAnsi" w:hAnsi="Cambria" w:cs="Cambria,Bold"/>
                <w:bCs/>
                <w:lang w:val="en-ZA"/>
              </w:rPr>
              <w:t>0</w:t>
            </w:r>
          </w:p>
        </w:tc>
        <w:tc>
          <w:tcPr>
            <w:tcW w:w="2093" w:type="dxa"/>
          </w:tcPr>
          <w:p w:rsidR="00D2223F" w:rsidRPr="00A17A95" w:rsidRDefault="00D2223F" w:rsidP="00092462">
            <w:pPr>
              <w:autoSpaceDE w:val="0"/>
              <w:autoSpaceDN w:val="0"/>
              <w:adjustRightInd w:val="0"/>
              <w:spacing w:line="360" w:lineRule="auto"/>
              <w:rPr>
                <w:rFonts w:ascii="Cambria" w:eastAsiaTheme="minorHAnsi" w:hAnsi="Cambria" w:cs="Cambria,Bold"/>
                <w:bCs/>
                <w:lang w:val="en-ZA"/>
              </w:rPr>
            </w:pPr>
            <w:r w:rsidRPr="00A17A95">
              <w:rPr>
                <w:rFonts w:ascii="Cambria" w:eastAsiaTheme="minorHAnsi" w:hAnsi="Cambria" w:cs="Cambria,Bold"/>
                <w:bCs/>
                <w:lang w:val="en-ZA"/>
              </w:rPr>
              <w:t>74</w:t>
            </w:r>
          </w:p>
        </w:tc>
      </w:tr>
    </w:tbl>
    <w:p w:rsidR="00C16BA0" w:rsidRPr="00A17A95" w:rsidRDefault="00C16BA0" w:rsidP="00FD3A51">
      <w:pPr>
        <w:spacing w:line="276" w:lineRule="auto"/>
        <w:rPr>
          <w:rFonts w:ascii="Cambria" w:hAnsi="Cambria" w:cs="Trebuchet MS"/>
        </w:rPr>
      </w:pPr>
    </w:p>
    <w:p w:rsidR="00A67B4D" w:rsidRPr="00A17A95" w:rsidRDefault="00A67B4D" w:rsidP="00FD3A51">
      <w:pPr>
        <w:spacing w:line="276" w:lineRule="auto"/>
        <w:rPr>
          <w:rFonts w:ascii="Cambria" w:hAnsi="Cambria" w:cs="Trebuchet MS"/>
        </w:rPr>
      </w:pPr>
      <w:r w:rsidRPr="00A17A95">
        <w:rPr>
          <w:rFonts w:ascii="Cambria" w:hAnsi="Cambria" w:cs="Trebuchet MS"/>
        </w:rPr>
        <w:lastRenderedPageBreak/>
        <w:t>The sum assured is selected by the policyholders. The minimum sum assured being</w:t>
      </w:r>
      <w:r w:rsidR="00DC7FE5" w:rsidRPr="00A17A95">
        <w:rPr>
          <w:rFonts w:ascii="Cambria" w:hAnsi="Cambria" w:cs="Trebuchet MS"/>
        </w:rPr>
        <w:t>GHc2000</w:t>
      </w:r>
      <w:r w:rsidRPr="00A17A95">
        <w:rPr>
          <w:rFonts w:ascii="Cambria" w:hAnsi="Cambria" w:cs="Trebuchet MS"/>
        </w:rPr>
        <w:t xml:space="preserve"> and the maximum </w:t>
      </w:r>
      <w:r w:rsidR="00DC7FE5" w:rsidRPr="00A17A95">
        <w:rPr>
          <w:rFonts w:ascii="Cambria" w:hAnsi="Cambria" w:cs="Trebuchet MS"/>
        </w:rPr>
        <w:t xml:space="preserve">-GHc10000 </w:t>
      </w:r>
    </w:p>
    <w:p w:rsidR="001D2EFC" w:rsidRPr="00A17A95" w:rsidRDefault="001D2EFC" w:rsidP="00C16BA0">
      <w:pPr>
        <w:autoSpaceDE w:val="0"/>
        <w:autoSpaceDN w:val="0"/>
        <w:adjustRightInd w:val="0"/>
        <w:spacing w:line="360" w:lineRule="auto"/>
        <w:rPr>
          <w:rFonts w:ascii="Cambria" w:eastAsiaTheme="minorHAnsi" w:hAnsi="Cambria" w:cs="Cambria"/>
          <w:b/>
          <w:lang w:val="en-ZA"/>
        </w:rPr>
      </w:pPr>
    </w:p>
    <w:p w:rsidR="001D2EFC" w:rsidRPr="00A17A95" w:rsidRDefault="001D2EFC" w:rsidP="00C16BA0">
      <w:pPr>
        <w:autoSpaceDE w:val="0"/>
        <w:autoSpaceDN w:val="0"/>
        <w:adjustRightInd w:val="0"/>
        <w:spacing w:line="360" w:lineRule="auto"/>
        <w:rPr>
          <w:rFonts w:ascii="Cambria" w:eastAsiaTheme="minorHAnsi" w:hAnsi="Cambria" w:cs="Cambria"/>
          <w:b/>
          <w:lang w:val="en-ZA"/>
        </w:rPr>
      </w:pPr>
      <w:r w:rsidRPr="00A17A95">
        <w:rPr>
          <w:rFonts w:ascii="Cambria" w:eastAsiaTheme="minorHAnsi" w:hAnsi="Cambria" w:cs="Cambria"/>
          <w:b/>
          <w:lang w:val="en-ZA"/>
        </w:rPr>
        <w:t>Policies Entitled</w:t>
      </w:r>
    </w:p>
    <w:p w:rsidR="001D2EFC" w:rsidRPr="00A17A95" w:rsidRDefault="001D2EFC" w:rsidP="00C16BA0">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A client cannot take more than 1 farewell policy</w:t>
      </w:r>
    </w:p>
    <w:p w:rsidR="00C16BA0" w:rsidRPr="00A17A95" w:rsidRDefault="00C16BA0" w:rsidP="00C16BA0">
      <w:pPr>
        <w:autoSpaceDE w:val="0"/>
        <w:autoSpaceDN w:val="0"/>
        <w:adjustRightInd w:val="0"/>
        <w:spacing w:line="360" w:lineRule="auto"/>
        <w:rPr>
          <w:rFonts w:ascii="Cambria" w:eastAsiaTheme="minorHAnsi" w:hAnsi="Cambria" w:cs="Cambria"/>
          <w:b/>
          <w:lang w:val="en-ZA"/>
        </w:rPr>
      </w:pPr>
      <w:r w:rsidRPr="00A17A95">
        <w:rPr>
          <w:rFonts w:ascii="Cambria" w:eastAsiaTheme="minorHAnsi" w:hAnsi="Cambria" w:cs="Cambria"/>
          <w:b/>
          <w:lang w:val="en-ZA"/>
        </w:rPr>
        <w:t>Benefit Levels</w:t>
      </w:r>
    </w:p>
    <w:p w:rsidR="00C16BA0" w:rsidRPr="00A17A95" w:rsidRDefault="00C16BA0" w:rsidP="00C16BA0">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The product offers seven levels of benefit cover:</w:t>
      </w:r>
    </w:p>
    <w:tbl>
      <w:tblPr>
        <w:tblStyle w:val="TableGrid"/>
        <w:tblW w:w="0" w:type="auto"/>
        <w:tblLayout w:type="fixed"/>
        <w:tblLook w:val="04A0" w:firstRow="1" w:lastRow="0" w:firstColumn="1" w:lastColumn="0" w:noHBand="0" w:noVBand="1"/>
      </w:tblPr>
      <w:tblGrid>
        <w:gridCol w:w="2235"/>
        <w:gridCol w:w="3260"/>
      </w:tblGrid>
      <w:tr w:rsidR="00C16BA0" w:rsidRPr="00A17A95" w:rsidTr="00C16BA0">
        <w:trPr>
          <w:trHeight w:val="422"/>
        </w:trPr>
        <w:tc>
          <w:tcPr>
            <w:tcW w:w="2235" w:type="dxa"/>
          </w:tcPr>
          <w:p w:rsidR="00C16BA0" w:rsidRPr="00A17A95" w:rsidRDefault="00C16BA0" w:rsidP="005605A2">
            <w:pPr>
              <w:autoSpaceDE w:val="0"/>
              <w:autoSpaceDN w:val="0"/>
              <w:adjustRightInd w:val="0"/>
              <w:spacing w:line="360" w:lineRule="auto"/>
              <w:rPr>
                <w:rFonts w:ascii="Cambria" w:eastAsiaTheme="minorHAnsi" w:hAnsi="Cambria" w:cs="Cambria,Bold"/>
                <w:b/>
                <w:bCs/>
                <w:lang w:val="en-ZA"/>
              </w:rPr>
            </w:pPr>
            <w:r w:rsidRPr="00A17A95">
              <w:rPr>
                <w:rFonts w:ascii="Cambria" w:eastAsiaTheme="minorHAnsi" w:hAnsi="Cambria" w:cs="Cambria,Bold"/>
                <w:b/>
                <w:bCs/>
                <w:lang w:val="en-ZA"/>
              </w:rPr>
              <w:t xml:space="preserve">Plan </w:t>
            </w:r>
          </w:p>
        </w:tc>
        <w:tc>
          <w:tcPr>
            <w:tcW w:w="3260" w:type="dxa"/>
          </w:tcPr>
          <w:p w:rsidR="00C16BA0" w:rsidRPr="00A17A95" w:rsidRDefault="00C16BA0" w:rsidP="005605A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Bold"/>
                <w:b/>
                <w:bCs/>
                <w:lang w:val="en-ZA"/>
              </w:rPr>
              <w:t>Sum Assured (GH¢)</w:t>
            </w:r>
          </w:p>
        </w:tc>
      </w:tr>
      <w:tr w:rsidR="00C16BA0" w:rsidRPr="00A17A95" w:rsidTr="00C16BA0">
        <w:trPr>
          <w:trHeight w:val="247"/>
        </w:trPr>
        <w:tc>
          <w:tcPr>
            <w:tcW w:w="2235" w:type="dxa"/>
          </w:tcPr>
          <w:p w:rsidR="00C16BA0" w:rsidRPr="00A17A95" w:rsidRDefault="00C16BA0"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 xml:space="preserve">Copper </w:t>
            </w:r>
          </w:p>
        </w:tc>
        <w:tc>
          <w:tcPr>
            <w:tcW w:w="3260" w:type="dxa"/>
          </w:tcPr>
          <w:p w:rsidR="00C16BA0" w:rsidRPr="00A17A95" w:rsidRDefault="00C16BA0" w:rsidP="00092462">
            <w:pPr>
              <w:spacing w:line="360" w:lineRule="auto"/>
              <w:rPr>
                <w:rFonts w:ascii="Cambria" w:eastAsiaTheme="minorHAnsi" w:hAnsi="Cambria" w:cs="Cambria"/>
                <w:lang w:val="en-ZA"/>
              </w:rPr>
            </w:pPr>
            <w:r w:rsidRPr="00A17A95">
              <w:rPr>
                <w:rFonts w:ascii="Cambria" w:eastAsiaTheme="minorHAnsi" w:hAnsi="Cambria" w:cs="Cambria"/>
                <w:lang w:val="en-ZA"/>
              </w:rPr>
              <w:t>2,000</w:t>
            </w:r>
          </w:p>
        </w:tc>
      </w:tr>
      <w:tr w:rsidR="00C16BA0" w:rsidRPr="00A17A95" w:rsidTr="00C16BA0">
        <w:trPr>
          <w:trHeight w:val="422"/>
        </w:trPr>
        <w:tc>
          <w:tcPr>
            <w:tcW w:w="2235" w:type="dxa"/>
          </w:tcPr>
          <w:p w:rsidR="00C16BA0" w:rsidRPr="00A17A95" w:rsidRDefault="00C16BA0"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 xml:space="preserve">Bronze </w:t>
            </w:r>
          </w:p>
        </w:tc>
        <w:tc>
          <w:tcPr>
            <w:tcW w:w="3260" w:type="dxa"/>
          </w:tcPr>
          <w:p w:rsidR="00C16BA0" w:rsidRPr="00A17A95" w:rsidRDefault="00C16BA0"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2,500</w:t>
            </w:r>
          </w:p>
        </w:tc>
      </w:tr>
      <w:tr w:rsidR="00C16BA0" w:rsidRPr="00A17A95" w:rsidTr="00C16BA0">
        <w:trPr>
          <w:trHeight w:val="422"/>
        </w:trPr>
        <w:tc>
          <w:tcPr>
            <w:tcW w:w="2235" w:type="dxa"/>
          </w:tcPr>
          <w:p w:rsidR="00C16BA0" w:rsidRPr="00A17A95" w:rsidRDefault="00C16BA0"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 xml:space="preserve">Silver </w:t>
            </w:r>
          </w:p>
        </w:tc>
        <w:tc>
          <w:tcPr>
            <w:tcW w:w="3260" w:type="dxa"/>
          </w:tcPr>
          <w:p w:rsidR="00C16BA0" w:rsidRPr="00A17A95" w:rsidRDefault="00C16BA0" w:rsidP="00092462">
            <w:pPr>
              <w:spacing w:line="360" w:lineRule="auto"/>
              <w:rPr>
                <w:rFonts w:ascii="Cambria" w:eastAsiaTheme="minorHAnsi" w:hAnsi="Cambria" w:cs="Cambria"/>
                <w:lang w:val="en-ZA"/>
              </w:rPr>
            </w:pPr>
            <w:r w:rsidRPr="00A17A95">
              <w:rPr>
                <w:rFonts w:ascii="Cambria" w:eastAsiaTheme="minorHAnsi" w:hAnsi="Cambria" w:cs="Cambria"/>
                <w:lang w:val="en-ZA"/>
              </w:rPr>
              <w:t>3,000</w:t>
            </w:r>
          </w:p>
        </w:tc>
      </w:tr>
      <w:tr w:rsidR="00C16BA0" w:rsidRPr="00A17A95" w:rsidTr="00C16BA0">
        <w:trPr>
          <w:trHeight w:val="422"/>
        </w:trPr>
        <w:tc>
          <w:tcPr>
            <w:tcW w:w="2235" w:type="dxa"/>
          </w:tcPr>
          <w:p w:rsidR="00C16BA0" w:rsidRPr="00A17A95" w:rsidRDefault="00C16BA0"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 xml:space="preserve">Gold </w:t>
            </w:r>
          </w:p>
        </w:tc>
        <w:tc>
          <w:tcPr>
            <w:tcW w:w="3260" w:type="dxa"/>
          </w:tcPr>
          <w:p w:rsidR="00C16BA0" w:rsidRPr="00A17A95" w:rsidRDefault="001947C4"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3</w:t>
            </w:r>
            <w:r w:rsidR="00C16BA0" w:rsidRPr="00A17A95">
              <w:rPr>
                <w:rFonts w:ascii="Cambria" w:eastAsiaTheme="minorHAnsi" w:hAnsi="Cambria" w:cs="Cambria"/>
                <w:lang w:val="en-ZA"/>
              </w:rPr>
              <w:t>,500</w:t>
            </w:r>
          </w:p>
        </w:tc>
      </w:tr>
      <w:tr w:rsidR="00C16BA0" w:rsidRPr="00A17A95" w:rsidTr="00C16BA0">
        <w:trPr>
          <w:trHeight w:val="422"/>
        </w:trPr>
        <w:tc>
          <w:tcPr>
            <w:tcW w:w="2235" w:type="dxa"/>
          </w:tcPr>
          <w:p w:rsidR="00C16BA0" w:rsidRPr="00A17A95" w:rsidRDefault="00C16BA0"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 xml:space="preserve">Titanium </w:t>
            </w:r>
          </w:p>
        </w:tc>
        <w:tc>
          <w:tcPr>
            <w:tcW w:w="3260" w:type="dxa"/>
          </w:tcPr>
          <w:p w:rsidR="00C16BA0" w:rsidRPr="00A17A95" w:rsidRDefault="00C16BA0" w:rsidP="00092462">
            <w:pPr>
              <w:spacing w:line="360" w:lineRule="auto"/>
              <w:rPr>
                <w:rFonts w:ascii="Cambria" w:eastAsiaTheme="minorHAnsi" w:hAnsi="Cambria" w:cs="Cambria"/>
                <w:lang w:val="en-ZA"/>
              </w:rPr>
            </w:pPr>
            <w:r w:rsidRPr="00A17A95">
              <w:rPr>
                <w:rFonts w:ascii="Cambria" w:eastAsiaTheme="minorHAnsi" w:hAnsi="Cambria" w:cs="Cambria"/>
                <w:lang w:val="en-ZA"/>
              </w:rPr>
              <w:t>4,000</w:t>
            </w:r>
          </w:p>
        </w:tc>
      </w:tr>
      <w:tr w:rsidR="00C16BA0" w:rsidRPr="00A17A95" w:rsidTr="00C16BA0">
        <w:trPr>
          <w:trHeight w:val="422"/>
        </w:trPr>
        <w:tc>
          <w:tcPr>
            <w:tcW w:w="2235" w:type="dxa"/>
          </w:tcPr>
          <w:p w:rsidR="00C16BA0" w:rsidRPr="00A17A95" w:rsidRDefault="00C16BA0"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 xml:space="preserve">Platinum </w:t>
            </w:r>
          </w:p>
        </w:tc>
        <w:tc>
          <w:tcPr>
            <w:tcW w:w="3260" w:type="dxa"/>
          </w:tcPr>
          <w:p w:rsidR="00C16BA0" w:rsidRPr="00A17A95" w:rsidRDefault="00C16BA0" w:rsidP="00092462">
            <w:pPr>
              <w:spacing w:line="360" w:lineRule="auto"/>
              <w:rPr>
                <w:rFonts w:ascii="Cambria" w:hAnsi="Cambria" w:cs="Trebuchet MS"/>
              </w:rPr>
            </w:pPr>
            <w:r w:rsidRPr="00A17A95">
              <w:rPr>
                <w:rFonts w:ascii="Cambria" w:eastAsiaTheme="minorHAnsi" w:hAnsi="Cambria" w:cs="Cambria"/>
                <w:lang w:val="en-ZA"/>
              </w:rPr>
              <w:t>5,000</w:t>
            </w:r>
          </w:p>
        </w:tc>
      </w:tr>
      <w:tr w:rsidR="00C16BA0" w:rsidRPr="00A17A95" w:rsidTr="00C16BA0">
        <w:trPr>
          <w:trHeight w:val="422"/>
        </w:trPr>
        <w:tc>
          <w:tcPr>
            <w:tcW w:w="2235" w:type="dxa"/>
          </w:tcPr>
          <w:p w:rsidR="00C16BA0" w:rsidRPr="00A17A95" w:rsidRDefault="00C16BA0"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 xml:space="preserve">Diamond </w:t>
            </w:r>
          </w:p>
        </w:tc>
        <w:tc>
          <w:tcPr>
            <w:tcW w:w="3260" w:type="dxa"/>
          </w:tcPr>
          <w:p w:rsidR="00C16BA0" w:rsidRPr="00A17A95" w:rsidRDefault="00C16BA0" w:rsidP="00092462">
            <w:pPr>
              <w:spacing w:line="360" w:lineRule="auto"/>
              <w:rPr>
                <w:rFonts w:ascii="Cambria" w:eastAsiaTheme="minorHAnsi" w:hAnsi="Cambria" w:cs="Cambria"/>
                <w:lang w:val="en-ZA"/>
              </w:rPr>
            </w:pPr>
            <w:r w:rsidRPr="00A17A95">
              <w:rPr>
                <w:rFonts w:ascii="Cambria" w:eastAsiaTheme="minorHAnsi" w:hAnsi="Cambria" w:cs="Cambria"/>
                <w:lang w:val="en-ZA"/>
              </w:rPr>
              <w:t>10,000</w:t>
            </w:r>
          </w:p>
        </w:tc>
      </w:tr>
    </w:tbl>
    <w:p w:rsidR="00CE4FF5" w:rsidRPr="00A17A95" w:rsidRDefault="00CE4FF5" w:rsidP="00F246C7">
      <w:pPr>
        <w:pStyle w:val="Default"/>
        <w:rPr>
          <w:rFonts w:ascii="Cambria" w:hAnsi="Cambria"/>
        </w:rPr>
      </w:pPr>
    </w:p>
    <w:p w:rsidR="00F246C7" w:rsidRPr="00A17A95" w:rsidRDefault="00F246C7" w:rsidP="00F246C7">
      <w:pPr>
        <w:pStyle w:val="Default"/>
        <w:rPr>
          <w:rFonts w:ascii="Cambria" w:hAnsi="Cambria"/>
        </w:rPr>
      </w:pPr>
      <w:r w:rsidRPr="00A17A95">
        <w:rPr>
          <w:rFonts w:ascii="Cambria" w:hAnsi="Cambria"/>
        </w:rPr>
        <w:t xml:space="preserve">Premiums are payable monthly in advance or before the first day of each calendar month unless you lose your life suddenly, cancel the policy or there is a waiver of premiums benefit in force. </w:t>
      </w:r>
    </w:p>
    <w:p w:rsidR="00F246C7" w:rsidRPr="00A17A95" w:rsidRDefault="00F246C7" w:rsidP="00F246C7">
      <w:pPr>
        <w:pStyle w:val="Default"/>
        <w:rPr>
          <w:rFonts w:ascii="Cambria" w:hAnsi="Cambria"/>
        </w:rPr>
      </w:pPr>
    </w:p>
    <w:p w:rsidR="00F246C7" w:rsidRPr="00A17A95" w:rsidRDefault="00F246C7" w:rsidP="00F246C7">
      <w:pPr>
        <w:pStyle w:val="Default"/>
        <w:rPr>
          <w:rFonts w:ascii="Cambria" w:hAnsi="Cambria"/>
        </w:rPr>
      </w:pPr>
      <w:r w:rsidRPr="00A17A95">
        <w:rPr>
          <w:rFonts w:ascii="Cambria" w:hAnsi="Cambria"/>
        </w:rPr>
        <w:t xml:space="preserve">If the first premium required for the commencement of the policy is not received within six (6) months, </w:t>
      </w:r>
      <w:r w:rsidR="001C1EED" w:rsidRPr="00A17A95">
        <w:rPr>
          <w:rFonts w:ascii="Cambria" w:hAnsi="Cambria"/>
        </w:rPr>
        <w:t>the</w:t>
      </w:r>
      <w:r w:rsidRPr="00A17A95">
        <w:rPr>
          <w:rFonts w:ascii="Cambria" w:hAnsi="Cambria"/>
        </w:rPr>
        <w:t xml:space="preserve"> application for insurance </w:t>
      </w:r>
      <w:r w:rsidR="001C1EED" w:rsidRPr="00A17A95">
        <w:rPr>
          <w:rFonts w:ascii="Cambria" w:hAnsi="Cambria"/>
        </w:rPr>
        <w:t>is</w:t>
      </w:r>
      <w:r w:rsidRPr="00A17A95">
        <w:rPr>
          <w:rFonts w:ascii="Cambria" w:hAnsi="Cambria"/>
        </w:rPr>
        <w:t xml:space="preserve"> cancelled. </w:t>
      </w:r>
    </w:p>
    <w:p w:rsidR="00F246C7" w:rsidRPr="00A17A95" w:rsidRDefault="00F246C7" w:rsidP="00A31181">
      <w:pPr>
        <w:spacing w:line="276" w:lineRule="auto"/>
        <w:rPr>
          <w:rFonts w:ascii="Cambria" w:hAnsi="Cambria" w:cs="Trebuchet MS"/>
        </w:rPr>
      </w:pPr>
      <w:r w:rsidRPr="00A17A95">
        <w:rPr>
          <w:rFonts w:ascii="Cambria" w:hAnsi="Cambria"/>
        </w:rPr>
        <w:t xml:space="preserve">It is </w:t>
      </w:r>
      <w:r w:rsidR="001C1EED" w:rsidRPr="00A17A95">
        <w:rPr>
          <w:rFonts w:ascii="Cambria" w:hAnsi="Cambria"/>
        </w:rPr>
        <w:t>the</w:t>
      </w:r>
      <w:r w:rsidRPr="00A17A95">
        <w:rPr>
          <w:rFonts w:ascii="Cambria" w:hAnsi="Cambria"/>
        </w:rPr>
        <w:t xml:space="preserve"> responsibility</w:t>
      </w:r>
      <w:r w:rsidR="001C1EED" w:rsidRPr="00A17A95">
        <w:rPr>
          <w:rFonts w:ascii="Cambria" w:hAnsi="Cambria"/>
        </w:rPr>
        <w:t xml:space="preserve"> of the client</w:t>
      </w:r>
      <w:r w:rsidRPr="00A17A95">
        <w:rPr>
          <w:rFonts w:ascii="Cambria" w:hAnsi="Cambria"/>
        </w:rPr>
        <w:t xml:space="preserve"> to ensure that premium </w:t>
      </w:r>
      <w:r w:rsidR="001C1EED" w:rsidRPr="00A17A95">
        <w:rPr>
          <w:rFonts w:ascii="Cambria" w:hAnsi="Cambria"/>
        </w:rPr>
        <w:t xml:space="preserve">is received </w:t>
      </w:r>
      <w:r w:rsidRPr="00A17A95">
        <w:rPr>
          <w:rFonts w:ascii="Cambria" w:hAnsi="Cambria"/>
        </w:rPr>
        <w:t>regularly and at the scheduled date.</w:t>
      </w:r>
    </w:p>
    <w:p w:rsidR="00F246C7" w:rsidRPr="00A17A95" w:rsidRDefault="00F246C7" w:rsidP="00A31181">
      <w:pPr>
        <w:spacing w:line="276" w:lineRule="auto"/>
        <w:rPr>
          <w:rFonts w:ascii="Cambria" w:hAnsi="Cambria" w:cs="Trebuchet MS"/>
        </w:rPr>
      </w:pPr>
    </w:p>
    <w:p w:rsidR="00F246C7" w:rsidRPr="00A17A95" w:rsidRDefault="00F246C7" w:rsidP="00A31181">
      <w:pPr>
        <w:spacing w:line="276" w:lineRule="auto"/>
        <w:rPr>
          <w:rFonts w:ascii="Cambria" w:hAnsi="Cambria" w:cs="Trebuchet MS"/>
        </w:rPr>
      </w:pPr>
      <w:r w:rsidRPr="00A17A95">
        <w:rPr>
          <w:rFonts w:ascii="Cambria" w:hAnsi="Cambria" w:cs="Trebuchet MS"/>
        </w:rPr>
        <w:t>The policy provides for a cash back benefit</w:t>
      </w:r>
    </w:p>
    <w:p w:rsidR="00F246C7" w:rsidRPr="00A17A95" w:rsidRDefault="00F246C7" w:rsidP="00E17516">
      <w:pPr>
        <w:pStyle w:val="Default"/>
        <w:numPr>
          <w:ilvl w:val="0"/>
          <w:numId w:val="5"/>
        </w:numPr>
        <w:spacing w:line="276" w:lineRule="auto"/>
        <w:rPr>
          <w:rFonts w:ascii="Cambria" w:hAnsi="Cambria"/>
        </w:rPr>
      </w:pPr>
      <w:r w:rsidRPr="00A17A95">
        <w:rPr>
          <w:rFonts w:ascii="Cambria" w:hAnsi="Cambria"/>
        </w:rPr>
        <w:t xml:space="preserve">All benefits under the policy will cease if the policy is not in force, surrendered or terminated. </w:t>
      </w:r>
    </w:p>
    <w:p w:rsidR="00F246C7" w:rsidRPr="00A17A95" w:rsidRDefault="00F246C7" w:rsidP="00E17516">
      <w:pPr>
        <w:pStyle w:val="Default"/>
        <w:numPr>
          <w:ilvl w:val="0"/>
          <w:numId w:val="5"/>
        </w:numPr>
        <w:spacing w:line="276" w:lineRule="auto"/>
        <w:rPr>
          <w:rFonts w:ascii="Cambria" w:hAnsi="Cambria"/>
        </w:rPr>
      </w:pPr>
      <w:r w:rsidRPr="00A17A95">
        <w:rPr>
          <w:rFonts w:ascii="Cambria" w:hAnsi="Cambria"/>
        </w:rPr>
        <w:t>All benefits will be payable less any indebtedness</w:t>
      </w:r>
      <w:r w:rsidR="005D2C00" w:rsidRPr="00A17A95">
        <w:rPr>
          <w:rFonts w:ascii="Cambria" w:hAnsi="Cambria"/>
        </w:rPr>
        <w:t>(Outstanding premium)</w:t>
      </w:r>
      <w:r w:rsidRPr="00A17A95">
        <w:rPr>
          <w:rFonts w:ascii="Cambria" w:hAnsi="Cambria"/>
        </w:rPr>
        <w:t xml:space="preserve"> to the company. </w:t>
      </w:r>
    </w:p>
    <w:p w:rsidR="00F246C7" w:rsidRPr="00A17A95" w:rsidRDefault="00F246C7" w:rsidP="00E17516">
      <w:pPr>
        <w:pStyle w:val="Default"/>
        <w:numPr>
          <w:ilvl w:val="0"/>
          <w:numId w:val="5"/>
        </w:numPr>
        <w:spacing w:line="276" w:lineRule="auto"/>
        <w:rPr>
          <w:rFonts w:ascii="Cambria" w:hAnsi="Cambria"/>
        </w:rPr>
      </w:pPr>
      <w:r w:rsidRPr="00A17A95">
        <w:rPr>
          <w:rFonts w:ascii="Cambria" w:hAnsi="Cambria"/>
        </w:rPr>
        <w:t>All benefits payable will be revised</w:t>
      </w:r>
      <w:r w:rsidR="005D2C00" w:rsidRPr="00A17A95">
        <w:rPr>
          <w:rFonts w:ascii="Cambria" w:hAnsi="Cambria"/>
        </w:rPr>
        <w:t>(If age qualifies but was misstated</w:t>
      </w:r>
      <w:r w:rsidR="00515DDF" w:rsidRPr="00A17A95">
        <w:rPr>
          <w:rFonts w:ascii="Cambria" w:hAnsi="Cambria"/>
        </w:rPr>
        <w:t xml:space="preserve"> anunderwriting</w:t>
      </w:r>
      <w:r w:rsidR="005D2C00" w:rsidRPr="00A17A95">
        <w:rPr>
          <w:rFonts w:ascii="Cambria" w:hAnsi="Cambria"/>
        </w:rPr>
        <w:t>)</w:t>
      </w:r>
      <w:r w:rsidRPr="00A17A95">
        <w:rPr>
          <w:rFonts w:ascii="Cambria" w:hAnsi="Cambria"/>
        </w:rPr>
        <w:t xml:space="preserve"> or may not be paid if the age</w:t>
      </w:r>
      <w:r w:rsidR="005D2C00" w:rsidRPr="00A17A95">
        <w:rPr>
          <w:rFonts w:ascii="Cambria" w:hAnsi="Cambria"/>
        </w:rPr>
        <w:t xml:space="preserve"> (Age was not within the allowed limit)</w:t>
      </w:r>
      <w:r w:rsidRPr="00A17A95">
        <w:rPr>
          <w:rFonts w:ascii="Cambria" w:hAnsi="Cambria"/>
        </w:rPr>
        <w:t xml:space="preserve"> or other relevant information of any of the insured provided on the application form is incorrect. </w:t>
      </w:r>
    </w:p>
    <w:p w:rsidR="00F246C7" w:rsidRPr="00A17A95" w:rsidRDefault="00F246C7" w:rsidP="00E17516">
      <w:pPr>
        <w:pStyle w:val="Default"/>
        <w:numPr>
          <w:ilvl w:val="0"/>
          <w:numId w:val="5"/>
        </w:numPr>
        <w:spacing w:line="276" w:lineRule="auto"/>
        <w:rPr>
          <w:rFonts w:ascii="Cambria" w:hAnsi="Cambria"/>
        </w:rPr>
      </w:pPr>
      <w:r w:rsidRPr="00A17A95">
        <w:rPr>
          <w:rFonts w:ascii="Cambria" w:hAnsi="Cambria"/>
        </w:rPr>
        <w:t xml:space="preserve">The benefits prescribed under this policy are based on the assumption that premiums will be paid regularly. </w:t>
      </w:r>
    </w:p>
    <w:p w:rsidR="00D2223F" w:rsidRPr="00A17A95" w:rsidRDefault="00D2223F" w:rsidP="00D2223F">
      <w:pPr>
        <w:pStyle w:val="Default"/>
        <w:spacing w:line="276" w:lineRule="auto"/>
        <w:ind w:left="720"/>
        <w:rPr>
          <w:rFonts w:ascii="Cambria" w:hAnsi="Cambria"/>
        </w:rPr>
      </w:pPr>
    </w:p>
    <w:p w:rsidR="00486D25" w:rsidRPr="00A17A95" w:rsidRDefault="00486D25" w:rsidP="00D2223F">
      <w:pPr>
        <w:autoSpaceDE w:val="0"/>
        <w:autoSpaceDN w:val="0"/>
        <w:adjustRightInd w:val="0"/>
        <w:ind w:left="360"/>
        <w:rPr>
          <w:rFonts w:ascii="Cambria" w:eastAsiaTheme="minorHAnsi" w:hAnsi="Cambria" w:cs="Cambria,Bold"/>
          <w:b/>
          <w:bCs/>
          <w:lang w:val="en-ZA"/>
        </w:rPr>
      </w:pPr>
      <w:r w:rsidRPr="00A17A95">
        <w:rPr>
          <w:rFonts w:ascii="Cambria" w:eastAsiaTheme="minorHAnsi" w:hAnsi="Cambria" w:cs="Cambria,Bold"/>
          <w:b/>
          <w:bCs/>
          <w:lang w:val="en-ZA"/>
        </w:rPr>
        <w:t>Waiting periods</w:t>
      </w:r>
    </w:p>
    <w:p w:rsidR="00486D25" w:rsidRPr="00A17A95" w:rsidRDefault="00486D25" w:rsidP="00D2223F">
      <w:pPr>
        <w:autoSpaceDE w:val="0"/>
        <w:autoSpaceDN w:val="0"/>
        <w:adjustRightInd w:val="0"/>
        <w:ind w:left="360"/>
        <w:rPr>
          <w:rFonts w:ascii="Cambria" w:eastAsiaTheme="minorHAnsi" w:hAnsi="Cambria" w:cs="Cambria"/>
          <w:lang w:val="en-ZA"/>
        </w:rPr>
      </w:pPr>
      <w:r w:rsidRPr="00A17A95">
        <w:rPr>
          <w:rFonts w:ascii="Cambria" w:eastAsiaTheme="minorHAnsi" w:hAnsi="Cambria" w:cs="Cambria"/>
          <w:lang w:val="en-ZA"/>
        </w:rPr>
        <w:t>The table below shows the waiting periods for lives covered underthe various plans.</w:t>
      </w:r>
    </w:p>
    <w:p w:rsidR="00D2223F" w:rsidRPr="00A17A95" w:rsidRDefault="00D2223F" w:rsidP="00D2223F">
      <w:pPr>
        <w:autoSpaceDE w:val="0"/>
        <w:autoSpaceDN w:val="0"/>
        <w:adjustRightInd w:val="0"/>
        <w:ind w:left="360"/>
        <w:rPr>
          <w:rFonts w:ascii="Cambria" w:eastAsiaTheme="minorHAnsi" w:hAnsi="Cambria" w:cs="Cambria,Bold"/>
          <w:b/>
          <w:bCs/>
          <w:sz w:val="20"/>
          <w:szCs w:val="20"/>
          <w:lang w:val="en-ZA"/>
        </w:rPr>
      </w:pPr>
    </w:p>
    <w:p w:rsidR="00486D25" w:rsidRPr="00A17A95" w:rsidRDefault="00486D25" w:rsidP="00D2223F">
      <w:pPr>
        <w:autoSpaceDE w:val="0"/>
        <w:autoSpaceDN w:val="0"/>
        <w:adjustRightInd w:val="0"/>
        <w:ind w:left="360"/>
        <w:rPr>
          <w:rFonts w:ascii="Cambria" w:eastAsiaTheme="minorHAnsi" w:hAnsi="Cambria" w:cs="Cambria,Bold"/>
          <w:b/>
          <w:bCs/>
          <w:sz w:val="20"/>
          <w:szCs w:val="20"/>
          <w:lang w:val="en-ZA"/>
        </w:rPr>
      </w:pPr>
      <w:r w:rsidRPr="00A17A95">
        <w:rPr>
          <w:rFonts w:ascii="Cambria" w:eastAsiaTheme="minorHAnsi" w:hAnsi="Cambria" w:cs="Cambria,Bold"/>
          <w:b/>
          <w:bCs/>
          <w:sz w:val="20"/>
          <w:szCs w:val="20"/>
          <w:lang w:val="en-ZA"/>
        </w:rPr>
        <w:t>Plan Waiting period</w:t>
      </w:r>
    </w:p>
    <w:p w:rsidR="00D2223F" w:rsidRPr="00A17A95" w:rsidRDefault="00D2223F" w:rsidP="00D2223F">
      <w:pPr>
        <w:autoSpaceDE w:val="0"/>
        <w:autoSpaceDN w:val="0"/>
        <w:adjustRightInd w:val="0"/>
        <w:ind w:left="360"/>
        <w:rPr>
          <w:rFonts w:ascii="Cambria" w:eastAsiaTheme="minorHAnsi" w:hAnsi="Cambria" w:cs="Cambria,Bold"/>
          <w:b/>
          <w:bCs/>
          <w:sz w:val="20"/>
          <w:szCs w:val="20"/>
          <w:lang w:val="en-ZA"/>
        </w:rPr>
      </w:pPr>
    </w:p>
    <w:tbl>
      <w:tblPr>
        <w:tblStyle w:val="TableGrid"/>
        <w:tblW w:w="0" w:type="auto"/>
        <w:tblInd w:w="720" w:type="dxa"/>
        <w:tblLook w:val="04A0" w:firstRow="1" w:lastRow="0" w:firstColumn="1" w:lastColumn="0" w:noHBand="0" w:noVBand="1"/>
      </w:tblPr>
      <w:tblGrid>
        <w:gridCol w:w="2790"/>
        <w:gridCol w:w="2790"/>
      </w:tblGrid>
      <w:tr w:rsidR="00D2223F" w:rsidRPr="00A17A95" w:rsidTr="005605A2">
        <w:tc>
          <w:tcPr>
            <w:tcW w:w="2790" w:type="dxa"/>
          </w:tcPr>
          <w:p w:rsidR="00D2223F" w:rsidRPr="00A17A95" w:rsidRDefault="00D2223F" w:rsidP="00D2223F">
            <w:pPr>
              <w:autoSpaceDE w:val="0"/>
              <w:autoSpaceDN w:val="0"/>
              <w:adjustRightInd w:val="0"/>
              <w:ind w:left="360"/>
              <w:rPr>
                <w:rFonts w:ascii="Cambria" w:eastAsiaTheme="minorHAnsi" w:hAnsi="Cambria" w:cs="Cambria"/>
                <w:sz w:val="20"/>
                <w:szCs w:val="20"/>
                <w:lang w:val="en-ZA"/>
              </w:rPr>
            </w:pPr>
            <w:r w:rsidRPr="00A17A95">
              <w:rPr>
                <w:rFonts w:ascii="Cambria" w:eastAsiaTheme="minorHAnsi" w:hAnsi="Cambria" w:cs="Cambria"/>
                <w:sz w:val="20"/>
                <w:szCs w:val="20"/>
                <w:lang w:val="en-ZA"/>
              </w:rPr>
              <w:t xml:space="preserve">Copper </w:t>
            </w:r>
          </w:p>
        </w:tc>
        <w:tc>
          <w:tcPr>
            <w:tcW w:w="2790" w:type="dxa"/>
          </w:tcPr>
          <w:p w:rsidR="00D2223F" w:rsidRPr="00A17A95" w:rsidRDefault="00D2223F" w:rsidP="00D2223F">
            <w:pPr>
              <w:autoSpaceDE w:val="0"/>
              <w:autoSpaceDN w:val="0"/>
              <w:adjustRightInd w:val="0"/>
              <w:ind w:left="360"/>
              <w:rPr>
                <w:rFonts w:ascii="Cambria" w:eastAsiaTheme="minorHAnsi" w:hAnsi="Cambria" w:cs="Cambria"/>
                <w:sz w:val="20"/>
                <w:szCs w:val="20"/>
                <w:lang w:val="en-ZA"/>
              </w:rPr>
            </w:pPr>
            <w:r w:rsidRPr="00A17A95">
              <w:rPr>
                <w:rFonts w:ascii="Cambria" w:eastAsiaTheme="minorHAnsi" w:hAnsi="Cambria" w:cs="Cambria"/>
                <w:sz w:val="20"/>
                <w:szCs w:val="20"/>
                <w:lang w:val="en-ZA"/>
              </w:rPr>
              <w:t>6 Months</w:t>
            </w:r>
          </w:p>
        </w:tc>
      </w:tr>
      <w:tr w:rsidR="00D2223F" w:rsidRPr="00A17A95" w:rsidTr="005605A2">
        <w:tc>
          <w:tcPr>
            <w:tcW w:w="2790" w:type="dxa"/>
          </w:tcPr>
          <w:p w:rsidR="00D2223F" w:rsidRPr="00A17A95" w:rsidRDefault="00D2223F" w:rsidP="00D2223F">
            <w:pPr>
              <w:autoSpaceDE w:val="0"/>
              <w:autoSpaceDN w:val="0"/>
              <w:adjustRightInd w:val="0"/>
              <w:ind w:left="360"/>
              <w:rPr>
                <w:rFonts w:ascii="Cambria" w:eastAsiaTheme="minorHAnsi" w:hAnsi="Cambria" w:cs="Cambria"/>
                <w:sz w:val="20"/>
                <w:szCs w:val="20"/>
                <w:lang w:val="en-ZA"/>
              </w:rPr>
            </w:pPr>
            <w:r w:rsidRPr="00A17A95">
              <w:rPr>
                <w:rFonts w:ascii="Cambria" w:eastAsiaTheme="minorHAnsi" w:hAnsi="Cambria" w:cs="Cambria"/>
                <w:sz w:val="20"/>
                <w:szCs w:val="20"/>
                <w:lang w:val="en-ZA"/>
              </w:rPr>
              <w:t xml:space="preserve">Bronze </w:t>
            </w:r>
          </w:p>
        </w:tc>
        <w:tc>
          <w:tcPr>
            <w:tcW w:w="2790" w:type="dxa"/>
          </w:tcPr>
          <w:p w:rsidR="00D2223F" w:rsidRPr="00A17A95" w:rsidRDefault="00D2223F" w:rsidP="00D2223F">
            <w:pPr>
              <w:autoSpaceDE w:val="0"/>
              <w:autoSpaceDN w:val="0"/>
              <w:adjustRightInd w:val="0"/>
              <w:ind w:left="360"/>
              <w:rPr>
                <w:rFonts w:ascii="Cambria" w:eastAsiaTheme="minorHAnsi" w:hAnsi="Cambria" w:cs="Cambria"/>
                <w:sz w:val="20"/>
                <w:szCs w:val="20"/>
                <w:lang w:val="en-ZA"/>
              </w:rPr>
            </w:pPr>
            <w:r w:rsidRPr="00A17A95">
              <w:rPr>
                <w:rFonts w:ascii="Cambria" w:eastAsiaTheme="minorHAnsi" w:hAnsi="Cambria" w:cs="Cambria"/>
                <w:sz w:val="20"/>
                <w:szCs w:val="20"/>
                <w:lang w:val="en-ZA"/>
              </w:rPr>
              <w:t>6 Months</w:t>
            </w:r>
          </w:p>
        </w:tc>
      </w:tr>
      <w:tr w:rsidR="00D2223F" w:rsidRPr="00A17A95" w:rsidTr="005605A2">
        <w:tc>
          <w:tcPr>
            <w:tcW w:w="2790" w:type="dxa"/>
          </w:tcPr>
          <w:p w:rsidR="00D2223F" w:rsidRPr="00A17A95" w:rsidRDefault="00D2223F" w:rsidP="00D2223F">
            <w:pPr>
              <w:autoSpaceDE w:val="0"/>
              <w:autoSpaceDN w:val="0"/>
              <w:adjustRightInd w:val="0"/>
              <w:ind w:left="360"/>
              <w:rPr>
                <w:rFonts w:ascii="Cambria" w:eastAsiaTheme="minorHAnsi" w:hAnsi="Cambria" w:cs="Cambria"/>
                <w:sz w:val="20"/>
                <w:szCs w:val="20"/>
                <w:lang w:val="en-ZA"/>
              </w:rPr>
            </w:pPr>
            <w:r w:rsidRPr="00A17A95">
              <w:rPr>
                <w:rFonts w:ascii="Cambria" w:eastAsiaTheme="minorHAnsi" w:hAnsi="Cambria" w:cs="Cambria"/>
                <w:sz w:val="20"/>
                <w:szCs w:val="20"/>
                <w:lang w:val="en-ZA"/>
              </w:rPr>
              <w:t xml:space="preserve">Silver </w:t>
            </w:r>
          </w:p>
        </w:tc>
        <w:tc>
          <w:tcPr>
            <w:tcW w:w="2790" w:type="dxa"/>
          </w:tcPr>
          <w:p w:rsidR="00D2223F" w:rsidRPr="00A17A95" w:rsidRDefault="00D2223F" w:rsidP="00D2223F">
            <w:pPr>
              <w:autoSpaceDE w:val="0"/>
              <w:autoSpaceDN w:val="0"/>
              <w:adjustRightInd w:val="0"/>
              <w:ind w:left="360"/>
              <w:rPr>
                <w:rFonts w:ascii="Cambria" w:eastAsiaTheme="minorHAnsi" w:hAnsi="Cambria" w:cs="Cambria"/>
                <w:sz w:val="20"/>
                <w:szCs w:val="20"/>
                <w:lang w:val="en-ZA"/>
              </w:rPr>
            </w:pPr>
            <w:r w:rsidRPr="00A17A95">
              <w:rPr>
                <w:rFonts w:ascii="Cambria" w:eastAsiaTheme="minorHAnsi" w:hAnsi="Cambria" w:cs="Cambria"/>
                <w:sz w:val="20"/>
                <w:szCs w:val="20"/>
                <w:lang w:val="en-ZA"/>
              </w:rPr>
              <w:t>6 Months</w:t>
            </w:r>
          </w:p>
        </w:tc>
      </w:tr>
      <w:tr w:rsidR="00D2223F" w:rsidRPr="00A17A95" w:rsidTr="005605A2">
        <w:tc>
          <w:tcPr>
            <w:tcW w:w="2790" w:type="dxa"/>
          </w:tcPr>
          <w:p w:rsidR="00D2223F" w:rsidRPr="00A17A95" w:rsidRDefault="00D2223F" w:rsidP="00D2223F">
            <w:pPr>
              <w:autoSpaceDE w:val="0"/>
              <w:autoSpaceDN w:val="0"/>
              <w:adjustRightInd w:val="0"/>
              <w:ind w:left="360"/>
              <w:rPr>
                <w:rFonts w:ascii="Cambria" w:eastAsiaTheme="minorHAnsi" w:hAnsi="Cambria" w:cs="Cambria"/>
                <w:sz w:val="20"/>
                <w:szCs w:val="20"/>
                <w:lang w:val="en-ZA"/>
              </w:rPr>
            </w:pPr>
            <w:r w:rsidRPr="00A17A95">
              <w:rPr>
                <w:rFonts w:ascii="Cambria" w:eastAsiaTheme="minorHAnsi" w:hAnsi="Cambria" w:cs="Cambria"/>
                <w:sz w:val="20"/>
                <w:szCs w:val="20"/>
                <w:lang w:val="en-ZA"/>
              </w:rPr>
              <w:t xml:space="preserve">Gold </w:t>
            </w:r>
          </w:p>
        </w:tc>
        <w:tc>
          <w:tcPr>
            <w:tcW w:w="2790" w:type="dxa"/>
          </w:tcPr>
          <w:p w:rsidR="00D2223F" w:rsidRPr="00A17A95" w:rsidRDefault="00D2223F" w:rsidP="00D2223F">
            <w:pPr>
              <w:autoSpaceDE w:val="0"/>
              <w:autoSpaceDN w:val="0"/>
              <w:adjustRightInd w:val="0"/>
              <w:ind w:left="360"/>
              <w:rPr>
                <w:rFonts w:ascii="Cambria" w:eastAsiaTheme="minorHAnsi" w:hAnsi="Cambria" w:cs="Cambria"/>
                <w:sz w:val="20"/>
                <w:szCs w:val="20"/>
                <w:lang w:val="en-ZA"/>
              </w:rPr>
            </w:pPr>
            <w:r w:rsidRPr="00A17A95">
              <w:rPr>
                <w:rFonts w:ascii="Cambria" w:eastAsiaTheme="minorHAnsi" w:hAnsi="Cambria" w:cs="Cambria"/>
                <w:sz w:val="20"/>
                <w:szCs w:val="20"/>
                <w:lang w:val="en-ZA"/>
              </w:rPr>
              <w:t>6 Months</w:t>
            </w:r>
          </w:p>
        </w:tc>
      </w:tr>
      <w:tr w:rsidR="00D2223F" w:rsidRPr="00A17A95" w:rsidTr="005605A2">
        <w:tc>
          <w:tcPr>
            <w:tcW w:w="2790" w:type="dxa"/>
          </w:tcPr>
          <w:p w:rsidR="00D2223F" w:rsidRPr="00A17A95" w:rsidRDefault="00D2223F" w:rsidP="00D2223F">
            <w:pPr>
              <w:autoSpaceDE w:val="0"/>
              <w:autoSpaceDN w:val="0"/>
              <w:adjustRightInd w:val="0"/>
              <w:ind w:left="360"/>
              <w:rPr>
                <w:rFonts w:ascii="Cambria" w:eastAsiaTheme="minorHAnsi" w:hAnsi="Cambria" w:cs="Cambria"/>
                <w:sz w:val="20"/>
                <w:szCs w:val="20"/>
                <w:lang w:val="en-ZA"/>
              </w:rPr>
            </w:pPr>
            <w:r w:rsidRPr="00A17A95">
              <w:rPr>
                <w:rFonts w:ascii="Cambria" w:eastAsiaTheme="minorHAnsi" w:hAnsi="Cambria" w:cs="Cambria"/>
                <w:sz w:val="20"/>
                <w:szCs w:val="20"/>
                <w:lang w:val="en-ZA"/>
              </w:rPr>
              <w:t xml:space="preserve">Titanium </w:t>
            </w:r>
          </w:p>
        </w:tc>
        <w:tc>
          <w:tcPr>
            <w:tcW w:w="2790" w:type="dxa"/>
          </w:tcPr>
          <w:p w:rsidR="00D2223F" w:rsidRPr="00A17A95" w:rsidRDefault="00D2223F" w:rsidP="00D2223F">
            <w:pPr>
              <w:autoSpaceDE w:val="0"/>
              <w:autoSpaceDN w:val="0"/>
              <w:adjustRightInd w:val="0"/>
              <w:ind w:left="360"/>
              <w:rPr>
                <w:rFonts w:ascii="Cambria" w:eastAsiaTheme="minorHAnsi" w:hAnsi="Cambria" w:cs="Cambria"/>
                <w:sz w:val="20"/>
                <w:szCs w:val="20"/>
                <w:lang w:val="en-ZA"/>
              </w:rPr>
            </w:pPr>
            <w:r w:rsidRPr="00A17A95">
              <w:rPr>
                <w:rFonts w:ascii="Cambria" w:eastAsiaTheme="minorHAnsi" w:hAnsi="Cambria" w:cs="Cambria"/>
                <w:sz w:val="20"/>
                <w:szCs w:val="20"/>
                <w:lang w:val="en-ZA"/>
              </w:rPr>
              <w:t>6 Months</w:t>
            </w:r>
          </w:p>
        </w:tc>
      </w:tr>
      <w:tr w:rsidR="00D2223F" w:rsidRPr="00A17A95" w:rsidTr="005605A2">
        <w:tc>
          <w:tcPr>
            <w:tcW w:w="2790" w:type="dxa"/>
          </w:tcPr>
          <w:p w:rsidR="00D2223F" w:rsidRPr="00A17A95" w:rsidRDefault="00D2223F" w:rsidP="00D2223F">
            <w:pPr>
              <w:autoSpaceDE w:val="0"/>
              <w:autoSpaceDN w:val="0"/>
              <w:adjustRightInd w:val="0"/>
              <w:ind w:left="360"/>
              <w:rPr>
                <w:rFonts w:ascii="Cambria" w:eastAsiaTheme="minorHAnsi" w:hAnsi="Cambria" w:cs="Cambria"/>
                <w:sz w:val="20"/>
                <w:szCs w:val="20"/>
                <w:lang w:val="en-ZA"/>
              </w:rPr>
            </w:pPr>
            <w:r w:rsidRPr="00A17A95">
              <w:rPr>
                <w:rFonts w:ascii="Cambria" w:eastAsiaTheme="minorHAnsi" w:hAnsi="Cambria" w:cs="Cambria"/>
                <w:sz w:val="20"/>
                <w:szCs w:val="20"/>
                <w:lang w:val="en-ZA"/>
              </w:rPr>
              <w:t xml:space="preserve">Platinum </w:t>
            </w:r>
          </w:p>
        </w:tc>
        <w:tc>
          <w:tcPr>
            <w:tcW w:w="2790" w:type="dxa"/>
          </w:tcPr>
          <w:p w:rsidR="00D2223F" w:rsidRPr="00A17A95" w:rsidRDefault="00D2223F" w:rsidP="00D2223F">
            <w:pPr>
              <w:autoSpaceDE w:val="0"/>
              <w:autoSpaceDN w:val="0"/>
              <w:adjustRightInd w:val="0"/>
              <w:ind w:left="360"/>
              <w:rPr>
                <w:rFonts w:ascii="Cambria" w:eastAsiaTheme="minorHAnsi" w:hAnsi="Cambria" w:cs="Cambria"/>
                <w:sz w:val="20"/>
                <w:szCs w:val="20"/>
                <w:lang w:val="en-ZA"/>
              </w:rPr>
            </w:pPr>
            <w:r w:rsidRPr="00A17A95">
              <w:rPr>
                <w:rFonts w:ascii="Cambria" w:eastAsiaTheme="minorHAnsi" w:hAnsi="Cambria" w:cs="Cambria"/>
                <w:sz w:val="20"/>
                <w:szCs w:val="20"/>
                <w:lang w:val="en-ZA"/>
              </w:rPr>
              <w:t>6 Months</w:t>
            </w:r>
          </w:p>
        </w:tc>
      </w:tr>
      <w:tr w:rsidR="00D2223F" w:rsidRPr="00A17A95" w:rsidTr="005605A2">
        <w:tc>
          <w:tcPr>
            <w:tcW w:w="2790" w:type="dxa"/>
          </w:tcPr>
          <w:p w:rsidR="00D2223F" w:rsidRPr="00A17A95" w:rsidRDefault="00D2223F" w:rsidP="00D2223F">
            <w:pPr>
              <w:autoSpaceDE w:val="0"/>
              <w:autoSpaceDN w:val="0"/>
              <w:adjustRightInd w:val="0"/>
              <w:ind w:left="360"/>
              <w:rPr>
                <w:rFonts w:ascii="Cambria" w:eastAsiaTheme="minorHAnsi" w:hAnsi="Cambria" w:cs="Cambria"/>
                <w:sz w:val="20"/>
                <w:szCs w:val="20"/>
                <w:lang w:val="en-ZA"/>
              </w:rPr>
            </w:pPr>
            <w:r w:rsidRPr="00A17A95">
              <w:rPr>
                <w:rFonts w:ascii="Cambria" w:eastAsiaTheme="minorHAnsi" w:hAnsi="Cambria" w:cs="Cambria"/>
                <w:sz w:val="20"/>
                <w:szCs w:val="20"/>
                <w:lang w:val="en-ZA"/>
              </w:rPr>
              <w:t xml:space="preserve">Diamond </w:t>
            </w:r>
          </w:p>
        </w:tc>
        <w:tc>
          <w:tcPr>
            <w:tcW w:w="2790" w:type="dxa"/>
          </w:tcPr>
          <w:p w:rsidR="00D2223F" w:rsidRPr="00A17A95" w:rsidRDefault="00D2223F" w:rsidP="00D2223F">
            <w:pPr>
              <w:autoSpaceDE w:val="0"/>
              <w:autoSpaceDN w:val="0"/>
              <w:adjustRightInd w:val="0"/>
              <w:ind w:left="360"/>
              <w:rPr>
                <w:rFonts w:ascii="Cambria" w:eastAsiaTheme="minorHAnsi" w:hAnsi="Cambria" w:cs="Cambria"/>
                <w:sz w:val="20"/>
                <w:szCs w:val="20"/>
                <w:lang w:val="en-ZA"/>
              </w:rPr>
            </w:pPr>
            <w:r w:rsidRPr="00A17A95">
              <w:rPr>
                <w:rFonts w:ascii="Cambria" w:eastAsiaTheme="minorHAnsi" w:hAnsi="Cambria" w:cs="Cambria"/>
                <w:sz w:val="20"/>
                <w:szCs w:val="20"/>
                <w:lang w:val="en-ZA"/>
              </w:rPr>
              <w:t>12 Months</w:t>
            </w:r>
          </w:p>
        </w:tc>
      </w:tr>
    </w:tbl>
    <w:p w:rsidR="00D2223F" w:rsidRPr="00A17A95" w:rsidRDefault="00D2223F" w:rsidP="00D2223F">
      <w:pPr>
        <w:pStyle w:val="ListParagraph"/>
        <w:autoSpaceDE w:val="0"/>
        <w:autoSpaceDN w:val="0"/>
        <w:adjustRightInd w:val="0"/>
        <w:rPr>
          <w:rFonts w:ascii="Cambria" w:eastAsiaTheme="minorHAnsi" w:hAnsi="Cambria" w:cs="Cambria"/>
          <w:sz w:val="24"/>
          <w:szCs w:val="24"/>
          <w:lang w:val="en-ZA"/>
        </w:rPr>
      </w:pPr>
    </w:p>
    <w:p w:rsidR="00486D25" w:rsidRPr="00A17A95" w:rsidRDefault="00486D25" w:rsidP="00486D25">
      <w:pPr>
        <w:pStyle w:val="ListParagraph"/>
        <w:numPr>
          <w:ilvl w:val="0"/>
          <w:numId w:val="5"/>
        </w:numPr>
        <w:autoSpaceDE w:val="0"/>
        <w:autoSpaceDN w:val="0"/>
        <w:adjustRightInd w:val="0"/>
        <w:rPr>
          <w:rFonts w:ascii="Cambria" w:eastAsiaTheme="minorHAnsi" w:hAnsi="Cambria" w:cs="Cambria"/>
          <w:sz w:val="24"/>
          <w:szCs w:val="24"/>
          <w:lang w:val="en-ZA"/>
        </w:rPr>
      </w:pPr>
      <w:r w:rsidRPr="00A17A95">
        <w:rPr>
          <w:rFonts w:ascii="Cambria" w:eastAsiaTheme="minorHAnsi" w:hAnsi="Cambria" w:cs="Cambria"/>
          <w:sz w:val="24"/>
          <w:szCs w:val="24"/>
          <w:lang w:val="en-ZA"/>
        </w:rPr>
        <w:t>If a Life assured dies of natural causes within the waiting periodfrom the date of issue, the Company will not pay out the coveramount. Where members of the extended family</w:t>
      </w:r>
      <w:r w:rsidR="00A95A79" w:rsidRPr="00A17A95">
        <w:rPr>
          <w:rFonts w:ascii="Cambria" w:eastAsiaTheme="minorHAnsi" w:hAnsi="Cambria" w:cs="Cambria"/>
          <w:sz w:val="24"/>
          <w:szCs w:val="24"/>
          <w:lang w:val="en-ZA"/>
        </w:rPr>
        <w:t>/</w:t>
      </w:r>
      <w:r w:rsidR="00893B24" w:rsidRPr="00A17A95">
        <w:rPr>
          <w:rFonts w:ascii="Cambria" w:eastAsiaTheme="minorHAnsi" w:hAnsi="Cambria" w:cs="Cambria"/>
          <w:sz w:val="24"/>
          <w:szCs w:val="24"/>
          <w:lang w:val="en-ZA"/>
        </w:rPr>
        <w:t>Parents/Parents in law</w:t>
      </w:r>
      <w:r w:rsidRPr="00A17A95">
        <w:rPr>
          <w:rFonts w:ascii="Cambria" w:eastAsiaTheme="minorHAnsi" w:hAnsi="Cambria" w:cs="Cambria"/>
          <w:sz w:val="24"/>
          <w:szCs w:val="24"/>
          <w:lang w:val="en-ZA"/>
        </w:rPr>
        <w:t xml:space="preserve"> are added on afterpolicy inception, waiting period is extended to 12 months acrossall plan options</w:t>
      </w:r>
      <w:r w:rsidR="00233BE5" w:rsidRPr="00A17A95">
        <w:rPr>
          <w:rFonts w:ascii="Cambria" w:eastAsiaTheme="minorHAnsi" w:hAnsi="Cambria" w:cs="Cambria"/>
          <w:sz w:val="24"/>
          <w:szCs w:val="24"/>
          <w:lang w:val="en-ZA"/>
        </w:rPr>
        <w:t xml:space="preserve"> for the new life added</w:t>
      </w:r>
      <w:r w:rsidRPr="00A17A95">
        <w:rPr>
          <w:rFonts w:ascii="Cambria" w:eastAsiaTheme="minorHAnsi" w:hAnsi="Cambria" w:cs="Cambria"/>
          <w:sz w:val="24"/>
          <w:szCs w:val="24"/>
          <w:lang w:val="en-ZA"/>
        </w:rPr>
        <w:t>.</w:t>
      </w:r>
    </w:p>
    <w:p w:rsidR="00F246C7" w:rsidRPr="00A17A95" w:rsidRDefault="00486D25" w:rsidP="00486D25">
      <w:pPr>
        <w:pStyle w:val="ListParagraph"/>
        <w:numPr>
          <w:ilvl w:val="0"/>
          <w:numId w:val="5"/>
        </w:numPr>
        <w:autoSpaceDE w:val="0"/>
        <w:autoSpaceDN w:val="0"/>
        <w:adjustRightInd w:val="0"/>
        <w:rPr>
          <w:rFonts w:ascii="Cambria" w:hAnsi="Cambria"/>
          <w:sz w:val="24"/>
          <w:szCs w:val="24"/>
        </w:rPr>
      </w:pPr>
      <w:r w:rsidRPr="00A17A95">
        <w:rPr>
          <w:rFonts w:ascii="Cambria" w:eastAsiaTheme="minorHAnsi" w:hAnsi="Cambria" w:cs="Cambria"/>
          <w:sz w:val="24"/>
          <w:szCs w:val="24"/>
          <w:lang w:val="en-ZA"/>
        </w:rPr>
        <w:t>However, if they die within the waiting period as a result of anaccident, then the Company will pay the accidental death benefit</w:t>
      </w:r>
      <w:r w:rsidR="00D2223F" w:rsidRPr="00A17A95">
        <w:rPr>
          <w:rFonts w:ascii="Cambria" w:eastAsiaTheme="minorHAnsi" w:hAnsi="Cambria" w:cs="Cambria"/>
          <w:sz w:val="24"/>
          <w:szCs w:val="24"/>
          <w:lang w:val="en-ZA"/>
        </w:rPr>
        <w:t xml:space="preserve"> defined above.</w:t>
      </w:r>
    </w:p>
    <w:p w:rsidR="00F246C7" w:rsidRPr="00A17A95" w:rsidRDefault="00F246C7" w:rsidP="00F246C7">
      <w:pPr>
        <w:pStyle w:val="Heading3"/>
        <w:rPr>
          <w:rFonts w:ascii="Cambria" w:hAnsi="Cambria"/>
        </w:rPr>
      </w:pPr>
      <w:bookmarkStart w:id="89" w:name="_Toc371586309"/>
      <w:r w:rsidRPr="00A17A95">
        <w:rPr>
          <w:rFonts w:ascii="Cambria" w:hAnsi="Cambria"/>
        </w:rPr>
        <w:t>Premium Computation</w:t>
      </w:r>
      <w:bookmarkEnd w:id="89"/>
    </w:p>
    <w:p w:rsidR="00F246C7" w:rsidRPr="00A17A95" w:rsidRDefault="00F246C7" w:rsidP="00F246C7">
      <w:pPr>
        <w:pStyle w:val="Default"/>
        <w:rPr>
          <w:rFonts w:ascii="Cambria" w:hAnsi="Cambria"/>
        </w:rPr>
      </w:pPr>
      <w:r w:rsidRPr="00A17A95">
        <w:rPr>
          <w:rFonts w:ascii="Cambria" w:hAnsi="Cambria"/>
        </w:rPr>
        <w:t>The policy holder selects the sum assured</w:t>
      </w:r>
      <w:r w:rsidR="000F1E49" w:rsidRPr="00A17A95">
        <w:rPr>
          <w:rFonts w:ascii="Cambria" w:hAnsi="Cambria"/>
        </w:rPr>
        <w:t xml:space="preserve"> which applies across all dependants covered</w:t>
      </w:r>
      <w:r w:rsidRPr="00A17A95">
        <w:rPr>
          <w:rFonts w:ascii="Cambria" w:hAnsi="Cambria"/>
        </w:rPr>
        <w:t>, upon which premium is computed.</w:t>
      </w:r>
      <w:r w:rsidR="005A11F9" w:rsidRPr="00A17A95">
        <w:rPr>
          <w:rFonts w:ascii="Cambria" w:hAnsi="Cambria"/>
        </w:rPr>
        <w:t xml:space="preserve"> The</w:t>
      </w:r>
    </w:p>
    <w:p w:rsidR="00F246C7" w:rsidRPr="00A17A95" w:rsidRDefault="00F246C7" w:rsidP="00F246C7">
      <w:pPr>
        <w:pStyle w:val="Default"/>
        <w:rPr>
          <w:rFonts w:ascii="Cambria" w:hAnsi="Cambria"/>
        </w:rPr>
      </w:pPr>
    </w:p>
    <w:p w:rsidR="00CE4FF5" w:rsidRPr="00A17A95" w:rsidRDefault="00CE4FF5" w:rsidP="00F246C7">
      <w:pPr>
        <w:pStyle w:val="Default"/>
        <w:rPr>
          <w:rFonts w:ascii="Cambria" w:hAnsi="Cambria"/>
        </w:rPr>
      </w:pPr>
      <w:r w:rsidRPr="00A17A95">
        <w:rPr>
          <w:rFonts w:ascii="Cambria" w:hAnsi="Cambria"/>
        </w:rPr>
        <w:t>We have a rate table for all categories of sum assured. (Will attach a copy)</w:t>
      </w:r>
    </w:p>
    <w:p w:rsidR="00CE4FF5" w:rsidRPr="00A17A95" w:rsidRDefault="00CE4FF5" w:rsidP="00F246C7">
      <w:pPr>
        <w:pStyle w:val="Default"/>
        <w:rPr>
          <w:rFonts w:ascii="Cambria" w:hAnsi="Cambria"/>
        </w:rPr>
      </w:pPr>
      <w:r w:rsidRPr="00A17A95">
        <w:rPr>
          <w:rFonts w:ascii="Cambria" w:hAnsi="Cambria"/>
        </w:rPr>
        <w:t>(Conversion factor is not applicable)</w:t>
      </w:r>
    </w:p>
    <w:p w:rsidR="00CE4FF5" w:rsidRPr="00A17A95" w:rsidRDefault="00CE4FF5" w:rsidP="00F246C7">
      <w:pPr>
        <w:pStyle w:val="Default"/>
        <w:rPr>
          <w:rFonts w:ascii="Cambria" w:hAnsi="Cambria"/>
        </w:rPr>
      </w:pPr>
    </w:p>
    <w:p w:rsidR="00F246C7" w:rsidRPr="00A17A95" w:rsidRDefault="00F246C7" w:rsidP="00F246C7">
      <w:pPr>
        <w:pStyle w:val="Default"/>
        <w:rPr>
          <w:rFonts w:ascii="Cambria" w:hAnsi="Cambria"/>
        </w:rPr>
      </w:pPr>
      <w:r w:rsidRPr="00A17A95">
        <w:rPr>
          <w:rFonts w:ascii="Cambria" w:hAnsi="Cambria"/>
        </w:rPr>
        <w:t xml:space="preserve">Monthly Premium = </w:t>
      </w:r>
      <w:r w:rsidR="005A11F9" w:rsidRPr="00A17A95">
        <w:rPr>
          <w:rFonts w:ascii="Cambria" w:hAnsi="Cambria"/>
        </w:rPr>
        <w:t xml:space="preserve">Monthly </w:t>
      </w:r>
      <w:r w:rsidRPr="00A17A95">
        <w:rPr>
          <w:rFonts w:ascii="Cambria" w:hAnsi="Cambria"/>
        </w:rPr>
        <w:t>Premium</w:t>
      </w:r>
      <w:r w:rsidR="005A11F9" w:rsidRPr="00A17A95">
        <w:rPr>
          <w:rFonts w:ascii="Cambria" w:hAnsi="Cambria"/>
        </w:rPr>
        <w:t xml:space="preserve"> rate</w:t>
      </w:r>
      <w:r w:rsidRPr="00A17A95">
        <w:rPr>
          <w:rFonts w:ascii="Cambria" w:hAnsi="Cambria"/>
        </w:rPr>
        <w:t xml:space="preserve"> * </w:t>
      </w:r>
      <w:r w:rsidR="005A11F9" w:rsidRPr="00A17A95">
        <w:rPr>
          <w:rFonts w:ascii="Cambria" w:hAnsi="Cambria"/>
        </w:rPr>
        <w:t>Sum Assured</w:t>
      </w:r>
    </w:p>
    <w:p w:rsidR="005A11F9" w:rsidRPr="00A17A95" w:rsidRDefault="005A11F9" w:rsidP="00F246C7">
      <w:pPr>
        <w:pStyle w:val="Default"/>
        <w:rPr>
          <w:rFonts w:ascii="Cambria" w:hAnsi="Cambria"/>
        </w:rPr>
      </w:pPr>
    </w:p>
    <w:p w:rsidR="005A11F9" w:rsidRPr="00A17A95" w:rsidRDefault="005A11F9" w:rsidP="00F246C7">
      <w:pPr>
        <w:pStyle w:val="Default"/>
        <w:rPr>
          <w:rFonts w:ascii="Cambria" w:hAnsi="Cambria"/>
        </w:rPr>
      </w:pPr>
      <w:r w:rsidRPr="00A17A95">
        <w:rPr>
          <w:rFonts w:ascii="Cambria" w:hAnsi="Cambria"/>
        </w:rPr>
        <w:t>The premium rate is based on the age next birthday</w:t>
      </w:r>
      <w:r w:rsidR="004D50FD" w:rsidRPr="00A17A95">
        <w:rPr>
          <w:rFonts w:ascii="Cambria" w:hAnsi="Cambria"/>
        </w:rPr>
        <w:t xml:space="preserve"> and option selected</w:t>
      </w:r>
    </w:p>
    <w:p w:rsidR="00F246C7" w:rsidRPr="00A17A95" w:rsidRDefault="00F246C7" w:rsidP="00F246C7">
      <w:pPr>
        <w:pStyle w:val="Default"/>
        <w:rPr>
          <w:rFonts w:ascii="Cambria" w:hAnsi="Cambria"/>
        </w:rPr>
      </w:pPr>
    </w:p>
    <w:p w:rsidR="00826736" w:rsidRPr="00A17A95" w:rsidRDefault="009A0CB0" w:rsidP="00826736">
      <w:pPr>
        <w:pStyle w:val="Heading3"/>
        <w:rPr>
          <w:rFonts w:ascii="Cambria" w:hAnsi="Cambria"/>
        </w:rPr>
      </w:pPr>
      <w:bookmarkStart w:id="90" w:name="_Toc371586310"/>
      <w:r w:rsidRPr="00A17A95">
        <w:rPr>
          <w:rFonts w:ascii="Cambria" w:hAnsi="Cambria"/>
        </w:rPr>
        <w:t>Inbuilt</w:t>
      </w:r>
      <w:r w:rsidR="00826736" w:rsidRPr="00A17A95">
        <w:rPr>
          <w:rFonts w:ascii="Cambria" w:hAnsi="Cambria"/>
        </w:rPr>
        <w:t xml:space="preserve"> benefits</w:t>
      </w:r>
      <w:bookmarkEnd w:id="90"/>
    </w:p>
    <w:p w:rsidR="00826736" w:rsidRPr="00A17A95" w:rsidRDefault="00826736" w:rsidP="00F47CFD">
      <w:pPr>
        <w:pStyle w:val="Heading4"/>
        <w:ind w:left="1276" w:hanging="992"/>
      </w:pPr>
      <w:bookmarkStart w:id="91" w:name="_Toc371586311"/>
      <w:r w:rsidRPr="00A17A95">
        <w:t>Cash Back Benefit</w:t>
      </w:r>
      <w:bookmarkEnd w:id="91"/>
    </w:p>
    <w:p w:rsidR="00CE4FF5" w:rsidRPr="00A17A95" w:rsidRDefault="00826736" w:rsidP="00FD3A51">
      <w:pPr>
        <w:spacing w:line="276" w:lineRule="auto"/>
        <w:jc w:val="both"/>
        <w:rPr>
          <w:rFonts w:ascii="Cambria" w:hAnsi="Cambria"/>
        </w:rPr>
      </w:pPr>
      <w:r w:rsidRPr="00A17A95">
        <w:rPr>
          <w:rFonts w:ascii="Cambria" w:hAnsi="Cambria"/>
        </w:rPr>
        <w:t>A sum of 1</w:t>
      </w:r>
      <w:r w:rsidR="005A0E24" w:rsidRPr="00A17A95">
        <w:rPr>
          <w:rFonts w:ascii="Cambria" w:hAnsi="Cambria"/>
        </w:rPr>
        <w:t>2</w:t>
      </w:r>
      <w:r w:rsidRPr="00A17A95">
        <w:rPr>
          <w:rFonts w:ascii="Cambria" w:hAnsi="Cambria"/>
        </w:rPr>
        <w:t>% of the total premiums paid would be refunded to the main life assured after every 5 consecutive years so long as the policy is active and no claim has been made</w:t>
      </w:r>
      <w:r w:rsidR="00C3339F" w:rsidRPr="00A17A95">
        <w:rPr>
          <w:rFonts w:ascii="Cambria" w:hAnsi="Cambria"/>
        </w:rPr>
        <w:t xml:space="preserve"> including partial withdrawals</w:t>
      </w:r>
      <w:r w:rsidR="008E3C2E" w:rsidRPr="00A17A95">
        <w:rPr>
          <w:rFonts w:ascii="Cambria" w:hAnsi="Cambria"/>
        </w:rPr>
        <w:t>. This does not call for extra premium</w:t>
      </w:r>
    </w:p>
    <w:p w:rsidR="00196214" w:rsidRPr="00A17A95" w:rsidRDefault="00196214" w:rsidP="00F47CFD">
      <w:pPr>
        <w:pStyle w:val="Heading4"/>
        <w:ind w:left="1276" w:hanging="992"/>
      </w:pPr>
      <w:bookmarkStart w:id="92" w:name="_Toc371586312"/>
      <w:r w:rsidRPr="00A17A95">
        <w:t>Loyalty Benefit</w:t>
      </w:r>
      <w:bookmarkEnd w:id="92"/>
    </w:p>
    <w:p w:rsidR="00196214" w:rsidRPr="00A17A95" w:rsidRDefault="00196214" w:rsidP="00092462">
      <w:pPr>
        <w:spacing w:line="360" w:lineRule="auto"/>
        <w:jc w:val="both"/>
        <w:rPr>
          <w:rFonts w:ascii="Cambria" w:hAnsi="Cambria"/>
          <w:b/>
          <w:u w:val="single"/>
        </w:rPr>
      </w:pPr>
      <w:r w:rsidRPr="00A17A95">
        <w:rPr>
          <w:rFonts w:ascii="Cambria" w:hAnsi="Cambria"/>
        </w:rPr>
        <w:t>If the policy is in force for at least 5 years and the life assured passes on the beneficiaries are paid an additional 4 % of the total premium</w:t>
      </w:r>
      <w:r w:rsidR="00A67B4D" w:rsidRPr="00A17A95">
        <w:rPr>
          <w:rFonts w:ascii="Cambria" w:hAnsi="Cambria"/>
        </w:rPr>
        <w:t xml:space="preserve"> paid</w:t>
      </w:r>
      <w:r w:rsidRPr="00A17A95">
        <w:rPr>
          <w:rFonts w:ascii="Cambria" w:hAnsi="Cambria"/>
        </w:rPr>
        <w:t>. The total premium does not include the policy fee. This does not call for extra premium</w:t>
      </w:r>
    </w:p>
    <w:p w:rsidR="00196214" w:rsidRPr="00A17A95" w:rsidRDefault="00196214" w:rsidP="000866CF">
      <w:pPr>
        <w:pStyle w:val="Heading5"/>
      </w:pPr>
      <w:bookmarkStart w:id="93" w:name="_Toc371586313"/>
      <w:bookmarkStart w:id="94" w:name="_GoBack"/>
      <w:bookmarkEnd w:id="94"/>
      <w:r w:rsidRPr="00A17A95">
        <w:lastRenderedPageBreak/>
        <w:t>Family Cushion benefit</w:t>
      </w:r>
      <w:bookmarkEnd w:id="93"/>
    </w:p>
    <w:p w:rsidR="00196214" w:rsidRPr="00A17A95" w:rsidRDefault="00196214" w:rsidP="00FD3A51">
      <w:pPr>
        <w:spacing w:line="276" w:lineRule="auto"/>
        <w:jc w:val="both"/>
        <w:rPr>
          <w:rFonts w:ascii="Cambria" w:hAnsi="Cambria"/>
        </w:rPr>
      </w:pPr>
      <w:r w:rsidRPr="00A17A95">
        <w:rPr>
          <w:rFonts w:ascii="Cambria" w:hAnsi="Cambria"/>
        </w:rPr>
        <w:t>In the event of death of the main life assured, 5% of the total premiums, less policy fee, will be paid to the beneficiaries three months after death. The beneficiary however has an option to be paid the amounts in advance at discount rate of 30%. This does not call for extra premium</w:t>
      </w:r>
    </w:p>
    <w:p w:rsidR="00826736" w:rsidRPr="00A17A95" w:rsidRDefault="00826736" w:rsidP="00F47CFD">
      <w:pPr>
        <w:pStyle w:val="Heading4"/>
        <w:ind w:left="1276" w:hanging="992"/>
      </w:pPr>
      <w:bookmarkStart w:id="95" w:name="_Toc371586314"/>
      <w:r w:rsidRPr="00A17A95">
        <w:t>Accidental Death Benefits</w:t>
      </w:r>
      <w:bookmarkEnd w:id="95"/>
    </w:p>
    <w:p w:rsidR="00826736" w:rsidRPr="00A17A95" w:rsidRDefault="00826736" w:rsidP="00092462">
      <w:pPr>
        <w:spacing w:line="360" w:lineRule="auto"/>
        <w:jc w:val="both"/>
        <w:rPr>
          <w:rFonts w:ascii="Cambria" w:hAnsi="Cambria"/>
          <w:b/>
          <w:u w:val="single"/>
        </w:rPr>
      </w:pPr>
      <w:r w:rsidRPr="00A17A95">
        <w:rPr>
          <w:rFonts w:ascii="Cambria" w:hAnsi="Cambria"/>
        </w:rPr>
        <w:t>In the event death of the main life assured as a result of an accident, a lump-sum equal to twice the sum assured will be paid to the beneficiaries.</w:t>
      </w:r>
      <w:r w:rsidR="008E3C2E" w:rsidRPr="00A17A95">
        <w:rPr>
          <w:rFonts w:ascii="Cambria" w:hAnsi="Cambria"/>
        </w:rPr>
        <w:t xml:space="preserve">This </w:t>
      </w:r>
      <w:r w:rsidR="003508E0" w:rsidRPr="00A17A95">
        <w:rPr>
          <w:rFonts w:ascii="Cambria" w:hAnsi="Cambria"/>
        </w:rPr>
        <w:t xml:space="preserve">does not call </w:t>
      </w:r>
      <w:r w:rsidR="008E3C2E" w:rsidRPr="00A17A95">
        <w:rPr>
          <w:rFonts w:ascii="Cambria" w:hAnsi="Cambria"/>
        </w:rPr>
        <w:t>for extra premium</w:t>
      </w:r>
    </w:p>
    <w:p w:rsidR="00BF4CB4" w:rsidRPr="00A17A95" w:rsidRDefault="00BF4CB4" w:rsidP="00F47CFD">
      <w:pPr>
        <w:pStyle w:val="Heading4"/>
        <w:ind w:left="1276" w:hanging="992"/>
      </w:pPr>
      <w:bookmarkStart w:id="96" w:name="_Toc371586315"/>
      <w:r w:rsidRPr="00A17A95">
        <w:t>Hospitalization benefit</w:t>
      </w:r>
      <w:bookmarkEnd w:id="96"/>
    </w:p>
    <w:p w:rsidR="00BF4CB4" w:rsidRPr="00A17A95" w:rsidRDefault="00BF4CB4" w:rsidP="00092462">
      <w:pPr>
        <w:spacing w:line="360" w:lineRule="auto"/>
        <w:jc w:val="both"/>
        <w:rPr>
          <w:rFonts w:ascii="Cambria" w:hAnsi="Cambria"/>
          <w:b/>
          <w:u w:val="single"/>
        </w:rPr>
      </w:pPr>
      <w:r w:rsidRPr="00A17A95">
        <w:rPr>
          <w:rFonts w:ascii="Cambria" w:hAnsi="Cambria"/>
        </w:rPr>
        <w:t>In the event of hosp</w:t>
      </w:r>
      <w:r w:rsidR="0007395C" w:rsidRPr="00A17A95">
        <w:rPr>
          <w:rFonts w:ascii="Cambria" w:hAnsi="Cambria"/>
        </w:rPr>
        <w:t xml:space="preserve">italization of the main member </w:t>
      </w:r>
      <w:r w:rsidRPr="00A17A95">
        <w:rPr>
          <w:rFonts w:ascii="Cambria" w:hAnsi="Cambria"/>
        </w:rPr>
        <w:t>for a consecutive period of 3 days, 4% of the sum assured will be payable, once every calendar year.</w:t>
      </w:r>
      <w:r w:rsidR="00394686" w:rsidRPr="00A17A95">
        <w:rPr>
          <w:rFonts w:ascii="Cambria" w:hAnsi="Cambria"/>
        </w:rPr>
        <w:t xml:space="preserve">This </w:t>
      </w:r>
      <w:r w:rsidR="003508E0" w:rsidRPr="00A17A95">
        <w:rPr>
          <w:rFonts w:ascii="Cambria" w:hAnsi="Cambria"/>
        </w:rPr>
        <w:t>does not call</w:t>
      </w:r>
      <w:r w:rsidR="00394686" w:rsidRPr="00A17A95">
        <w:rPr>
          <w:rFonts w:ascii="Cambria" w:hAnsi="Cambria"/>
        </w:rPr>
        <w:t xml:space="preserve"> for extra premium</w:t>
      </w:r>
    </w:p>
    <w:p w:rsidR="00826736" w:rsidRPr="00A17A95" w:rsidRDefault="00826736" w:rsidP="00F47CFD">
      <w:pPr>
        <w:pStyle w:val="Heading4"/>
        <w:ind w:left="1276" w:hanging="992"/>
      </w:pPr>
      <w:bookmarkStart w:id="97" w:name="_Toc371586316"/>
      <w:r w:rsidRPr="00A17A95">
        <w:t>Waiver of premium benefit</w:t>
      </w:r>
      <w:bookmarkEnd w:id="97"/>
    </w:p>
    <w:p w:rsidR="00826736" w:rsidRPr="00A17A95" w:rsidRDefault="00826736" w:rsidP="00FD3A51">
      <w:pPr>
        <w:spacing w:line="276" w:lineRule="auto"/>
        <w:jc w:val="both"/>
        <w:rPr>
          <w:rFonts w:ascii="Cambria" w:hAnsi="Cambria"/>
        </w:rPr>
      </w:pPr>
      <w:r w:rsidRPr="00A17A95">
        <w:rPr>
          <w:rFonts w:ascii="Cambria" w:hAnsi="Cambria"/>
        </w:rPr>
        <w:t>Payment of premiums will not be expected in the event of death of the main life assured on or attainment of age 65, but only applies if the main life assured’s age at entry was between18-54 at the time of taking the policy.</w:t>
      </w:r>
      <w:r w:rsidR="00377E6F" w:rsidRPr="00A17A95">
        <w:rPr>
          <w:rFonts w:ascii="Cambria" w:hAnsi="Cambria"/>
        </w:rPr>
        <w:t xml:space="preserve"> The life assured whose entry age to the policy is above 55 does not enjoy the premium waiver but pays premium for a life time or until death.</w:t>
      </w:r>
    </w:p>
    <w:p w:rsidR="00826736" w:rsidRPr="00A17A95" w:rsidRDefault="00826736" w:rsidP="00FD3A51">
      <w:pPr>
        <w:spacing w:line="276" w:lineRule="auto"/>
        <w:jc w:val="both"/>
        <w:rPr>
          <w:rFonts w:ascii="Cambria" w:hAnsi="Cambria"/>
        </w:rPr>
      </w:pPr>
      <w:r w:rsidRPr="00A17A95">
        <w:rPr>
          <w:rFonts w:ascii="Cambria" w:hAnsi="Cambria"/>
        </w:rPr>
        <w:t>If the policy had an inflation protector, it will cease when this benefit takes effect</w:t>
      </w:r>
      <w:r w:rsidR="00196214" w:rsidRPr="00A17A95">
        <w:rPr>
          <w:rFonts w:ascii="Cambria" w:hAnsi="Cambria"/>
        </w:rPr>
        <w:t xml:space="preserve">. This </w:t>
      </w:r>
      <w:r w:rsidR="003508E0" w:rsidRPr="00A17A95">
        <w:rPr>
          <w:rFonts w:ascii="Cambria" w:hAnsi="Cambria"/>
        </w:rPr>
        <w:t>does not call</w:t>
      </w:r>
      <w:r w:rsidR="00196214" w:rsidRPr="00A17A95">
        <w:rPr>
          <w:rFonts w:ascii="Cambria" w:hAnsi="Cambria"/>
        </w:rPr>
        <w:t xml:space="preserve"> for extra premium</w:t>
      </w:r>
    </w:p>
    <w:p w:rsidR="009A0CB0" w:rsidRPr="00A17A95" w:rsidRDefault="009A0CB0" w:rsidP="009A0CB0">
      <w:pPr>
        <w:pStyle w:val="Heading3"/>
        <w:rPr>
          <w:rFonts w:ascii="Cambria" w:hAnsi="Cambria"/>
        </w:rPr>
      </w:pPr>
      <w:bookmarkStart w:id="98" w:name="_Toc371586317"/>
      <w:r w:rsidRPr="00A17A95">
        <w:rPr>
          <w:rFonts w:ascii="Cambria" w:hAnsi="Cambria"/>
        </w:rPr>
        <w:t>Other Riders</w:t>
      </w:r>
      <w:bookmarkEnd w:id="98"/>
    </w:p>
    <w:p w:rsidR="009A0CB0" w:rsidRPr="00A17A95" w:rsidRDefault="009A0CB0" w:rsidP="00FD3A51">
      <w:pPr>
        <w:spacing w:line="276" w:lineRule="auto"/>
        <w:jc w:val="both"/>
        <w:rPr>
          <w:rFonts w:ascii="Cambria" w:hAnsi="Cambria"/>
        </w:rPr>
      </w:pPr>
      <w:r w:rsidRPr="00A17A95">
        <w:rPr>
          <w:rFonts w:ascii="Cambria" w:hAnsi="Cambria"/>
        </w:rPr>
        <w:t>On payment of additional premium the following rider benefits are available</w:t>
      </w:r>
    </w:p>
    <w:p w:rsidR="009A0CB0" w:rsidRPr="00A17A95" w:rsidRDefault="009A0CB0" w:rsidP="00F47CFD">
      <w:pPr>
        <w:pStyle w:val="Heading4"/>
        <w:ind w:left="1276" w:hanging="992"/>
      </w:pPr>
      <w:bookmarkStart w:id="99" w:name="_Toc371586318"/>
      <w:r w:rsidRPr="00A17A95">
        <w:t>Cash Investment</w:t>
      </w:r>
      <w:bookmarkEnd w:id="99"/>
    </w:p>
    <w:p w:rsidR="009A0CB0" w:rsidRPr="00A17A95" w:rsidRDefault="009A0CB0" w:rsidP="009A0CB0">
      <w:pPr>
        <w:jc w:val="both"/>
        <w:rPr>
          <w:rFonts w:ascii="Cambria" w:hAnsi="Cambria"/>
        </w:rPr>
      </w:pPr>
      <w:r w:rsidRPr="00A17A95">
        <w:rPr>
          <w:rFonts w:ascii="Cambria" w:hAnsi="Cambria"/>
        </w:rPr>
        <w:t xml:space="preserve">This allows the main life assured to save. </w:t>
      </w:r>
    </w:p>
    <w:p w:rsidR="009A0CB0" w:rsidRPr="00A17A95" w:rsidRDefault="009A0CB0" w:rsidP="00E17516">
      <w:pPr>
        <w:pStyle w:val="ListParagraph"/>
        <w:numPr>
          <w:ilvl w:val="0"/>
          <w:numId w:val="4"/>
        </w:numPr>
        <w:spacing w:after="0"/>
        <w:jc w:val="both"/>
        <w:rPr>
          <w:rFonts w:ascii="Cambria" w:hAnsi="Cambria"/>
          <w:sz w:val="24"/>
          <w:szCs w:val="24"/>
        </w:rPr>
      </w:pPr>
      <w:r w:rsidRPr="00A17A95">
        <w:rPr>
          <w:rFonts w:ascii="Cambria" w:hAnsi="Cambria"/>
          <w:sz w:val="24"/>
          <w:szCs w:val="24"/>
        </w:rPr>
        <w:t>The minimum contribution is GH</w:t>
      </w:r>
      <w:r w:rsidR="001B3A4D" w:rsidRPr="00A17A95">
        <w:rPr>
          <w:rFonts w:ascii="Cambria" w:hAnsi="Cambria" w:cs="Segoe UI"/>
          <w:sz w:val="24"/>
          <w:szCs w:val="24"/>
        </w:rPr>
        <w:t>¢</w:t>
      </w:r>
      <w:r w:rsidRPr="00A17A95">
        <w:rPr>
          <w:rFonts w:ascii="Cambria" w:hAnsi="Cambria"/>
          <w:sz w:val="24"/>
          <w:szCs w:val="24"/>
        </w:rPr>
        <w:t xml:space="preserve"> 5 and the maximum is GH</w:t>
      </w:r>
      <w:r w:rsidR="001B3A4D" w:rsidRPr="00A17A95">
        <w:rPr>
          <w:rFonts w:ascii="Cambria" w:hAnsi="Cambria" w:cs="Segoe UI"/>
          <w:sz w:val="24"/>
          <w:szCs w:val="24"/>
        </w:rPr>
        <w:t>¢</w:t>
      </w:r>
      <w:r w:rsidRPr="00A17A95">
        <w:rPr>
          <w:rFonts w:ascii="Cambria" w:hAnsi="Cambria"/>
          <w:sz w:val="24"/>
          <w:szCs w:val="24"/>
        </w:rPr>
        <w:t xml:space="preserve"> 15 per month.</w:t>
      </w:r>
    </w:p>
    <w:p w:rsidR="009A0CB0" w:rsidRPr="00A17A95" w:rsidRDefault="005D743B" w:rsidP="00E17516">
      <w:pPr>
        <w:pStyle w:val="ListParagraph"/>
        <w:numPr>
          <w:ilvl w:val="0"/>
          <w:numId w:val="4"/>
        </w:numPr>
        <w:spacing w:after="0"/>
        <w:jc w:val="both"/>
        <w:rPr>
          <w:rFonts w:ascii="Cambria" w:hAnsi="Cambria"/>
          <w:sz w:val="24"/>
          <w:szCs w:val="24"/>
        </w:rPr>
      </w:pPr>
      <w:r w:rsidRPr="00A17A95">
        <w:rPr>
          <w:rFonts w:ascii="Cambria" w:hAnsi="Cambria"/>
          <w:sz w:val="24"/>
          <w:szCs w:val="24"/>
        </w:rPr>
        <w:t xml:space="preserve">Partial </w:t>
      </w:r>
      <w:r w:rsidR="009A0CB0" w:rsidRPr="00A17A95">
        <w:rPr>
          <w:rFonts w:ascii="Cambria" w:hAnsi="Cambria"/>
          <w:sz w:val="24"/>
          <w:szCs w:val="24"/>
        </w:rPr>
        <w:t>Withdrawals are allowed after the first policy anniversary up a maximum of 50% of the fund value. After the third year, the life assured has the option to stop contributions to the fund.</w:t>
      </w:r>
    </w:p>
    <w:p w:rsidR="009A0CB0" w:rsidRPr="00A17A95" w:rsidRDefault="009A0CB0" w:rsidP="00E17516">
      <w:pPr>
        <w:pStyle w:val="ListParagraph"/>
        <w:numPr>
          <w:ilvl w:val="0"/>
          <w:numId w:val="4"/>
        </w:numPr>
        <w:spacing w:after="0"/>
        <w:jc w:val="both"/>
        <w:rPr>
          <w:rFonts w:ascii="Cambria" w:hAnsi="Cambria"/>
          <w:sz w:val="24"/>
          <w:szCs w:val="24"/>
        </w:rPr>
      </w:pPr>
      <w:r w:rsidRPr="00A17A95">
        <w:rPr>
          <w:rFonts w:ascii="Cambria" w:hAnsi="Cambria"/>
          <w:sz w:val="24"/>
          <w:szCs w:val="24"/>
        </w:rPr>
        <w:t>In the event of death, the full fund value will be paid to the beneficiaries</w:t>
      </w:r>
    </w:p>
    <w:p w:rsidR="009A0CB0" w:rsidRPr="00A17A95" w:rsidRDefault="009A0CB0" w:rsidP="00E17516">
      <w:pPr>
        <w:pStyle w:val="ListParagraph"/>
        <w:numPr>
          <w:ilvl w:val="0"/>
          <w:numId w:val="4"/>
        </w:numPr>
        <w:spacing w:after="0"/>
        <w:jc w:val="both"/>
        <w:rPr>
          <w:rFonts w:ascii="Cambria" w:hAnsi="Cambria"/>
          <w:sz w:val="24"/>
          <w:szCs w:val="24"/>
        </w:rPr>
      </w:pPr>
      <w:r w:rsidRPr="00A17A95">
        <w:rPr>
          <w:rFonts w:ascii="Cambria" w:hAnsi="Cambria"/>
          <w:sz w:val="24"/>
          <w:szCs w:val="24"/>
        </w:rPr>
        <w:t>In the event of full surrender, the following penalties will apply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69"/>
        <w:gridCol w:w="5103"/>
      </w:tblGrid>
      <w:tr w:rsidR="00A67B4D" w:rsidRPr="00A17A95" w:rsidTr="003B0ABD">
        <w:trPr>
          <w:trHeight w:val="272"/>
        </w:trPr>
        <w:tc>
          <w:tcPr>
            <w:tcW w:w="3369" w:type="dxa"/>
          </w:tcPr>
          <w:p w:rsidR="00A67B4D" w:rsidRPr="00A17A95" w:rsidRDefault="00A67B4D">
            <w:pPr>
              <w:pStyle w:val="Default"/>
              <w:rPr>
                <w:rFonts w:ascii="Cambria" w:hAnsi="Cambria"/>
                <w:sz w:val="23"/>
                <w:szCs w:val="23"/>
              </w:rPr>
            </w:pPr>
            <w:r w:rsidRPr="00A17A95">
              <w:rPr>
                <w:rFonts w:ascii="Cambria" w:hAnsi="Cambria"/>
                <w:b/>
                <w:bCs/>
                <w:sz w:val="23"/>
                <w:szCs w:val="23"/>
              </w:rPr>
              <w:t xml:space="preserve">Year </w:t>
            </w:r>
          </w:p>
        </w:tc>
        <w:tc>
          <w:tcPr>
            <w:tcW w:w="5103" w:type="dxa"/>
          </w:tcPr>
          <w:p w:rsidR="00A67B4D" w:rsidRPr="00A17A95" w:rsidRDefault="00A67B4D">
            <w:pPr>
              <w:pStyle w:val="Default"/>
              <w:rPr>
                <w:rFonts w:ascii="Cambria" w:hAnsi="Cambria"/>
                <w:sz w:val="23"/>
                <w:szCs w:val="23"/>
              </w:rPr>
            </w:pPr>
            <w:r w:rsidRPr="00A17A95">
              <w:rPr>
                <w:rFonts w:ascii="Cambria" w:hAnsi="Cambria"/>
                <w:b/>
                <w:bCs/>
                <w:sz w:val="23"/>
                <w:szCs w:val="23"/>
              </w:rPr>
              <w:t xml:space="preserve">Surrender penalty ( % of Accumulated fund) </w:t>
            </w:r>
          </w:p>
        </w:tc>
      </w:tr>
      <w:tr w:rsidR="00A67B4D" w:rsidRPr="00A17A95" w:rsidTr="003B0ABD">
        <w:trPr>
          <w:trHeight w:val="145"/>
        </w:trPr>
        <w:tc>
          <w:tcPr>
            <w:tcW w:w="3369" w:type="dxa"/>
          </w:tcPr>
          <w:p w:rsidR="00A67B4D" w:rsidRPr="00A17A95" w:rsidRDefault="00A67B4D" w:rsidP="00A31181">
            <w:pPr>
              <w:pStyle w:val="Default"/>
              <w:spacing w:line="276" w:lineRule="auto"/>
              <w:rPr>
                <w:rFonts w:ascii="Cambria" w:hAnsi="Cambria"/>
              </w:rPr>
            </w:pPr>
            <w:r w:rsidRPr="00A17A95">
              <w:rPr>
                <w:rFonts w:ascii="Cambria" w:hAnsi="Cambria"/>
              </w:rPr>
              <w:t xml:space="preserve">1st year </w:t>
            </w:r>
          </w:p>
        </w:tc>
        <w:tc>
          <w:tcPr>
            <w:tcW w:w="5103" w:type="dxa"/>
          </w:tcPr>
          <w:p w:rsidR="00A67B4D" w:rsidRPr="00A17A95" w:rsidRDefault="00A67B4D" w:rsidP="00A31181">
            <w:pPr>
              <w:pStyle w:val="Default"/>
              <w:spacing w:line="276" w:lineRule="auto"/>
              <w:rPr>
                <w:rFonts w:ascii="Cambria" w:hAnsi="Cambria"/>
              </w:rPr>
            </w:pPr>
            <w:r w:rsidRPr="00A17A95">
              <w:rPr>
                <w:rFonts w:ascii="Cambria" w:hAnsi="Cambria"/>
              </w:rPr>
              <w:t xml:space="preserve">50% </w:t>
            </w:r>
          </w:p>
        </w:tc>
      </w:tr>
      <w:tr w:rsidR="00A67B4D" w:rsidRPr="00A17A95" w:rsidTr="003B0ABD">
        <w:trPr>
          <w:trHeight w:val="145"/>
        </w:trPr>
        <w:tc>
          <w:tcPr>
            <w:tcW w:w="3369" w:type="dxa"/>
          </w:tcPr>
          <w:p w:rsidR="00A67B4D" w:rsidRPr="00A17A95" w:rsidRDefault="00A67B4D" w:rsidP="00A31181">
            <w:pPr>
              <w:pStyle w:val="Default"/>
              <w:spacing w:line="276" w:lineRule="auto"/>
              <w:rPr>
                <w:rFonts w:ascii="Cambria" w:hAnsi="Cambria"/>
              </w:rPr>
            </w:pPr>
            <w:r w:rsidRPr="00A17A95">
              <w:rPr>
                <w:rFonts w:ascii="Cambria" w:hAnsi="Cambria"/>
              </w:rPr>
              <w:t xml:space="preserve">2nd year </w:t>
            </w:r>
          </w:p>
        </w:tc>
        <w:tc>
          <w:tcPr>
            <w:tcW w:w="5103" w:type="dxa"/>
          </w:tcPr>
          <w:p w:rsidR="00A67B4D" w:rsidRPr="00A17A95" w:rsidRDefault="00A67B4D" w:rsidP="00A31181">
            <w:pPr>
              <w:pStyle w:val="Default"/>
              <w:spacing w:line="276" w:lineRule="auto"/>
              <w:rPr>
                <w:rFonts w:ascii="Cambria" w:hAnsi="Cambria"/>
              </w:rPr>
            </w:pPr>
            <w:r w:rsidRPr="00A17A95">
              <w:rPr>
                <w:rFonts w:ascii="Cambria" w:hAnsi="Cambria"/>
              </w:rPr>
              <w:t xml:space="preserve">10% </w:t>
            </w:r>
          </w:p>
        </w:tc>
      </w:tr>
      <w:tr w:rsidR="00A67B4D" w:rsidRPr="00A17A95" w:rsidTr="003B0ABD">
        <w:trPr>
          <w:trHeight w:val="145"/>
        </w:trPr>
        <w:tc>
          <w:tcPr>
            <w:tcW w:w="3369" w:type="dxa"/>
          </w:tcPr>
          <w:p w:rsidR="00A67B4D" w:rsidRPr="00A17A95" w:rsidRDefault="00A67B4D" w:rsidP="00A31181">
            <w:pPr>
              <w:pStyle w:val="Default"/>
              <w:spacing w:line="276" w:lineRule="auto"/>
              <w:rPr>
                <w:rFonts w:ascii="Cambria" w:hAnsi="Cambria"/>
              </w:rPr>
            </w:pPr>
            <w:r w:rsidRPr="00A17A95">
              <w:rPr>
                <w:rFonts w:ascii="Cambria" w:hAnsi="Cambria"/>
              </w:rPr>
              <w:t xml:space="preserve">3rd year </w:t>
            </w:r>
          </w:p>
        </w:tc>
        <w:tc>
          <w:tcPr>
            <w:tcW w:w="5103" w:type="dxa"/>
          </w:tcPr>
          <w:p w:rsidR="00A67B4D" w:rsidRPr="00A17A95" w:rsidRDefault="00A67B4D" w:rsidP="00A31181">
            <w:pPr>
              <w:pStyle w:val="Default"/>
              <w:spacing w:line="276" w:lineRule="auto"/>
              <w:rPr>
                <w:rFonts w:ascii="Cambria" w:hAnsi="Cambria"/>
              </w:rPr>
            </w:pPr>
            <w:r w:rsidRPr="00A17A95">
              <w:rPr>
                <w:rFonts w:ascii="Cambria" w:hAnsi="Cambria"/>
              </w:rPr>
              <w:t xml:space="preserve">5% </w:t>
            </w:r>
          </w:p>
        </w:tc>
      </w:tr>
      <w:tr w:rsidR="00A67B4D" w:rsidRPr="00A17A95" w:rsidTr="003B0ABD">
        <w:trPr>
          <w:trHeight w:val="145"/>
        </w:trPr>
        <w:tc>
          <w:tcPr>
            <w:tcW w:w="3369" w:type="dxa"/>
          </w:tcPr>
          <w:p w:rsidR="00A67B4D" w:rsidRPr="00A17A95" w:rsidRDefault="00A67B4D" w:rsidP="00A31181">
            <w:pPr>
              <w:pStyle w:val="Default"/>
              <w:spacing w:line="276" w:lineRule="auto"/>
              <w:rPr>
                <w:rFonts w:ascii="Cambria" w:hAnsi="Cambria"/>
              </w:rPr>
            </w:pPr>
            <w:r w:rsidRPr="00A17A95">
              <w:rPr>
                <w:rFonts w:ascii="Cambria" w:hAnsi="Cambria"/>
              </w:rPr>
              <w:t xml:space="preserve">4th year </w:t>
            </w:r>
          </w:p>
        </w:tc>
        <w:tc>
          <w:tcPr>
            <w:tcW w:w="5103" w:type="dxa"/>
          </w:tcPr>
          <w:p w:rsidR="00A67B4D" w:rsidRPr="00A17A95" w:rsidRDefault="00A67B4D" w:rsidP="00A31181">
            <w:pPr>
              <w:pStyle w:val="Default"/>
              <w:spacing w:line="276" w:lineRule="auto"/>
              <w:rPr>
                <w:rFonts w:ascii="Cambria" w:hAnsi="Cambria"/>
              </w:rPr>
            </w:pPr>
            <w:r w:rsidRPr="00A17A95">
              <w:rPr>
                <w:rFonts w:ascii="Cambria" w:hAnsi="Cambria"/>
              </w:rPr>
              <w:t xml:space="preserve">3% </w:t>
            </w:r>
          </w:p>
        </w:tc>
      </w:tr>
      <w:tr w:rsidR="00A67B4D" w:rsidRPr="00A17A95" w:rsidTr="003B0ABD">
        <w:trPr>
          <w:trHeight w:val="145"/>
        </w:trPr>
        <w:tc>
          <w:tcPr>
            <w:tcW w:w="3369" w:type="dxa"/>
          </w:tcPr>
          <w:p w:rsidR="00A67B4D" w:rsidRPr="00A17A95" w:rsidRDefault="00A67B4D">
            <w:pPr>
              <w:pStyle w:val="Default"/>
              <w:rPr>
                <w:rFonts w:ascii="Cambria" w:hAnsi="Cambria"/>
              </w:rPr>
            </w:pPr>
            <w:r w:rsidRPr="00A17A95">
              <w:rPr>
                <w:rFonts w:ascii="Cambria" w:hAnsi="Cambria"/>
              </w:rPr>
              <w:t xml:space="preserve">5th year </w:t>
            </w:r>
          </w:p>
        </w:tc>
        <w:tc>
          <w:tcPr>
            <w:tcW w:w="5103" w:type="dxa"/>
          </w:tcPr>
          <w:p w:rsidR="00A67B4D" w:rsidRPr="00A17A95" w:rsidRDefault="00A67B4D" w:rsidP="00A31181">
            <w:pPr>
              <w:pStyle w:val="Default"/>
              <w:spacing w:line="276" w:lineRule="auto"/>
              <w:rPr>
                <w:rFonts w:ascii="Cambria" w:hAnsi="Cambria"/>
              </w:rPr>
            </w:pPr>
            <w:r w:rsidRPr="00A17A95">
              <w:rPr>
                <w:rFonts w:ascii="Cambria" w:hAnsi="Cambria"/>
              </w:rPr>
              <w:t xml:space="preserve">3% </w:t>
            </w:r>
          </w:p>
        </w:tc>
      </w:tr>
      <w:tr w:rsidR="00A67B4D" w:rsidRPr="00A17A95" w:rsidTr="003B0ABD">
        <w:trPr>
          <w:trHeight w:val="145"/>
        </w:trPr>
        <w:tc>
          <w:tcPr>
            <w:tcW w:w="3369" w:type="dxa"/>
          </w:tcPr>
          <w:p w:rsidR="00A67B4D" w:rsidRPr="00A17A95" w:rsidRDefault="00A67B4D" w:rsidP="00A31181">
            <w:pPr>
              <w:pStyle w:val="Default"/>
              <w:spacing w:line="276" w:lineRule="auto"/>
              <w:rPr>
                <w:rFonts w:ascii="Cambria" w:hAnsi="Cambria"/>
              </w:rPr>
            </w:pPr>
            <w:r w:rsidRPr="00A17A95">
              <w:rPr>
                <w:rFonts w:ascii="Cambria" w:hAnsi="Cambria"/>
              </w:rPr>
              <w:lastRenderedPageBreak/>
              <w:t xml:space="preserve">6th and subsequent years </w:t>
            </w:r>
          </w:p>
        </w:tc>
        <w:tc>
          <w:tcPr>
            <w:tcW w:w="5103" w:type="dxa"/>
          </w:tcPr>
          <w:p w:rsidR="00A67B4D" w:rsidRPr="00A17A95" w:rsidRDefault="00A67B4D" w:rsidP="00A31181">
            <w:pPr>
              <w:pStyle w:val="Default"/>
              <w:spacing w:line="276" w:lineRule="auto"/>
              <w:rPr>
                <w:rFonts w:ascii="Cambria" w:hAnsi="Cambria"/>
              </w:rPr>
            </w:pPr>
            <w:r w:rsidRPr="00A17A95">
              <w:rPr>
                <w:rFonts w:ascii="Cambria" w:hAnsi="Cambria"/>
              </w:rPr>
              <w:t xml:space="preserve">0% </w:t>
            </w:r>
          </w:p>
        </w:tc>
      </w:tr>
    </w:tbl>
    <w:p w:rsidR="009A0CB0" w:rsidRPr="00A17A95" w:rsidRDefault="009A0CB0" w:rsidP="009A0CB0">
      <w:pPr>
        <w:jc w:val="both"/>
        <w:rPr>
          <w:rFonts w:ascii="Cambria" w:hAnsi="Cambria"/>
        </w:rPr>
      </w:pPr>
    </w:p>
    <w:p w:rsidR="009A0CB0" w:rsidRPr="00A17A95" w:rsidRDefault="009A0CB0" w:rsidP="00F47CFD">
      <w:pPr>
        <w:pStyle w:val="Heading4"/>
        <w:ind w:left="1276" w:hanging="992"/>
      </w:pPr>
      <w:bookmarkStart w:id="100" w:name="_Toc371586319"/>
      <w:r w:rsidRPr="00A17A95">
        <w:t>Memorial Benefit</w:t>
      </w:r>
      <w:bookmarkEnd w:id="100"/>
    </w:p>
    <w:p w:rsidR="009A0CB0" w:rsidRPr="00A17A95" w:rsidRDefault="009A0CB0" w:rsidP="00092462">
      <w:pPr>
        <w:spacing w:line="360" w:lineRule="auto"/>
        <w:jc w:val="both"/>
        <w:rPr>
          <w:rFonts w:ascii="Cambria" w:hAnsi="Cambria"/>
        </w:rPr>
      </w:pPr>
      <w:r w:rsidRPr="00A17A95">
        <w:rPr>
          <w:rFonts w:ascii="Cambria" w:hAnsi="Cambria"/>
        </w:rPr>
        <w:t>12 mont</w:t>
      </w:r>
      <w:r w:rsidR="00F54837" w:rsidRPr="00A17A95">
        <w:rPr>
          <w:rFonts w:ascii="Cambria" w:hAnsi="Cambria"/>
        </w:rPr>
        <w:t>hs after the death of any of the in</w:t>
      </w:r>
      <w:r w:rsidRPr="00A17A95">
        <w:rPr>
          <w:rFonts w:ascii="Cambria" w:hAnsi="Cambria"/>
        </w:rPr>
        <w:t>sured</w:t>
      </w:r>
      <w:r w:rsidR="00F54837" w:rsidRPr="00A17A95">
        <w:rPr>
          <w:rFonts w:ascii="Cambria" w:hAnsi="Cambria"/>
        </w:rPr>
        <w:t xml:space="preserve"> lives under the policy, </w:t>
      </w:r>
      <w:r w:rsidR="003A12BA" w:rsidRPr="00A17A95">
        <w:rPr>
          <w:rFonts w:ascii="Cambria" w:hAnsi="Cambria"/>
        </w:rPr>
        <w:t>-50</w:t>
      </w:r>
      <w:r w:rsidRPr="00A17A95">
        <w:rPr>
          <w:rFonts w:ascii="Cambria" w:hAnsi="Cambria"/>
        </w:rPr>
        <w:t>% of the</w:t>
      </w:r>
      <w:r w:rsidR="00F54837" w:rsidRPr="00A17A95">
        <w:rPr>
          <w:rFonts w:ascii="Cambria" w:hAnsi="Cambria"/>
        </w:rPr>
        <w:t xml:space="preserve"> sum assured is paid out. If the policy is cancelled before the memorial benefit is paid out, a reduced benefit is paid</w:t>
      </w:r>
      <w:r w:rsidR="002528F0" w:rsidRPr="00A17A95">
        <w:rPr>
          <w:rFonts w:ascii="Cambria" w:hAnsi="Cambria"/>
        </w:rPr>
        <w:t xml:space="preserve"> and Will be discounted using an assumed interest rate (parameter) from when it’s due to be paid</w:t>
      </w:r>
    </w:p>
    <w:p w:rsidR="00763FA9" w:rsidRPr="00A17A95" w:rsidRDefault="00763FA9" w:rsidP="00FD3A51">
      <w:pPr>
        <w:spacing w:line="276" w:lineRule="auto"/>
        <w:jc w:val="both"/>
        <w:rPr>
          <w:rFonts w:ascii="Cambria" w:hAnsi="Cambria"/>
        </w:rPr>
      </w:pPr>
    </w:p>
    <w:p w:rsidR="00763FA9" w:rsidRPr="00A17A95" w:rsidRDefault="00763FA9" w:rsidP="00763FA9">
      <w:pPr>
        <w:pStyle w:val="Default"/>
        <w:rPr>
          <w:rFonts w:ascii="Cambria" w:hAnsi="Cambria"/>
        </w:rPr>
      </w:pPr>
      <w:r w:rsidRPr="00A17A95">
        <w:rPr>
          <w:rFonts w:ascii="Cambria" w:hAnsi="Cambria"/>
        </w:rPr>
        <w:t xml:space="preserve">Sum Assured = Rate * Basic Sum Assured (Rate is currently </w:t>
      </w:r>
      <w:r w:rsidR="003A12BA" w:rsidRPr="00A17A95">
        <w:rPr>
          <w:rFonts w:ascii="Cambria" w:hAnsi="Cambria"/>
        </w:rPr>
        <w:t>-50</w:t>
      </w:r>
      <w:r w:rsidRPr="00A17A95">
        <w:rPr>
          <w:rFonts w:ascii="Cambria" w:hAnsi="Cambria"/>
        </w:rPr>
        <w:t>%)</w:t>
      </w:r>
    </w:p>
    <w:p w:rsidR="00763FA9" w:rsidRPr="00A17A95" w:rsidRDefault="00763FA9" w:rsidP="00763FA9">
      <w:pPr>
        <w:pStyle w:val="Default"/>
        <w:rPr>
          <w:rFonts w:ascii="Cambria" w:hAnsi="Cambria"/>
        </w:rPr>
      </w:pPr>
    </w:p>
    <w:p w:rsidR="005A11F9" w:rsidRPr="00A17A95" w:rsidRDefault="005A11F9" w:rsidP="005A11F9">
      <w:pPr>
        <w:pStyle w:val="Default"/>
        <w:rPr>
          <w:rFonts w:ascii="Cambria" w:hAnsi="Cambria"/>
        </w:rPr>
      </w:pPr>
      <w:r w:rsidRPr="00A17A95">
        <w:rPr>
          <w:rFonts w:ascii="Cambria" w:hAnsi="Cambria"/>
        </w:rPr>
        <w:t xml:space="preserve">Monthly Premium = </w:t>
      </w:r>
      <w:r w:rsidR="00DC365B" w:rsidRPr="00A17A95">
        <w:rPr>
          <w:rFonts w:ascii="Cambria" w:hAnsi="Cambria"/>
        </w:rPr>
        <w:t>Monthly premium for the Plan type</w:t>
      </w:r>
    </w:p>
    <w:p w:rsidR="003E03AA" w:rsidRPr="00A17A95" w:rsidRDefault="003E03AA" w:rsidP="003E03AA">
      <w:pPr>
        <w:pStyle w:val="Default"/>
        <w:rPr>
          <w:rFonts w:ascii="Cambria" w:hAnsi="Cambria"/>
        </w:rPr>
      </w:pPr>
    </w:p>
    <w:p w:rsidR="004D50FD" w:rsidRPr="00A17A95" w:rsidRDefault="004D50FD" w:rsidP="003E03AA">
      <w:pPr>
        <w:pStyle w:val="Default"/>
        <w:rPr>
          <w:rFonts w:ascii="Cambria" w:hAnsi="Cambria"/>
        </w:rPr>
      </w:pPr>
    </w:p>
    <w:p w:rsidR="004D50FD" w:rsidRPr="00A17A95" w:rsidRDefault="004D50FD" w:rsidP="004D50FD">
      <w:pPr>
        <w:pStyle w:val="Default"/>
        <w:rPr>
          <w:rFonts w:ascii="Cambria" w:hAnsi="Cambria"/>
        </w:rPr>
      </w:pPr>
      <w:r w:rsidRPr="00A17A95">
        <w:rPr>
          <w:rFonts w:ascii="Cambria" w:hAnsi="Cambria"/>
        </w:rPr>
        <w:t>The premium rate is based on the age and option selected</w:t>
      </w:r>
    </w:p>
    <w:p w:rsidR="00F54837" w:rsidRPr="00A17A95" w:rsidRDefault="00F54837" w:rsidP="00F47CFD">
      <w:pPr>
        <w:pStyle w:val="Heading4"/>
        <w:ind w:left="1276" w:hanging="992"/>
      </w:pPr>
      <w:bookmarkStart w:id="101" w:name="_Toc371586320"/>
      <w:r w:rsidRPr="00A17A95">
        <w:t>One week benefit</w:t>
      </w:r>
      <w:bookmarkEnd w:id="101"/>
    </w:p>
    <w:p w:rsidR="00F54837" w:rsidRPr="00A17A95" w:rsidRDefault="00F54837" w:rsidP="00A31181">
      <w:pPr>
        <w:spacing w:line="276" w:lineRule="auto"/>
        <w:rPr>
          <w:rFonts w:ascii="Cambria" w:hAnsi="Cambria"/>
        </w:rPr>
      </w:pPr>
      <w:r w:rsidRPr="00A17A95">
        <w:rPr>
          <w:rFonts w:ascii="Cambria" w:hAnsi="Cambria"/>
        </w:rPr>
        <w:t xml:space="preserve">1 week after the death of any of the insured lives </w:t>
      </w:r>
      <w:r w:rsidR="004A6D6E" w:rsidRPr="00A17A95">
        <w:rPr>
          <w:rFonts w:ascii="Cambria" w:hAnsi="Cambria"/>
        </w:rPr>
        <w:t xml:space="preserve">under </w:t>
      </w:r>
      <w:r w:rsidRPr="00A17A95">
        <w:rPr>
          <w:rFonts w:ascii="Cambria" w:hAnsi="Cambria"/>
        </w:rPr>
        <w:t>the policy, 30% of the sum assured is paid out</w:t>
      </w:r>
    </w:p>
    <w:p w:rsidR="00763FA9" w:rsidRPr="00A17A95" w:rsidRDefault="00763FA9" w:rsidP="00763FA9">
      <w:pPr>
        <w:pStyle w:val="Default"/>
        <w:rPr>
          <w:rFonts w:ascii="Cambria" w:hAnsi="Cambria"/>
        </w:rPr>
      </w:pPr>
    </w:p>
    <w:p w:rsidR="00763FA9" w:rsidRPr="00A17A95" w:rsidRDefault="00763FA9" w:rsidP="00763FA9">
      <w:pPr>
        <w:pStyle w:val="Default"/>
        <w:rPr>
          <w:rFonts w:ascii="Cambria" w:hAnsi="Cambria"/>
        </w:rPr>
      </w:pPr>
      <w:r w:rsidRPr="00A17A95">
        <w:rPr>
          <w:rFonts w:ascii="Cambria" w:hAnsi="Cambria"/>
        </w:rPr>
        <w:t>Sum Assured = Rate * Basic Sum Assured (Rate is currently 30%)</w:t>
      </w:r>
    </w:p>
    <w:p w:rsidR="00763FA9" w:rsidRPr="00A17A95" w:rsidRDefault="00763FA9" w:rsidP="00763FA9">
      <w:pPr>
        <w:pStyle w:val="Default"/>
        <w:rPr>
          <w:rFonts w:ascii="Cambria" w:hAnsi="Cambria"/>
        </w:rPr>
      </w:pPr>
    </w:p>
    <w:p w:rsidR="00DC365B" w:rsidRPr="00A17A95" w:rsidRDefault="00DC365B" w:rsidP="00DC365B">
      <w:pPr>
        <w:pStyle w:val="Default"/>
        <w:rPr>
          <w:rFonts w:ascii="Cambria" w:hAnsi="Cambria"/>
        </w:rPr>
      </w:pPr>
      <w:r w:rsidRPr="00A17A95">
        <w:rPr>
          <w:rFonts w:ascii="Cambria" w:hAnsi="Cambria"/>
        </w:rPr>
        <w:t>Monthly Premium = Monthly premium for the Plan type</w:t>
      </w:r>
    </w:p>
    <w:p w:rsidR="005A11F9" w:rsidRPr="00A17A95" w:rsidRDefault="005A11F9" w:rsidP="00C3339F">
      <w:pPr>
        <w:pStyle w:val="Default"/>
        <w:rPr>
          <w:rFonts w:ascii="Cambria" w:hAnsi="Cambria"/>
        </w:rPr>
      </w:pPr>
    </w:p>
    <w:p w:rsidR="00C3339F" w:rsidRPr="00A17A95" w:rsidRDefault="00C3339F" w:rsidP="00C3339F">
      <w:pPr>
        <w:pStyle w:val="Default"/>
        <w:rPr>
          <w:rFonts w:ascii="Cambria" w:hAnsi="Cambria"/>
        </w:rPr>
      </w:pPr>
      <w:r w:rsidRPr="00A17A95">
        <w:rPr>
          <w:rFonts w:ascii="Cambria" w:hAnsi="Cambria"/>
        </w:rPr>
        <w:t>(Conversion factor is not applicable)</w:t>
      </w:r>
    </w:p>
    <w:p w:rsidR="004D50FD" w:rsidRPr="00A17A95" w:rsidRDefault="004D50FD" w:rsidP="004D50FD">
      <w:pPr>
        <w:pStyle w:val="Default"/>
        <w:rPr>
          <w:rFonts w:ascii="Cambria" w:hAnsi="Cambria"/>
        </w:rPr>
      </w:pPr>
      <w:r w:rsidRPr="00A17A95">
        <w:rPr>
          <w:rFonts w:ascii="Cambria" w:hAnsi="Cambria"/>
        </w:rPr>
        <w:t>The premium rate is based on the age and option selected</w:t>
      </w:r>
    </w:p>
    <w:p w:rsidR="00763FA9" w:rsidRPr="00A17A95" w:rsidRDefault="00763FA9" w:rsidP="00763FA9">
      <w:pPr>
        <w:pStyle w:val="Default"/>
        <w:rPr>
          <w:rFonts w:ascii="Cambria" w:hAnsi="Cambria"/>
        </w:rPr>
      </w:pPr>
    </w:p>
    <w:p w:rsidR="00F54837" w:rsidRPr="00A17A95" w:rsidRDefault="003A12BA" w:rsidP="00F47CFD">
      <w:pPr>
        <w:pStyle w:val="Heading4"/>
        <w:ind w:left="1276" w:hanging="992"/>
      </w:pPr>
      <w:bookmarkStart w:id="102" w:name="_Toc371586321"/>
      <w:r w:rsidRPr="00A17A95">
        <w:t xml:space="preserve">40 days </w:t>
      </w:r>
      <w:r w:rsidR="00F54837" w:rsidRPr="00A17A95">
        <w:t xml:space="preserve"> benefit</w:t>
      </w:r>
      <w:bookmarkEnd w:id="102"/>
    </w:p>
    <w:p w:rsidR="00F54837" w:rsidRPr="00A17A95" w:rsidRDefault="003A12BA" w:rsidP="00A31181">
      <w:pPr>
        <w:spacing w:line="276" w:lineRule="auto"/>
        <w:rPr>
          <w:rFonts w:ascii="Cambria" w:hAnsi="Cambria"/>
        </w:rPr>
      </w:pPr>
      <w:r w:rsidRPr="00A17A95">
        <w:rPr>
          <w:rFonts w:ascii="Cambria" w:hAnsi="Cambria"/>
        </w:rPr>
        <w:t xml:space="preserve">40 Days </w:t>
      </w:r>
      <w:r w:rsidR="00F54837" w:rsidRPr="00A17A95">
        <w:rPr>
          <w:rFonts w:ascii="Cambria" w:hAnsi="Cambria"/>
        </w:rPr>
        <w:t xml:space="preserve"> after the death of any of the insured lives </w:t>
      </w:r>
      <w:r w:rsidR="004A6D6E" w:rsidRPr="00A17A95">
        <w:rPr>
          <w:rFonts w:ascii="Cambria" w:hAnsi="Cambria"/>
        </w:rPr>
        <w:t>under</w:t>
      </w:r>
      <w:r w:rsidR="00F54837" w:rsidRPr="00A17A95">
        <w:rPr>
          <w:rFonts w:ascii="Cambria" w:hAnsi="Cambria"/>
        </w:rPr>
        <w:t xml:space="preserve"> the policy, 30% of the sum assured is paid out</w:t>
      </w:r>
    </w:p>
    <w:p w:rsidR="00763FA9" w:rsidRPr="00A17A95" w:rsidRDefault="00763FA9" w:rsidP="00763FA9">
      <w:pPr>
        <w:pStyle w:val="Default"/>
        <w:rPr>
          <w:rFonts w:ascii="Cambria" w:hAnsi="Cambria"/>
        </w:rPr>
      </w:pPr>
      <w:r w:rsidRPr="00A17A95">
        <w:rPr>
          <w:rFonts w:ascii="Cambria" w:hAnsi="Cambria"/>
        </w:rPr>
        <w:t>Sum Assured = Rate * Basic Sum Assured (Rate is currently 30%)</w:t>
      </w:r>
    </w:p>
    <w:p w:rsidR="00763FA9" w:rsidRPr="00A17A95" w:rsidRDefault="00763FA9" w:rsidP="00763FA9">
      <w:pPr>
        <w:pStyle w:val="Default"/>
        <w:rPr>
          <w:rFonts w:ascii="Cambria" w:hAnsi="Cambria"/>
        </w:rPr>
      </w:pPr>
    </w:p>
    <w:p w:rsidR="00DC365B" w:rsidRPr="00A17A95" w:rsidRDefault="00DC365B" w:rsidP="00DC365B">
      <w:pPr>
        <w:pStyle w:val="Default"/>
        <w:rPr>
          <w:rFonts w:ascii="Cambria" w:hAnsi="Cambria"/>
        </w:rPr>
      </w:pPr>
      <w:r w:rsidRPr="00A17A95">
        <w:rPr>
          <w:rFonts w:ascii="Cambria" w:hAnsi="Cambria"/>
        </w:rPr>
        <w:t>Monthly Premium = Monthly premium for the Plan type</w:t>
      </w:r>
    </w:p>
    <w:p w:rsidR="003E03AA" w:rsidRPr="00A17A95" w:rsidRDefault="003E03AA" w:rsidP="003E03AA">
      <w:pPr>
        <w:pStyle w:val="Default"/>
        <w:rPr>
          <w:rFonts w:ascii="Cambria" w:hAnsi="Cambria"/>
        </w:rPr>
      </w:pPr>
      <w:r w:rsidRPr="00A17A95">
        <w:rPr>
          <w:rFonts w:ascii="Cambria" w:hAnsi="Cambria"/>
        </w:rPr>
        <w:t>(Conversion factor is not applicable)</w:t>
      </w:r>
    </w:p>
    <w:p w:rsidR="004D50FD" w:rsidRPr="00A17A95" w:rsidRDefault="004D50FD" w:rsidP="003E03AA">
      <w:pPr>
        <w:pStyle w:val="Default"/>
        <w:rPr>
          <w:rFonts w:ascii="Cambria" w:hAnsi="Cambria"/>
        </w:rPr>
      </w:pPr>
    </w:p>
    <w:p w:rsidR="004D50FD" w:rsidRPr="00A17A95" w:rsidRDefault="004D50FD" w:rsidP="004D50FD">
      <w:pPr>
        <w:pStyle w:val="Default"/>
        <w:rPr>
          <w:rFonts w:ascii="Cambria" w:hAnsi="Cambria"/>
        </w:rPr>
      </w:pPr>
      <w:r w:rsidRPr="00A17A95">
        <w:rPr>
          <w:rFonts w:ascii="Cambria" w:hAnsi="Cambria"/>
        </w:rPr>
        <w:t>The premium rate is based on the age and option selected</w:t>
      </w:r>
    </w:p>
    <w:p w:rsidR="003E03AA" w:rsidRPr="00A17A95" w:rsidRDefault="003E03AA" w:rsidP="00763FA9">
      <w:pPr>
        <w:pStyle w:val="Default"/>
        <w:rPr>
          <w:rFonts w:ascii="Cambria" w:hAnsi="Cambria"/>
        </w:rPr>
      </w:pPr>
    </w:p>
    <w:p w:rsidR="004A6D6E" w:rsidRPr="00A17A95" w:rsidRDefault="004A6D6E" w:rsidP="00F47CFD">
      <w:pPr>
        <w:pStyle w:val="Heading4"/>
        <w:ind w:left="1276" w:hanging="992"/>
      </w:pPr>
      <w:bookmarkStart w:id="103" w:name="_Toc371586322"/>
      <w:r w:rsidRPr="00A17A95">
        <w:t>Inflation protector</w:t>
      </w:r>
      <w:bookmarkEnd w:id="103"/>
    </w:p>
    <w:p w:rsidR="004A6D6E" w:rsidRPr="00A17A95" w:rsidRDefault="004A6D6E" w:rsidP="00FD3A51">
      <w:pPr>
        <w:spacing w:line="276" w:lineRule="auto"/>
        <w:rPr>
          <w:rFonts w:ascii="Cambria" w:hAnsi="Cambria"/>
        </w:rPr>
      </w:pPr>
      <w:r w:rsidRPr="00A17A95">
        <w:rPr>
          <w:rFonts w:ascii="Cambria" w:hAnsi="Cambria"/>
        </w:rPr>
        <w:t>To protect the intended benefits against inflation. This provides for an increase in the monthly premium every policy anniversary by an agreed percentage. The increase in premium also caters for an increase in the sum assured by 75% of the increase in premium</w:t>
      </w:r>
    </w:p>
    <w:p w:rsidR="00A67B4D" w:rsidRPr="00A17A95" w:rsidRDefault="00A67B4D" w:rsidP="00FD3A51">
      <w:pPr>
        <w:spacing w:line="276" w:lineRule="auto"/>
        <w:rPr>
          <w:rFonts w:ascii="Cambria" w:hAnsi="Cambria"/>
        </w:rPr>
      </w:pPr>
    </w:p>
    <w:p w:rsidR="00A67B4D" w:rsidRPr="00A17A95" w:rsidRDefault="00A67B4D" w:rsidP="00092462">
      <w:pPr>
        <w:spacing w:line="360" w:lineRule="auto"/>
        <w:rPr>
          <w:rFonts w:ascii="Cambria" w:hAnsi="Cambria"/>
        </w:rPr>
      </w:pPr>
      <w:r w:rsidRPr="00A17A95">
        <w:rPr>
          <w:rFonts w:ascii="Cambria" w:hAnsi="Cambria"/>
          <w:sz w:val="23"/>
          <w:szCs w:val="23"/>
        </w:rPr>
        <w:t>The options available are follows;</w:t>
      </w:r>
    </w:p>
    <w:p w:rsidR="003A4B53" w:rsidRPr="00A17A95" w:rsidRDefault="003A4B53" w:rsidP="00FD3A51">
      <w:pPr>
        <w:spacing w:line="276" w:lineRule="auto"/>
        <w:rPr>
          <w:rFonts w:ascii="Cambria" w:hAnsi="Cambr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1"/>
        <w:gridCol w:w="2511"/>
      </w:tblGrid>
      <w:tr w:rsidR="00A67B4D" w:rsidRPr="00A17A95" w:rsidTr="00A67B4D">
        <w:trPr>
          <w:trHeight w:val="266"/>
        </w:trPr>
        <w:tc>
          <w:tcPr>
            <w:tcW w:w="2511" w:type="dxa"/>
          </w:tcPr>
          <w:p w:rsidR="00A67B4D" w:rsidRPr="00A17A95" w:rsidRDefault="00A67B4D" w:rsidP="00A31181">
            <w:pPr>
              <w:pStyle w:val="Default"/>
              <w:spacing w:line="276" w:lineRule="auto"/>
              <w:rPr>
                <w:rFonts w:ascii="Cambria" w:hAnsi="Cambria"/>
              </w:rPr>
            </w:pPr>
            <w:r w:rsidRPr="00A17A95">
              <w:rPr>
                <w:rFonts w:ascii="Cambria" w:hAnsi="Cambria"/>
              </w:rPr>
              <w:t xml:space="preserve">Annual Rate of Premium Increase </w:t>
            </w:r>
          </w:p>
        </w:tc>
        <w:tc>
          <w:tcPr>
            <w:tcW w:w="2511" w:type="dxa"/>
          </w:tcPr>
          <w:p w:rsidR="00A67B4D" w:rsidRPr="00A17A95" w:rsidRDefault="00A67B4D" w:rsidP="00A31181">
            <w:pPr>
              <w:pStyle w:val="Default"/>
              <w:spacing w:line="276" w:lineRule="auto"/>
              <w:rPr>
                <w:rFonts w:ascii="Cambria" w:hAnsi="Cambria"/>
              </w:rPr>
            </w:pPr>
            <w:r w:rsidRPr="00A17A95">
              <w:rPr>
                <w:rFonts w:ascii="Cambria" w:hAnsi="Cambria"/>
              </w:rPr>
              <w:t xml:space="preserve">Annual Rate of Benefit Increase </w:t>
            </w:r>
          </w:p>
        </w:tc>
      </w:tr>
      <w:tr w:rsidR="00A67B4D" w:rsidRPr="00A17A95" w:rsidTr="00A67B4D">
        <w:trPr>
          <w:trHeight w:val="852"/>
        </w:trPr>
        <w:tc>
          <w:tcPr>
            <w:tcW w:w="2511" w:type="dxa"/>
          </w:tcPr>
          <w:p w:rsidR="00A67B4D" w:rsidRPr="00A17A95" w:rsidRDefault="00A67B4D" w:rsidP="00A31181">
            <w:pPr>
              <w:pStyle w:val="Default"/>
              <w:spacing w:line="276" w:lineRule="auto"/>
              <w:rPr>
                <w:rFonts w:ascii="Cambria" w:hAnsi="Cambria"/>
              </w:rPr>
            </w:pPr>
            <w:r w:rsidRPr="00A17A95">
              <w:rPr>
                <w:rFonts w:ascii="Cambria" w:hAnsi="Cambria"/>
              </w:rPr>
              <w:t xml:space="preserve">5.00% </w:t>
            </w:r>
          </w:p>
          <w:p w:rsidR="00A67B4D" w:rsidRPr="00A17A95" w:rsidRDefault="00A67B4D" w:rsidP="00A31181">
            <w:pPr>
              <w:pStyle w:val="Default"/>
              <w:spacing w:line="276" w:lineRule="auto"/>
              <w:rPr>
                <w:rFonts w:ascii="Cambria" w:hAnsi="Cambria"/>
              </w:rPr>
            </w:pPr>
            <w:r w:rsidRPr="00A17A95">
              <w:rPr>
                <w:rFonts w:ascii="Cambria" w:hAnsi="Cambria"/>
              </w:rPr>
              <w:t xml:space="preserve">10.00% </w:t>
            </w:r>
          </w:p>
          <w:p w:rsidR="00A67B4D" w:rsidRPr="00A17A95" w:rsidRDefault="00A67B4D" w:rsidP="00A31181">
            <w:pPr>
              <w:pStyle w:val="Default"/>
              <w:spacing w:line="276" w:lineRule="auto"/>
              <w:rPr>
                <w:rFonts w:ascii="Cambria" w:hAnsi="Cambria"/>
              </w:rPr>
            </w:pPr>
            <w:r w:rsidRPr="00A17A95">
              <w:rPr>
                <w:rFonts w:ascii="Cambria" w:hAnsi="Cambria"/>
              </w:rPr>
              <w:t xml:space="preserve">15.00% </w:t>
            </w:r>
          </w:p>
          <w:p w:rsidR="00A67B4D" w:rsidRPr="00A17A95" w:rsidRDefault="00A67B4D" w:rsidP="00A31181">
            <w:pPr>
              <w:pStyle w:val="Default"/>
              <w:spacing w:line="276" w:lineRule="auto"/>
              <w:rPr>
                <w:rFonts w:ascii="Cambria" w:hAnsi="Cambria"/>
              </w:rPr>
            </w:pPr>
            <w:r w:rsidRPr="00A17A95">
              <w:rPr>
                <w:rFonts w:ascii="Cambria" w:hAnsi="Cambria"/>
              </w:rPr>
              <w:t xml:space="preserve">20.00% </w:t>
            </w:r>
          </w:p>
          <w:p w:rsidR="00A67B4D" w:rsidRPr="00A17A95" w:rsidRDefault="00A67B4D" w:rsidP="00A31181">
            <w:pPr>
              <w:pStyle w:val="Default"/>
              <w:spacing w:line="276" w:lineRule="auto"/>
              <w:rPr>
                <w:rFonts w:ascii="Cambria" w:hAnsi="Cambria"/>
              </w:rPr>
            </w:pPr>
            <w:r w:rsidRPr="00A17A95">
              <w:rPr>
                <w:rFonts w:ascii="Cambria" w:hAnsi="Cambria"/>
              </w:rPr>
              <w:t xml:space="preserve">25.00% </w:t>
            </w:r>
          </w:p>
          <w:p w:rsidR="00A67B4D" w:rsidRPr="00A17A95" w:rsidRDefault="00A67B4D" w:rsidP="00A31181">
            <w:pPr>
              <w:pStyle w:val="Default"/>
              <w:spacing w:line="276" w:lineRule="auto"/>
              <w:rPr>
                <w:rFonts w:ascii="Cambria" w:hAnsi="Cambria"/>
                <w:sz w:val="23"/>
                <w:szCs w:val="23"/>
              </w:rPr>
            </w:pPr>
            <w:r w:rsidRPr="00A17A95">
              <w:rPr>
                <w:rFonts w:ascii="Cambria" w:hAnsi="Cambria"/>
              </w:rPr>
              <w:t xml:space="preserve">30.00% </w:t>
            </w:r>
          </w:p>
        </w:tc>
        <w:tc>
          <w:tcPr>
            <w:tcW w:w="2511" w:type="dxa"/>
          </w:tcPr>
          <w:p w:rsidR="00A67B4D" w:rsidRPr="00A17A95" w:rsidRDefault="00A67B4D" w:rsidP="00A31181">
            <w:pPr>
              <w:pStyle w:val="Default"/>
              <w:spacing w:line="276" w:lineRule="auto"/>
              <w:rPr>
                <w:rFonts w:ascii="Cambria" w:hAnsi="Cambria"/>
              </w:rPr>
            </w:pPr>
            <w:r w:rsidRPr="00A17A95">
              <w:rPr>
                <w:rFonts w:ascii="Cambria" w:hAnsi="Cambria"/>
              </w:rPr>
              <w:t xml:space="preserve">3.75% </w:t>
            </w:r>
          </w:p>
          <w:p w:rsidR="00A67B4D" w:rsidRPr="00A17A95" w:rsidRDefault="00A67B4D" w:rsidP="00A31181">
            <w:pPr>
              <w:pStyle w:val="Default"/>
              <w:spacing w:line="276" w:lineRule="auto"/>
              <w:rPr>
                <w:rFonts w:ascii="Cambria" w:hAnsi="Cambria"/>
              </w:rPr>
            </w:pPr>
            <w:r w:rsidRPr="00A17A95">
              <w:rPr>
                <w:rFonts w:ascii="Cambria" w:hAnsi="Cambria"/>
              </w:rPr>
              <w:t xml:space="preserve">7.50% </w:t>
            </w:r>
          </w:p>
          <w:p w:rsidR="00A67B4D" w:rsidRPr="00A17A95" w:rsidRDefault="00A67B4D" w:rsidP="00A31181">
            <w:pPr>
              <w:pStyle w:val="Default"/>
              <w:spacing w:line="276" w:lineRule="auto"/>
              <w:rPr>
                <w:rFonts w:ascii="Cambria" w:hAnsi="Cambria"/>
              </w:rPr>
            </w:pPr>
            <w:r w:rsidRPr="00A17A95">
              <w:rPr>
                <w:rFonts w:ascii="Cambria" w:hAnsi="Cambria"/>
              </w:rPr>
              <w:t xml:space="preserve">11.25% </w:t>
            </w:r>
          </w:p>
          <w:p w:rsidR="00A67B4D" w:rsidRPr="00A17A95" w:rsidRDefault="00A67B4D" w:rsidP="00A31181">
            <w:pPr>
              <w:pStyle w:val="Default"/>
              <w:spacing w:line="276" w:lineRule="auto"/>
              <w:rPr>
                <w:rFonts w:ascii="Cambria" w:hAnsi="Cambria"/>
              </w:rPr>
            </w:pPr>
            <w:r w:rsidRPr="00A17A95">
              <w:rPr>
                <w:rFonts w:ascii="Cambria" w:hAnsi="Cambria"/>
              </w:rPr>
              <w:t xml:space="preserve">15.00% </w:t>
            </w:r>
          </w:p>
          <w:p w:rsidR="00A67B4D" w:rsidRPr="00A17A95" w:rsidRDefault="00A67B4D" w:rsidP="00A31181">
            <w:pPr>
              <w:pStyle w:val="Default"/>
              <w:spacing w:line="276" w:lineRule="auto"/>
              <w:rPr>
                <w:rFonts w:ascii="Cambria" w:hAnsi="Cambria"/>
              </w:rPr>
            </w:pPr>
            <w:r w:rsidRPr="00A17A95">
              <w:rPr>
                <w:rFonts w:ascii="Cambria" w:hAnsi="Cambria"/>
              </w:rPr>
              <w:t xml:space="preserve">18.75% </w:t>
            </w:r>
          </w:p>
          <w:p w:rsidR="00A67B4D" w:rsidRPr="00A17A95" w:rsidRDefault="00A67B4D" w:rsidP="00A31181">
            <w:pPr>
              <w:pStyle w:val="Default"/>
              <w:spacing w:line="276" w:lineRule="auto"/>
              <w:rPr>
                <w:rFonts w:ascii="Cambria" w:hAnsi="Cambria"/>
                <w:sz w:val="23"/>
                <w:szCs w:val="23"/>
              </w:rPr>
            </w:pPr>
            <w:r w:rsidRPr="00A17A95">
              <w:rPr>
                <w:rFonts w:ascii="Cambria" w:hAnsi="Cambria"/>
              </w:rPr>
              <w:t xml:space="preserve">22.50% </w:t>
            </w:r>
          </w:p>
        </w:tc>
      </w:tr>
    </w:tbl>
    <w:p w:rsidR="003A4B53" w:rsidRPr="00A17A95" w:rsidRDefault="003A4B53" w:rsidP="00FD3A51">
      <w:pPr>
        <w:spacing w:line="276" w:lineRule="auto"/>
        <w:rPr>
          <w:rFonts w:ascii="Cambria" w:hAnsi="Cambria"/>
        </w:rPr>
      </w:pPr>
    </w:p>
    <w:p w:rsidR="00C50F83" w:rsidRPr="00A17A95" w:rsidRDefault="008F1DFF" w:rsidP="00C50F83">
      <w:pPr>
        <w:pStyle w:val="Heading2"/>
        <w:rPr>
          <w:rFonts w:ascii="Cambria" w:hAnsi="Cambria"/>
        </w:rPr>
      </w:pPr>
      <w:bookmarkStart w:id="104" w:name="_Toc371586323"/>
      <w:r w:rsidRPr="00A17A95">
        <w:rPr>
          <w:rFonts w:ascii="Cambria" w:hAnsi="Cambria"/>
        </w:rPr>
        <w:t>Multipurpose Savings Plan</w:t>
      </w:r>
      <w:r w:rsidR="00EC6FF8" w:rsidRPr="00A17A95">
        <w:rPr>
          <w:rFonts w:ascii="Cambria" w:hAnsi="Cambria"/>
        </w:rPr>
        <w:t>(EMSP)</w:t>
      </w:r>
      <w:bookmarkEnd w:id="104"/>
    </w:p>
    <w:p w:rsidR="006B4FB5" w:rsidRPr="00A17A95" w:rsidRDefault="00996979" w:rsidP="006B4FB5">
      <w:pPr>
        <w:pStyle w:val="Heading3"/>
        <w:rPr>
          <w:rFonts w:ascii="Cambria" w:hAnsi="Cambria"/>
        </w:rPr>
      </w:pPr>
      <w:bookmarkStart w:id="105" w:name="_Toc371586324"/>
      <w:r w:rsidRPr="00A17A95">
        <w:rPr>
          <w:rFonts w:ascii="Cambria" w:hAnsi="Cambria"/>
        </w:rPr>
        <w:t>Product Summary</w:t>
      </w:r>
      <w:bookmarkEnd w:id="105"/>
    </w:p>
    <w:p w:rsidR="00B03D03" w:rsidRPr="00A17A95" w:rsidRDefault="00BB1FFE" w:rsidP="00092462">
      <w:pPr>
        <w:spacing w:line="360" w:lineRule="auto"/>
        <w:rPr>
          <w:rFonts w:ascii="Cambria" w:hAnsi="Cambria"/>
        </w:rPr>
      </w:pPr>
      <w:r w:rsidRPr="00A17A95">
        <w:rPr>
          <w:rFonts w:ascii="Cambria" w:hAnsi="Cambria"/>
        </w:rPr>
        <w:t xml:space="preserve">The Express Multi-Purpose Savings plan is an investment linked micro insurance product which provides a combination of Term Life (with minimum sum assured of GHC1, 000) and investment fund for the insured. </w:t>
      </w:r>
    </w:p>
    <w:p w:rsidR="00B03D03" w:rsidRPr="00A17A95" w:rsidRDefault="00B03D03" w:rsidP="00092462">
      <w:pPr>
        <w:spacing w:line="360" w:lineRule="auto"/>
        <w:rPr>
          <w:rFonts w:ascii="Cambria" w:hAnsi="Cambria"/>
        </w:rPr>
      </w:pPr>
      <w:r w:rsidRPr="00A17A95">
        <w:rPr>
          <w:rFonts w:ascii="Cambria" w:hAnsi="Cambria"/>
        </w:rPr>
        <w:t>If the insured survive the term of the policy, a maturity value equal to the full Accumulated Valueis paid.</w:t>
      </w:r>
    </w:p>
    <w:p w:rsidR="006362A1" w:rsidRPr="00A17A95" w:rsidRDefault="006362A1" w:rsidP="00092462">
      <w:pPr>
        <w:spacing w:line="360" w:lineRule="auto"/>
        <w:rPr>
          <w:rFonts w:ascii="Cambria" w:hAnsi="Cambria"/>
        </w:rPr>
      </w:pPr>
    </w:p>
    <w:p w:rsidR="006362A1" w:rsidRPr="00A17A95" w:rsidRDefault="006362A1" w:rsidP="00092462">
      <w:pPr>
        <w:spacing w:line="360" w:lineRule="auto"/>
        <w:rPr>
          <w:rFonts w:ascii="Cambria" w:hAnsi="Cambria"/>
        </w:rPr>
      </w:pPr>
      <w:r w:rsidRPr="00A17A95">
        <w:rPr>
          <w:rFonts w:ascii="Cambria" w:hAnsi="Cambria"/>
        </w:rPr>
        <w:t>If death occurs before maturity, the S</w:t>
      </w:r>
      <w:r w:rsidR="009C45E7" w:rsidRPr="00A17A95">
        <w:rPr>
          <w:rFonts w:ascii="Cambria" w:hAnsi="Cambria"/>
        </w:rPr>
        <w:t>u</w:t>
      </w:r>
      <w:r w:rsidRPr="00A17A95">
        <w:rPr>
          <w:rFonts w:ascii="Cambria" w:hAnsi="Cambria"/>
        </w:rPr>
        <w:t>m Assured plus the accumulated value in the investment fund at the time of death is paid to the beneficiariesof the insured.</w:t>
      </w:r>
    </w:p>
    <w:p w:rsidR="006362A1" w:rsidRPr="00A17A95" w:rsidRDefault="006362A1" w:rsidP="00092462">
      <w:pPr>
        <w:spacing w:line="360" w:lineRule="auto"/>
        <w:rPr>
          <w:rFonts w:ascii="Cambria" w:hAnsi="Cambria"/>
        </w:rPr>
      </w:pPr>
    </w:p>
    <w:p w:rsidR="006362A1" w:rsidRPr="00A17A95" w:rsidRDefault="006362A1" w:rsidP="00092462">
      <w:pPr>
        <w:spacing w:line="360" w:lineRule="auto"/>
        <w:rPr>
          <w:rFonts w:ascii="Cambria" w:hAnsi="Cambria"/>
        </w:rPr>
      </w:pPr>
      <w:r w:rsidRPr="00A17A95">
        <w:rPr>
          <w:rFonts w:ascii="Cambria" w:hAnsi="Cambria"/>
        </w:rPr>
        <w:t>The term periods available are;</w:t>
      </w:r>
    </w:p>
    <w:p w:rsidR="006B4FB5" w:rsidRPr="00A17A95" w:rsidRDefault="006362A1" w:rsidP="00E259CB">
      <w:pPr>
        <w:pStyle w:val="ListParagraph"/>
        <w:numPr>
          <w:ilvl w:val="0"/>
          <w:numId w:val="31"/>
        </w:numPr>
        <w:rPr>
          <w:rFonts w:ascii="Cambria" w:hAnsi="Cambria"/>
          <w:sz w:val="24"/>
          <w:szCs w:val="24"/>
        </w:rPr>
      </w:pPr>
      <w:r w:rsidRPr="00A17A95">
        <w:rPr>
          <w:rFonts w:ascii="Cambria" w:hAnsi="Cambria"/>
          <w:sz w:val="24"/>
          <w:szCs w:val="24"/>
        </w:rPr>
        <w:t>5-years</w:t>
      </w:r>
    </w:p>
    <w:p w:rsidR="006B4FB5" w:rsidRPr="00A17A95" w:rsidRDefault="006362A1" w:rsidP="00E259CB">
      <w:pPr>
        <w:pStyle w:val="ListParagraph"/>
        <w:numPr>
          <w:ilvl w:val="0"/>
          <w:numId w:val="31"/>
        </w:numPr>
        <w:rPr>
          <w:rFonts w:ascii="Cambria" w:hAnsi="Cambria"/>
          <w:sz w:val="24"/>
          <w:szCs w:val="24"/>
        </w:rPr>
      </w:pPr>
      <w:r w:rsidRPr="00A17A95">
        <w:rPr>
          <w:rFonts w:ascii="Cambria" w:hAnsi="Cambria"/>
          <w:sz w:val="24"/>
          <w:szCs w:val="24"/>
        </w:rPr>
        <w:t>10-years</w:t>
      </w:r>
    </w:p>
    <w:p w:rsidR="006B4FB5" w:rsidRPr="00A17A95" w:rsidRDefault="006362A1" w:rsidP="00E259CB">
      <w:pPr>
        <w:pStyle w:val="ListParagraph"/>
        <w:numPr>
          <w:ilvl w:val="0"/>
          <w:numId w:val="31"/>
        </w:numPr>
        <w:rPr>
          <w:rFonts w:ascii="Cambria" w:hAnsi="Cambria"/>
          <w:sz w:val="24"/>
          <w:szCs w:val="24"/>
        </w:rPr>
      </w:pPr>
      <w:r w:rsidRPr="00A17A95">
        <w:rPr>
          <w:rFonts w:ascii="Cambria" w:hAnsi="Cambria"/>
          <w:sz w:val="24"/>
          <w:szCs w:val="24"/>
        </w:rPr>
        <w:t>15-years</w:t>
      </w:r>
    </w:p>
    <w:p w:rsidR="006B4FB5" w:rsidRPr="00A17A95" w:rsidRDefault="006362A1" w:rsidP="00E259CB">
      <w:pPr>
        <w:pStyle w:val="ListParagraph"/>
        <w:numPr>
          <w:ilvl w:val="0"/>
          <w:numId w:val="31"/>
        </w:numPr>
        <w:rPr>
          <w:rFonts w:ascii="Cambria" w:hAnsi="Cambria"/>
          <w:sz w:val="24"/>
          <w:szCs w:val="24"/>
        </w:rPr>
      </w:pPr>
      <w:r w:rsidRPr="00A17A95">
        <w:rPr>
          <w:rFonts w:ascii="Cambria" w:hAnsi="Cambria"/>
          <w:sz w:val="24"/>
          <w:szCs w:val="24"/>
        </w:rPr>
        <w:t>20-years</w:t>
      </w:r>
    </w:p>
    <w:p w:rsidR="00E75558" w:rsidRPr="00A17A95" w:rsidRDefault="00E75558" w:rsidP="00092462">
      <w:pPr>
        <w:spacing w:line="360" w:lineRule="auto"/>
        <w:rPr>
          <w:rFonts w:ascii="Cambria" w:hAnsi="Cambria"/>
        </w:rPr>
      </w:pPr>
      <w:r w:rsidRPr="00A17A95">
        <w:rPr>
          <w:rFonts w:ascii="Cambria" w:hAnsi="Cambria"/>
        </w:rPr>
        <w:t>A guarantee</w:t>
      </w:r>
      <w:r w:rsidR="00DC365B" w:rsidRPr="00A17A95">
        <w:rPr>
          <w:rFonts w:ascii="Cambria" w:hAnsi="Cambria"/>
        </w:rPr>
        <w:t>d interest rate of 5% per annum on the invested amounts</w:t>
      </w:r>
    </w:p>
    <w:p w:rsidR="006362A1" w:rsidRPr="00A17A95" w:rsidRDefault="00F61A04" w:rsidP="00F47CFD">
      <w:pPr>
        <w:pStyle w:val="Heading4"/>
        <w:ind w:left="1276" w:hanging="992"/>
      </w:pPr>
      <w:bookmarkStart w:id="106" w:name="_Toc371586325"/>
      <w:r w:rsidRPr="00A17A95">
        <w:t>Death benefit</w:t>
      </w:r>
      <w:bookmarkEnd w:id="106"/>
    </w:p>
    <w:p w:rsidR="00F61A04" w:rsidRPr="00A17A95" w:rsidRDefault="00F61A04" w:rsidP="00092462">
      <w:pPr>
        <w:spacing w:line="360" w:lineRule="auto"/>
        <w:rPr>
          <w:rFonts w:ascii="Cambria" w:hAnsi="Cambria"/>
        </w:rPr>
      </w:pPr>
      <w:r w:rsidRPr="00A17A95">
        <w:rPr>
          <w:rFonts w:ascii="Cambria" w:hAnsi="Cambria"/>
        </w:rPr>
        <w:t>Death benefit = (S</w:t>
      </w:r>
      <w:r w:rsidR="009C45E7" w:rsidRPr="00A17A95">
        <w:rPr>
          <w:rFonts w:ascii="Cambria" w:hAnsi="Cambria"/>
        </w:rPr>
        <w:t>u</w:t>
      </w:r>
      <w:r w:rsidRPr="00A17A95">
        <w:rPr>
          <w:rFonts w:ascii="Cambria" w:hAnsi="Cambria"/>
        </w:rPr>
        <w:t xml:space="preserve">m Assured + </w:t>
      </w:r>
      <w:r w:rsidR="009C45E7" w:rsidRPr="00A17A95">
        <w:rPr>
          <w:rFonts w:ascii="Cambria" w:hAnsi="Cambria"/>
        </w:rPr>
        <w:t>Accumulated</w:t>
      </w:r>
      <w:r w:rsidRPr="00A17A95">
        <w:rPr>
          <w:rFonts w:ascii="Cambria" w:hAnsi="Cambria"/>
        </w:rPr>
        <w:t xml:space="preserve"> fund </w:t>
      </w:r>
      <w:r w:rsidR="00ED1B30" w:rsidRPr="00A17A95">
        <w:rPr>
          <w:rFonts w:ascii="Cambria" w:hAnsi="Cambria"/>
        </w:rPr>
        <w:t>value) –</w:t>
      </w:r>
      <w:r w:rsidRPr="00A17A95">
        <w:rPr>
          <w:rFonts w:ascii="Cambria" w:hAnsi="Cambria"/>
        </w:rPr>
        <w:t xml:space="preserve"> any indebtedness</w:t>
      </w:r>
      <w:r w:rsidR="00DC365B" w:rsidRPr="00A17A95">
        <w:rPr>
          <w:rFonts w:ascii="Cambria" w:hAnsi="Cambria"/>
        </w:rPr>
        <w:t xml:space="preserve"> (O/S </w:t>
      </w:r>
      <w:r w:rsidR="00CF34D8">
        <w:rPr>
          <w:rFonts w:ascii="Cambria" w:hAnsi="Cambria"/>
        </w:rPr>
        <w:t>Initial Charge</w:t>
      </w:r>
      <w:r w:rsidR="00DC365B" w:rsidRPr="00A17A95">
        <w:rPr>
          <w:rFonts w:ascii="Cambria" w:hAnsi="Cambria"/>
        </w:rPr>
        <w:t>)</w:t>
      </w:r>
    </w:p>
    <w:p w:rsidR="00F61A04" w:rsidRPr="00A17A95" w:rsidRDefault="00F61A04" w:rsidP="00F47CFD">
      <w:pPr>
        <w:pStyle w:val="Heading4"/>
        <w:ind w:left="1276" w:hanging="992"/>
      </w:pPr>
      <w:bookmarkStart w:id="107" w:name="_Toc371586326"/>
      <w:r w:rsidRPr="00A17A95">
        <w:lastRenderedPageBreak/>
        <w:t>Maturity Value</w:t>
      </w:r>
      <w:bookmarkEnd w:id="107"/>
    </w:p>
    <w:p w:rsidR="00F61A04" w:rsidRPr="00A17A95" w:rsidRDefault="00F61A04" w:rsidP="00092462">
      <w:pPr>
        <w:spacing w:line="360" w:lineRule="auto"/>
        <w:rPr>
          <w:rFonts w:ascii="Cambria" w:hAnsi="Cambria"/>
        </w:rPr>
      </w:pPr>
      <w:r w:rsidRPr="00A17A95">
        <w:rPr>
          <w:rFonts w:ascii="Cambria" w:hAnsi="Cambria"/>
        </w:rPr>
        <w:t>Maturity Value = Accumulated Value in the investment fund</w:t>
      </w:r>
    </w:p>
    <w:p w:rsidR="00E75558" w:rsidRPr="00A17A95" w:rsidRDefault="00E75558" w:rsidP="00F47CFD">
      <w:pPr>
        <w:pStyle w:val="Heading4"/>
        <w:ind w:left="1276" w:hanging="992"/>
      </w:pPr>
      <w:bookmarkStart w:id="108" w:name="_Toc371586327"/>
      <w:r w:rsidRPr="00A17A95">
        <w:t>Policy Value</w:t>
      </w:r>
      <w:bookmarkEnd w:id="108"/>
    </w:p>
    <w:p w:rsidR="00AC1BA9" w:rsidRPr="00A17A95" w:rsidRDefault="00AC1BA9" w:rsidP="00092462">
      <w:pPr>
        <w:spacing w:line="360" w:lineRule="auto"/>
        <w:rPr>
          <w:rFonts w:ascii="Cambria" w:hAnsi="Cambria"/>
        </w:rPr>
      </w:pPr>
      <w:r w:rsidRPr="00A17A95">
        <w:rPr>
          <w:rFonts w:ascii="Cambria" w:hAnsi="Cambria"/>
        </w:rPr>
        <w:t>Investment Fund</w:t>
      </w:r>
    </w:p>
    <w:p w:rsidR="006B4FB5" w:rsidRPr="00A17A95" w:rsidRDefault="009A7038" w:rsidP="00E259CB">
      <w:pPr>
        <w:pStyle w:val="ListParagraph"/>
        <w:numPr>
          <w:ilvl w:val="0"/>
          <w:numId w:val="35"/>
        </w:numPr>
        <w:rPr>
          <w:rFonts w:ascii="Cambria" w:hAnsi="Cambria"/>
          <w:sz w:val="24"/>
          <w:szCs w:val="24"/>
        </w:rPr>
      </w:pPr>
      <w:r w:rsidRPr="00A17A95">
        <w:rPr>
          <w:rFonts w:ascii="Cambria" w:hAnsi="Cambria"/>
          <w:sz w:val="24"/>
          <w:szCs w:val="24"/>
        </w:rPr>
        <w:t>An initial set-up cost charge</w:t>
      </w:r>
      <w:r w:rsidR="008C246B" w:rsidRPr="00A17A95">
        <w:rPr>
          <w:rFonts w:ascii="Cambria" w:hAnsi="Cambria"/>
          <w:sz w:val="24"/>
          <w:szCs w:val="24"/>
        </w:rPr>
        <w:t xml:space="preserve"> of</w:t>
      </w:r>
      <w:r w:rsidRPr="00A17A95">
        <w:rPr>
          <w:rFonts w:ascii="Cambria" w:hAnsi="Cambria"/>
          <w:sz w:val="24"/>
          <w:szCs w:val="24"/>
        </w:rPr>
        <w:t xml:space="preserve"> GH¢ 50 will apply for policies that pay</w:t>
      </w:r>
      <w:r w:rsidR="008C246B" w:rsidRPr="00A17A95">
        <w:rPr>
          <w:rFonts w:ascii="Cambria" w:hAnsi="Cambria"/>
          <w:sz w:val="24"/>
          <w:szCs w:val="24"/>
        </w:rPr>
        <w:t xml:space="preserve"> monthly</w:t>
      </w:r>
      <w:r w:rsidRPr="00A17A95">
        <w:rPr>
          <w:rFonts w:ascii="Cambria" w:hAnsi="Cambria"/>
          <w:sz w:val="24"/>
          <w:szCs w:val="24"/>
        </w:rPr>
        <w:t xml:space="preserve"> premium less than GH¢ 25</w:t>
      </w:r>
      <w:r w:rsidR="009C45E7" w:rsidRPr="00A17A95">
        <w:rPr>
          <w:rFonts w:ascii="Cambria" w:hAnsi="Cambria"/>
          <w:sz w:val="24"/>
          <w:szCs w:val="24"/>
        </w:rPr>
        <w:t xml:space="preserve"> and GH¢150 for </w:t>
      </w:r>
      <w:r w:rsidR="008C246B" w:rsidRPr="00A17A95">
        <w:rPr>
          <w:rFonts w:ascii="Cambria" w:hAnsi="Cambria"/>
          <w:sz w:val="24"/>
          <w:szCs w:val="24"/>
        </w:rPr>
        <w:t xml:space="preserve">monthly </w:t>
      </w:r>
      <w:r w:rsidR="009C45E7" w:rsidRPr="00A17A95">
        <w:rPr>
          <w:rFonts w:ascii="Cambria" w:hAnsi="Cambria"/>
          <w:sz w:val="24"/>
          <w:szCs w:val="24"/>
        </w:rPr>
        <w:t>premium above GH¢25</w:t>
      </w:r>
      <w:r w:rsidRPr="00A17A95">
        <w:rPr>
          <w:rFonts w:ascii="Cambria" w:hAnsi="Cambria"/>
          <w:sz w:val="24"/>
          <w:szCs w:val="24"/>
        </w:rPr>
        <w:t xml:space="preserve">. </w:t>
      </w:r>
    </w:p>
    <w:p w:rsidR="00E70CC8" w:rsidRPr="00A17A95" w:rsidRDefault="00E70CC8" w:rsidP="00E259CB">
      <w:pPr>
        <w:pStyle w:val="ListParagraph"/>
        <w:numPr>
          <w:ilvl w:val="0"/>
          <w:numId w:val="35"/>
        </w:numPr>
        <w:spacing w:after="0" w:line="360" w:lineRule="auto"/>
        <w:contextualSpacing/>
        <w:jc w:val="both"/>
        <w:rPr>
          <w:rFonts w:ascii="Cambria" w:hAnsi="Cambria"/>
          <w:sz w:val="24"/>
          <w:szCs w:val="24"/>
        </w:rPr>
      </w:pPr>
      <w:r w:rsidRPr="00A17A95">
        <w:rPr>
          <w:rFonts w:ascii="Cambria" w:hAnsi="Cambria"/>
          <w:sz w:val="24"/>
          <w:szCs w:val="24"/>
        </w:rPr>
        <w:t>A monthly policy fee of GH¢ 1.00</w:t>
      </w:r>
    </w:p>
    <w:p w:rsidR="00E70CC8" w:rsidRPr="00A17A95" w:rsidRDefault="00E70CC8" w:rsidP="00E259CB">
      <w:pPr>
        <w:pStyle w:val="ListParagraph"/>
        <w:numPr>
          <w:ilvl w:val="0"/>
          <w:numId w:val="35"/>
        </w:numPr>
        <w:spacing w:after="0" w:line="360" w:lineRule="auto"/>
        <w:contextualSpacing/>
        <w:jc w:val="both"/>
        <w:rPr>
          <w:rFonts w:ascii="Cambria" w:hAnsi="Cambria"/>
          <w:sz w:val="24"/>
          <w:szCs w:val="24"/>
        </w:rPr>
      </w:pPr>
      <w:r w:rsidRPr="00A17A95">
        <w:rPr>
          <w:rFonts w:ascii="Cambria" w:hAnsi="Cambria"/>
          <w:sz w:val="24"/>
          <w:szCs w:val="24"/>
        </w:rPr>
        <w:t xml:space="preserve">Monthly mortality charge </w:t>
      </w:r>
    </w:p>
    <w:p w:rsidR="00F76AF5" w:rsidRPr="00A17A95" w:rsidRDefault="00F76AF5" w:rsidP="00E259CB">
      <w:pPr>
        <w:pStyle w:val="ListParagraph"/>
        <w:numPr>
          <w:ilvl w:val="1"/>
          <w:numId w:val="35"/>
        </w:numPr>
        <w:spacing w:after="0" w:line="360" w:lineRule="auto"/>
        <w:contextualSpacing/>
        <w:jc w:val="both"/>
        <w:rPr>
          <w:rFonts w:ascii="Cambria" w:hAnsi="Cambria"/>
          <w:sz w:val="24"/>
          <w:szCs w:val="24"/>
        </w:rPr>
      </w:pPr>
      <w:r w:rsidRPr="00A17A95">
        <w:rPr>
          <w:rFonts w:ascii="Cambria" w:hAnsi="Cambria"/>
          <w:sz w:val="24"/>
          <w:szCs w:val="24"/>
        </w:rPr>
        <w:t>Mortality Charge = Sum Assured * Annual Premium Rate</w:t>
      </w:r>
      <w:r w:rsidR="00BA5BB3" w:rsidRPr="00A17A95">
        <w:rPr>
          <w:rFonts w:ascii="Cambria" w:hAnsi="Cambria"/>
          <w:sz w:val="24"/>
          <w:szCs w:val="24"/>
        </w:rPr>
        <w:t xml:space="preserve"> * Modal Factor</w:t>
      </w:r>
      <w:r w:rsidRPr="00A17A95">
        <w:rPr>
          <w:rFonts w:ascii="Cambria" w:hAnsi="Cambria"/>
          <w:sz w:val="24"/>
          <w:szCs w:val="24"/>
        </w:rPr>
        <w:t>/</w:t>
      </w:r>
      <w:r w:rsidR="00BA5BB3" w:rsidRPr="00A17A95">
        <w:rPr>
          <w:rFonts w:ascii="Cambria" w:hAnsi="Cambria"/>
          <w:sz w:val="24"/>
          <w:szCs w:val="24"/>
        </w:rPr>
        <w:t>1000</w:t>
      </w:r>
    </w:p>
    <w:p w:rsidR="00E70CC8" w:rsidRPr="00A17A95" w:rsidRDefault="00E70CC8" w:rsidP="00E259CB">
      <w:pPr>
        <w:pStyle w:val="ListParagraph"/>
        <w:numPr>
          <w:ilvl w:val="0"/>
          <w:numId w:val="35"/>
        </w:numPr>
        <w:spacing w:after="0" w:line="360" w:lineRule="auto"/>
        <w:contextualSpacing/>
        <w:jc w:val="both"/>
        <w:rPr>
          <w:rFonts w:ascii="Cambria" w:hAnsi="Cambria"/>
          <w:sz w:val="24"/>
          <w:szCs w:val="24"/>
        </w:rPr>
      </w:pPr>
      <w:r w:rsidRPr="00A17A95">
        <w:rPr>
          <w:rFonts w:ascii="Cambria" w:hAnsi="Cambria"/>
          <w:sz w:val="24"/>
          <w:szCs w:val="24"/>
        </w:rPr>
        <w:t xml:space="preserve">Allocation rates are 87.5% in Year 1, 92.5% in Year 2 and 95% from Year 3+ of premium </w:t>
      </w:r>
    </w:p>
    <w:p w:rsidR="0060071F" w:rsidRPr="00A17A95" w:rsidRDefault="0060071F" w:rsidP="00E259CB">
      <w:pPr>
        <w:pStyle w:val="ListParagraph"/>
        <w:numPr>
          <w:ilvl w:val="0"/>
          <w:numId w:val="33"/>
        </w:numPr>
        <w:autoSpaceDE w:val="0"/>
        <w:autoSpaceDN w:val="0"/>
        <w:adjustRightInd w:val="0"/>
        <w:spacing w:after="0" w:line="360" w:lineRule="auto"/>
        <w:ind w:left="720"/>
        <w:contextualSpacing/>
        <w:jc w:val="both"/>
        <w:rPr>
          <w:rFonts w:ascii="Cambria" w:hAnsi="Cambria"/>
          <w:sz w:val="24"/>
          <w:szCs w:val="24"/>
        </w:rPr>
      </w:pPr>
      <w:r w:rsidRPr="00A17A95">
        <w:rPr>
          <w:rFonts w:ascii="Cambria" w:eastAsiaTheme="minorHAnsi" w:hAnsi="Cambria" w:cs="Cambria"/>
          <w:sz w:val="24"/>
          <w:szCs w:val="24"/>
          <w:lang w:val="en-ZA"/>
        </w:rPr>
        <w:t>A management fee of 2.5% per annum is deducted from the investments. These deductions are made on a monthly basis.</w:t>
      </w:r>
    </w:p>
    <w:p w:rsidR="00CD2C81" w:rsidRPr="00A17A95" w:rsidRDefault="009117D4" w:rsidP="00E259CB">
      <w:pPr>
        <w:pStyle w:val="ListParagraph"/>
        <w:numPr>
          <w:ilvl w:val="0"/>
          <w:numId w:val="33"/>
        </w:numPr>
        <w:spacing w:after="0" w:line="360" w:lineRule="auto"/>
        <w:ind w:left="720"/>
        <w:contextualSpacing/>
        <w:jc w:val="both"/>
        <w:rPr>
          <w:rFonts w:ascii="Cambria" w:hAnsi="Cambria"/>
          <w:sz w:val="24"/>
          <w:szCs w:val="24"/>
        </w:rPr>
      </w:pPr>
      <w:r w:rsidRPr="00A17A95">
        <w:rPr>
          <w:rFonts w:ascii="Cambria" w:hAnsi="Cambria"/>
          <w:sz w:val="24"/>
          <w:szCs w:val="24"/>
        </w:rPr>
        <w:t>I</w:t>
      </w:r>
      <w:r w:rsidR="00CD2C81" w:rsidRPr="00A17A95">
        <w:rPr>
          <w:rFonts w:ascii="Cambria" w:hAnsi="Cambria"/>
          <w:sz w:val="24"/>
          <w:szCs w:val="24"/>
        </w:rPr>
        <w:t>nterest to be credited on the account will be declared based on interest earned on the policyholders’ fund subject to a guaranteed minimum of 5%.</w:t>
      </w:r>
    </w:p>
    <w:p w:rsidR="008F5C50" w:rsidRPr="00A17A95" w:rsidRDefault="008F5C50" w:rsidP="008F5C50">
      <w:pPr>
        <w:pStyle w:val="ListParagraph"/>
        <w:contextualSpacing/>
        <w:jc w:val="both"/>
        <w:rPr>
          <w:rFonts w:ascii="Cambria" w:hAnsi="Cambria"/>
          <w:sz w:val="24"/>
          <w:szCs w:val="24"/>
        </w:rPr>
      </w:pPr>
    </w:p>
    <w:p w:rsidR="008F5C50" w:rsidRPr="00A17A95" w:rsidRDefault="008F5C50" w:rsidP="008F5C50">
      <w:pPr>
        <w:pStyle w:val="ListParagraph"/>
        <w:contextualSpacing/>
        <w:jc w:val="both"/>
        <w:rPr>
          <w:rFonts w:ascii="Cambria" w:hAnsi="Cambria"/>
          <w:sz w:val="24"/>
          <w:szCs w:val="24"/>
        </w:rPr>
      </w:pPr>
      <w:r w:rsidRPr="00A17A95">
        <w:rPr>
          <w:rFonts w:ascii="Cambria" w:hAnsi="Cambria"/>
          <w:sz w:val="24"/>
          <w:szCs w:val="24"/>
        </w:rPr>
        <w:t xml:space="preserve">Policy fee and mortality charge will be deducted monthly </w:t>
      </w:r>
      <w:r w:rsidR="00306D7B" w:rsidRPr="00A17A95">
        <w:rPr>
          <w:rFonts w:ascii="Cambria" w:hAnsi="Cambria"/>
          <w:sz w:val="24"/>
          <w:szCs w:val="24"/>
        </w:rPr>
        <w:t>irrespective of premium payment once the policy is in force.</w:t>
      </w:r>
    </w:p>
    <w:p w:rsidR="00306D7B" w:rsidRPr="00A17A95" w:rsidRDefault="00306D7B" w:rsidP="008F5C50">
      <w:pPr>
        <w:pStyle w:val="ListParagraph"/>
        <w:contextualSpacing/>
        <w:jc w:val="both"/>
        <w:rPr>
          <w:rFonts w:ascii="Cambria" w:hAnsi="Cambria"/>
          <w:sz w:val="24"/>
          <w:szCs w:val="24"/>
        </w:rPr>
      </w:pPr>
    </w:p>
    <w:p w:rsidR="00CD2C81" w:rsidRPr="00A17A95" w:rsidRDefault="00CD2C81" w:rsidP="008F5C50">
      <w:pPr>
        <w:pStyle w:val="ListParagraph"/>
        <w:contextualSpacing/>
        <w:jc w:val="both"/>
        <w:rPr>
          <w:rFonts w:ascii="Cambria" w:hAnsi="Cambria"/>
          <w:sz w:val="24"/>
          <w:szCs w:val="24"/>
        </w:rPr>
      </w:pPr>
      <w:r w:rsidRPr="00A17A95">
        <w:rPr>
          <w:rFonts w:ascii="Cambria" w:hAnsi="Cambria"/>
          <w:sz w:val="24"/>
          <w:szCs w:val="24"/>
        </w:rPr>
        <w:t xml:space="preserve">Polices with three consecutive months of missed premium will lapse with a twelve (12) month reinstatement period. </w:t>
      </w:r>
    </w:p>
    <w:p w:rsidR="00CD2C81" w:rsidRPr="00A17A95" w:rsidRDefault="00CD2C81" w:rsidP="00306D7B">
      <w:pPr>
        <w:contextualSpacing/>
        <w:jc w:val="both"/>
        <w:rPr>
          <w:rFonts w:ascii="Cambria" w:hAnsi="Cambria"/>
        </w:rPr>
      </w:pPr>
    </w:p>
    <w:p w:rsidR="006F51BC" w:rsidRPr="00A17A95" w:rsidRDefault="00455230" w:rsidP="00175893">
      <w:pPr>
        <w:ind w:left="720"/>
        <w:rPr>
          <w:rFonts w:ascii="Cambria" w:hAnsi="Cambria"/>
          <w:b/>
        </w:rPr>
      </w:pPr>
      <w:r w:rsidRPr="00A17A95">
        <w:rPr>
          <w:rFonts w:ascii="Cambria" w:hAnsi="Cambria"/>
          <w:b/>
        </w:rPr>
        <w:t xml:space="preserve">Active Policies with risk liability will </w:t>
      </w:r>
      <w:r w:rsidR="006F51BC" w:rsidRPr="00A17A95">
        <w:rPr>
          <w:rFonts w:ascii="Cambria" w:hAnsi="Cambria"/>
          <w:b/>
        </w:rPr>
        <w:t>comprise of the following categories:</w:t>
      </w:r>
    </w:p>
    <w:p w:rsidR="006F51BC" w:rsidRPr="00A17A95" w:rsidRDefault="006F51BC" w:rsidP="00175893">
      <w:pPr>
        <w:ind w:left="720"/>
        <w:rPr>
          <w:rFonts w:ascii="Cambria" w:hAnsi="Cambria"/>
        </w:rPr>
      </w:pPr>
    </w:p>
    <w:p w:rsidR="00C80EB2" w:rsidRPr="00A17A95" w:rsidRDefault="006F51BC" w:rsidP="00E259CB">
      <w:pPr>
        <w:pStyle w:val="ListParagraph"/>
        <w:numPr>
          <w:ilvl w:val="0"/>
          <w:numId w:val="33"/>
        </w:numPr>
        <w:rPr>
          <w:rFonts w:ascii="Cambria" w:hAnsi="Cambria"/>
          <w:sz w:val="24"/>
          <w:szCs w:val="24"/>
        </w:rPr>
      </w:pPr>
      <w:r w:rsidRPr="00A17A95">
        <w:rPr>
          <w:rFonts w:ascii="Cambria" w:hAnsi="Cambria"/>
          <w:sz w:val="24"/>
          <w:szCs w:val="24"/>
        </w:rPr>
        <w:t>P</w:t>
      </w:r>
      <w:r w:rsidR="00455230" w:rsidRPr="00A17A95">
        <w:rPr>
          <w:rFonts w:ascii="Cambria" w:hAnsi="Cambria"/>
          <w:sz w:val="24"/>
          <w:szCs w:val="24"/>
        </w:rPr>
        <w:t>olicies that have not lapsed (see lapse rule)</w:t>
      </w:r>
      <w:r w:rsidR="00451483" w:rsidRPr="00A17A95">
        <w:rPr>
          <w:rFonts w:ascii="Cambria" w:hAnsi="Cambria"/>
          <w:sz w:val="24"/>
          <w:szCs w:val="24"/>
        </w:rPr>
        <w:t xml:space="preserve"> irrespective of account balance</w:t>
      </w:r>
      <w:r w:rsidR="00455230" w:rsidRPr="00A17A95">
        <w:rPr>
          <w:rFonts w:ascii="Cambria" w:hAnsi="Cambria"/>
          <w:sz w:val="24"/>
          <w:szCs w:val="24"/>
        </w:rPr>
        <w:t>.</w:t>
      </w:r>
    </w:p>
    <w:p w:rsidR="006F51BC" w:rsidRPr="00A17A95" w:rsidRDefault="006F51BC" w:rsidP="00175893">
      <w:pPr>
        <w:ind w:left="720"/>
        <w:rPr>
          <w:rFonts w:ascii="Cambria" w:hAnsi="Cambria"/>
        </w:rPr>
      </w:pPr>
    </w:p>
    <w:p w:rsidR="00455230" w:rsidRPr="00A17A95" w:rsidRDefault="00455230" w:rsidP="00E259CB">
      <w:pPr>
        <w:pStyle w:val="ListParagraph"/>
        <w:numPr>
          <w:ilvl w:val="0"/>
          <w:numId w:val="33"/>
        </w:numPr>
        <w:rPr>
          <w:rFonts w:ascii="Cambria" w:hAnsi="Cambria"/>
          <w:sz w:val="24"/>
          <w:szCs w:val="24"/>
        </w:rPr>
      </w:pPr>
      <w:r w:rsidRPr="00A17A95">
        <w:rPr>
          <w:rFonts w:ascii="Cambria" w:hAnsi="Cambria"/>
          <w:sz w:val="24"/>
          <w:szCs w:val="24"/>
        </w:rPr>
        <w:t>Policies that have lapsed but are in the reinstatement period with positive account balance</w:t>
      </w:r>
      <w:r w:rsidR="00451483" w:rsidRPr="00A17A95">
        <w:rPr>
          <w:rFonts w:ascii="Cambria" w:hAnsi="Cambria"/>
          <w:sz w:val="24"/>
          <w:szCs w:val="24"/>
        </w:rPr>
        <w:t>. These will</w:t>
      </w:r>
      <w:r w:rsidRPr="00A17A95">
        <w:rPr>
          <w:rFonts w:ascii="Cambria" w:hAnsi="Cambria"/>
          <w:sz w:val="24"/>
          <w:szCs w:val="24"/>
        </w:rPr>
        <w:t xml:space="preserve"> be in a self-funding </w:t>
      </w:r>
      <w:r w:rsidR="006F51BC" w:rsidRPr="00A17A95">
        <w:rPr>
          <w:rFonts w:ascii="Cambria" w:hAnsi="Cambria"/>
          <w:sz w:val="24"/>
          <w:szCs w:val="24"/>
        </w:rPr>
        <w:t>status;</w:t>
      </w:r>
      <w:r w:rsidRPr="00A17A95">
        <w:rPr>
          <w:rFonts w:ascii="Cambria" w:hAnsi="Cambria"/>
          <w:sz w:val="24"/>
          <w:szCs w:val="24"/>
        </w:rPr>
        <w:t xml:space="preserve"> Mortality charge and policy fee will be deducted from the account balance monthly.</w:t>
      </w:r>
    </w:p>
    <w:p w:rsidR="00455230" w:rsidRPr="00A17A95" w:rsidRDefault="00455230" w:rsidP="00175893">
      <w:pPr>
        <w:ind w:left="720"/>
        <w:rPr>
          <w:rFonts w:ascii="Cambria" w:hAnsi="Cambria"/>
        </w:rPr>
      </w:pPr>
    </w:p>
    <w:p w:rsidR="00253734" w:rsidRPr="00A17A95" w:rsidRDefault="00253734" w:rsidP="00175893">
      <w:pPr>
        <w:ind w:left="720"/>
        <w:rPr>
          <w:rFonts w:ascii="Cambria" w:hAnsi="Cambria"/>
          <w:b/>
        </w:rPr>
      </w:pPr>
      <w:r w:rsidRPr="00A17A95">
        <w:rPr>
          <w:rFonts w:ascii="Cambria" w:hAnsi="Cambria"/>
          <w:b/>
        </w:rPr>
        <w:t>Inactive Policies with no risk liability will comprise of the following categories:</w:t>
      </w:r>
    </w:p>
    <w:p w:rsidR="00253734" w:rsidRPr="00A17A95" w:rsidRDefault="00253734" w:rsidP="00175893">
      <w:pPr>
        <w:ind w:left="720"/>
        <w:rPr>
          <w:rFonts w:ascii="Cambria" w:hAnsi="Cambria"/>
        </w:rPr>
      </w:pPr>
    </w:p>
    <w:p w:rsidR="00455230" w:rsidRPr="00A17A95" w:rsidRDefault="00455230" w:rsidP="00E259CB">
      <w:pPr>
        <w:pStyle w:val="ListParagraph"/>
        <w:numPr>
          <w:ilvl w:val="0"/>
          <w:numId w:val="33"/>
        </w:numPr>
        <w:rPr>
          <w:rFonts w:ascii="Cambria" w:hAnsi="Cambria"/>
          <w:sz w:val="24"/>
          <w:szCs w:val="24"/>
        </w:rPr>
      </w:pPr>
      <w:r w:rsidRPr="00A17A95">
        <w:rPr>
          <w:rFonts w:ascii="Cambria" w:hAnsi="Cambria"/>
          <w:sz w:val="24"/>
          <w:szCs w:val="24"/>
        </w:rPr>
        <w:lastRenderedPageBreak/>
        <w:t xml:space="preserve">Policies that have lapsed beyond reinstatement </w:t>
      </w:r>
      <w:r w:rsidR="006F51BC" w:rsidRPr="00A17A95">
        <w:rPr>
          <w:rFonts w:ascii="Cambria" w:hAnsi="Cambria"/>
          <w:sz w:val="24"/>
          <w:szCs w:val="24"/>
        </w:rPr>
        <w:t>but with positive account balances</w:t>
      </w:r>
      <w:r w:rsidR="00451483" w:rsidRPr="00A17A95">
        <w:rPr>
          <w:rFonts w:ascii="Cambria" w:hAnsi="Cambria"/>
          <w:sz w:val="24"/>
          <w:szCs w:val="24"/>
        </w:rPr>
        <w:t xml:space="preserve">. These will be </w:t>
      </w:r>
      <w:r w:rsidR="006F51BC" w:rsidRPr="00A17A95">
        <w:rPr>
          <w:rFonts w:ascii="Cambria" w:hAnsi="Cambria"/>
          <w:sz w:val="24"/>
          <w:szCs w:val="24"/>
        </w:rPr>
        <w:t>put on</w:t>
      </w:r>
      <w:r w:rsidR="00451483" w:rsidRPr="00A17A95">
        <w:rPr>
          <w:rFonts w:ascii="Cambria" w:hAnsi="Cambria"/>
          <w:sz w:val="24"/>
          <w:szCs w:val="24"/>
        </w:rPr>
        <w:t xml:space="preserve"> a</w:t>
      </w:r>
      <w:r w:rsidR="006F51BC" w:rsidRPr="00A17A95">
        <w:rPr>
          <w:rFonts w:ascii="Cambria" w:hAnsi="Cambria"/>
          <w:sz w:val="24"/>
          <w:szCs w:val="24"/>
        </w:rPr>
        <w:t xml:space="preserve"> paid up</w:t>
      </w:r>
      <w:r w:rsidR="00253734" w:rsidRPr="00A17A95">
        <w:rPr>
          <w:rFonts w:ascii="Cambria" w:hAnsi="Cambria"/>
          <w:sz w:val="24"/>
          <w:szCs w:val="24"/>
        </w:rPr>
        <w:t xml:space="preserve"> status</w:t>
      </w:r>
      <w:r w:rsidR="006F51BC" w:rsidRPr="00A17A95">
        <w:rPr>
          <w:rFonts w:ascii="Cambria" w:hAnsi="Cambria"/>
          <w:sz w:val="24"/>
          <w:szCs w:val="24"/>
        </w:rPr>
        <w:t>.</w:t>
      </w:r>
      <w:r w:rsidR="00253734" w:rsidRPr="00A17A95">
        <w:rPr>
          <w:rFonts w:ascii="Cambria" w:hAnsi="Cambria"/>
          <w:sz w:val="24"/>
          <w:szCs w:val="24"/>
        </w:rPr>
        <w:t xml:space="preserve"> Liability will </w:t>
      </w:r>
      <w:r w:rsidR="00451483" w:rsidRPr="00A17A95">
        <w:rPr>
          <w:rFonts w:ascii="Cambria" w:hAnsi="Cambria"/>
          <w:sz w:val="24"/>
          <w:szCs w:val="24"/>
        </w:rPr>
        <w:t xml:space="preserve">only </w:t>
      </w:r>
      <w:r w:rsidR="00253734" w:rsidRPr="00A17A95">
        <w:rPr>
          <w:rFonts w:ascii="Cambria" w:hAnsi="Cambria"/>
          <w:sz w:val="24"/>
          <w:szCs w:val="24"/>
        </w:rPr>
        <w:t>be the account balance.</w:t>
      </w:r>
    </w:p>
    <w:p w:rsidR="00455230" w:rsidRPr="00A17A95" w:rsidRDefault="00455230" w:rsidP="00175893">
      <w:pPr>
        <w:ind w:left="720"/>
        <w:rPr>
          <w:rFonts w:ascii="Cambria" w:hAnsi="Cambria"/>
        </w:rPr>
      </w:pPr>
    </w:p>
    <w:p w:rsidR="00253734" w:rsidRPr="00A17A95" w:rsidRDefault="00253734" w:rsidP="00E259CB">
      <w:pPr>
        <w:pStyle w:val="ListParagraph"/>
        <w:numPr>
          <w:ilvl w:val="0"/>
          <w:numId w:val="33"/>
        </w:numPr>
        <w:rPr>
          <w:rFonts w:ascii="Cambria" w:hAnsi="Cambria"/>
          <w:sz w:val="24"/>
          <w:szCs w:val="24"/>
        </w:rPr>
      </w:pPr>
      <w:r w:rsidRPr="00A17A95">
        <w:rPr>
          <w:rFonts w:ascii="Cambria" w:hAnsi="Cambria"/>
          <w:sz w:val="24"/>
          <w:szCs w:val="24"/>
        </w:rPr>
        <w:t>Policies that have lapsed</w:t>
      </w:r>
      <w:r w:rsidR="00451483" w:rsidRPr="00A17A95">
        <w:rPr>
          <w:rFonts w:ascii="Cambria" w:hAnsi="Cambria"/>
          <w:sz w:val="24"/>
          <w:szCs w:val="24"/>
        </w:rPr>
        <w:t xml:space="preserve"> and</w:t>
      </w:r>
      <w:r w:rsidRPr="00A17A95">
        <w:rPr>
          <w:rFonts w:ascii="Cambria" w:hAnsi="Cambria"/>
          <w:sz w:val="24"/>
          <w:szCs w:val="24"/>
        </w:rPr>
        <w:t xml:space="preserve"> within the reinstatement period but with no positive account balances </w:t>
      </w:r>
    </w:p>
    <w:p w:rsidR="00C80EB2" w:rsidRPr="00A17A95" w:rsidRDefault="00A93B9E" w:rsidP="00F47CFD">
      <w:pPr>
        <w:pStyle w:val="Heading4"/>
        <w:ind w:left="1276" w:hanging="992"/>
      </w:pPr>
      <w:bookmarkStart w:id="109" w:name="_Toc371586328"/>
      <w:r w:rsidRPr="00A17A95">
        <w:t>Premium</w:t>
      </w:r>
      <w:r w:rsidR="00C80EB2" w:rsidRPr="00A17A95">
        <w:t xml:space="preserve"> Payable</w:t>
      </w:r>
      <w:bookmarkEnd w:id="109"/>
    </w:p>
    <w:p w:rsidR="00A93B9E" w:rsidRPr="00A17A95" w:rsidRDefault="00C80EB2" w:rsidP="00092462">
      <w:pPr>
        <w:spacing w:line="360" w:lineRule="auto"/>
        <w:rPr>
          <w:rFonts w:ascii="Cambria" w:hAnsi="Cambria"/>
        </w:rPr>
      </w:pPr>
      <w:r w:rsidRPr="00A17A95">
        <w:rPr>
          <w:rFonts w:ascii="Cambria" w:hAnsi="Cambria"/>
        </w:rPr>
        <w:t xml:space="preserve">The monthly </w:t>
      </w:r>
      <w:r w:rsidR="00055A57" w:rsidRPr="00A17A95">
        <w:rPr>
          <w:rFonts w:ascii="Cambria" w:hAnsi="Cambria"/>
        </w:rPr>
        <w:t>payable</w:t>
      </w:r>
      <w:r w:rsidRPr="00A17A95">
        <w:rPr>
          <w:rFonts w:ascii="Cambria" w:hAnsi="Cambria"/>
        </w:rPr>
        <w:t xml:space="preserve"> comprise</w:t>
      </w:r>
      <w:r w:rsidR="00055A57" w:rsidRPr="00A17A95">
        <w:rPr>
          <w:rFonts w:ascii="Cambria" w:hAnsi="Cambria"/>
        </w:rPr>
        <w:t>s of the</w:t>
      </w:r>
      <w:r w:rsidR="00A93B9E" w:rsidRPr="00A17A95">
        <w:rPr>
          <w:rFonts w:ascii="Cambria" w:hAnsi="Cambria"/>
        </w:rPr>
        <w:t>investment</w:t>
      </w:r>
      <w:r w:rsidR="00F24DF1" w:rsidRPr="00A17A95">
        <w:rPr>
          <w:rFonts w:ascii="Cambria" w:hAnsi="Cambria"/>
        </w:rPr>
        <w:t>contribution,</w:t>
      </w:r>
      <w:r w:rsidR="00055A57" w:rsidRPr="00A17A95">
        <w:rPr>
          <w:rFonts w:ascii="Cambria" w:hAnsi="Cambria"/>
        </w:rPr>
        <w:t xml:space="preserve"> policy fee </w:t>
      </w:r>
      <w:r w:rsidR="00A93B9E" w:rsidRPr="00A17A95">
        <w:rPr>
          <w:rFonts w:ascii="Cambria" w:hAnsi="Cambria"/>
        </w:rPr>
        <w:t>and the risk premium</w:t>
      </w:r>
    </w:p>
    <w:p w:rsidR="00105581" w:rsidRPr="00A17A95" w:rsidRDefault="00105581" w:rsidP="00092462">
      <w:pPr>
        <w:spacing w:line="360" w:lineRule="auto"/>
        <w:rPr>
          <w:rFonts w:ascii="Cambria" w:hAnsi="Cambria"/>
        </w:rPr>
      </w:pPr>
    </w:p>
    <w:p w:rsidR="00E03136" w:rsidRPr="00A17A95" w:rsidRDefault="00E03136" w:rsidP="00E03136">
      <w:pPr>
        <w:jc w:val="both"/>
        <w:rPr>
          <w:rFonts w:ascii="Cambria" w:hAnsi="Cambria" w:cs="Trebuchet MS"/>
          <w:b/>
          <w:bCs/>
          <w:iCs/>
        </w:rPr>
      </w:pPr>
      <w:r w:rsidRPr="00A17A95">
        <w:rPr>
          <w:rFonts w:ascii="Cambria" w:hAnsi="Cambria" w:cs="Trebuchet MS"/>
          <w:b/>
          <w:bCs/>
          <w:iCs/>
        </w:rPr>
        <w:t xml:space="preserve">Modal Risk Premium = (Sum Assured * Basic Rate/ Rate Division factor * Modal Factor) </w:t>
      </w:r>
    </w:p>
    <w:p w:rsidR="00E03136" w:rsidRPr="00A17A95" w:rsidRDefault="00E03136" w:rsidP="00E03136">
      <w:pPr>
        <w:jc w:val="both"/>
        <w:rPr>
          <w:rFonts w:ascii="Cambria" w:hAnsi="Cambria" w:cs="Trebuchet MS"/>
          <w:bCs/>
          <w:iCs/>
        </w:rPr>
      </w:pPr>
      <w:r w:rsidRPr="00A17A95">
        <w:rPr>
          <w:rFonts w:ascii="Cambria" w:hAnsi="Cambria" w:cs="Trebuchet MS"/>
          <w:bCs/>
          <w:iCs/>
        </w:rPr>
        <w:t>The rate table format will be based on the following parameters:-</w:t>
      </w:r>
    </w:p>
    <w:p w:rsidR="00E03136" w:rsidRPr="00A17A95" w:rsidRDefault="00E03136" w:rsidP="00E259CB">
      <w:pPr>
        <w:numPr>
          <w:ilvl w:val="0"/>
          <w:numId w:val="64"/>
        </w:numPr>
        <w:jc w:val="both"/>
        <w:rPr>
          <w:rFonts w:ascii="Cambria" w:hAnsi="Cambria"/>
        </w:rPr>
      </w:pPr>
      <w:r w:rsidRPr="00A17A95">
        <w:rPr>
          <w:rFonts w:ascii="Cambria" w:hAnsi="Cambria"/>
        </w:rPr>
        <w:t>Age</w:t>
      </w:r>
    </w:p>
    <w:p w:rsidR="00E03136" w:rsidRPr="00A17A95" w:rsidRDefault="00E03136" w:rsidP="00E259CB">
      <w:pPr>
        <w:numPr>
          <w:ilvl w:val="0"/>
          <w:numId w:val="64"/>
        </w:numPr>
        <w:jc w:val="both"/>
        <w:rPr>
          <w:rFonts w:ascii="Cambria" w:hAnsi="Cambria"/>
        </w:rPr>
      </w:pPr>
      <w:r w:rsidRPr="00A17A95">
        <w:rPr>
          <w:rFonts w:ascii="Cambria" w:hAnsi="Cambria"/>
        </w:rPr>
        <w:t>Term of the policy</w:t>
      </w:r>
    </w:p>
    <w:p w:rsidR="00E03136" w:rsidRPr="00A17A95" w:rsidRDefault="00E03136" w:rsidP="00E03136">
      <w:pPr>
        <w:jc w:val="both"/>
        <w:rPr>
          <w:rFonts w:ascii="Cambria" w:hAnsi="Cambria" w:cs="Trebuchet MS"/>
          <w:bCs/>
          <w:iCs/>
        </w:rPr>
      </w:pPr>
      <w:r w:rsidRPr="00A17A95">
        <w:rPr>
          <w:rFonts w:ascii="Cambria" w:hAnsi="Cambria" w:cs="Trebuchet MS"/>
          <w:bCs/>
          <w:iCs/>
        </w:rPr>
        <w:t>Rates are based on a table provided</w:t>
      </w:r>
    </w:p>
    <w:p w:rsidR="00E03136" w:rsidRPr="00A17A95" w:rsidRDefault="00E03136" w:rsidP="00E03136">
      <w:pPr>
        <w:jc w:val="both"/>
        <w:rPr>
          <w:rFonts w:ascii="Cambria" w:hAnsi="Cambria" w:cs="Trebuchet MS"/>
          <w:bCs/>
          <w:iCs/>
        </w:rPr>
      </w:pPr>
    </w:p>
    <w:p w:rsidR="00E03136" w:rsidRPr="00A17A95" w:rsidRDefault="00E03136" w:rsidP="00092462">
      <w:pPr>
        <w:spacing w:line="360" w:lineRule="auto"/>
        <w:jc w:val="both"/>
        <w:rPr>
          <w:rFonts w:ascii="Cambria" w:hAnsi="Cambria" w:cs="Trebuchet MS"/>
        </w:rPr>
      </w:pPr>
      <w:r w:rsidRPr="00A17A95">
        <w:rPr>
          <w:rFonts w:ascii="Cambria" w:hAnsi="Cambria" w:cs="Trebuchet MS"/>
          <w:b/>
          <w:bCs/>
        </w:rPr>
        <w:t>Monthly Premium:</w:t>
      </w:r>
      <w:r w:rsidRPr="00A17A95">
        <w:rPr>
          <w:rFonts w:ascii="Cambria" w:hAnsi="Cambria" w:cs="Trebuchet MS"/>
        </w:rPr>
        <w:t xml:space="preserve"> - Modal factor = 0.092</w:t>
      </w:r>
    </w:p>
    <w:p w:rsidR="00E03136" w:rsidRPr="00A17A95" w:rsidRDefault="00E03136" w:rsidP="00092462">
      <w:pPr>
        <w:spacing w:line="360" w:lineRule="auto"/>
        <w:jc w:val="both"/>
        <w:rPr>
          <w:rFonts w:ascii="Cambria" w:hAnsi="Cambria" w:cs="Trebuchet MS"/>
        </w:rPr>
      </w:pPr>
      <w:r w:rsidRPr="00A17A95">
        <w:rPr>
          <w:rFonts w:ascii="Cambria" w:hAnsi="Cambria" w:cs="Trebuchet MS"/>
          <w:b/>
          <w:bCs/>
        </w:rPr>
        <w:t>Quarterly Premium:</w:t>
      </w:r>
      <w:r w:rsidRPr="00A17A95">
        <w:rPr>
          <w:rFonts w:ascii="Cambria" w:hAnsi="Cambria" w:cs="Trebuchet MS"/>
        </w:rPr>
        <w:t xml:space="preserve"> - Modal factor = 0.265</w:t>
      </w:r>
    </w:p>
    <w:p w:rsidR="00E03136" w:rsidRPr="00A17A95" w:rsidRDefault="00E03136" w:rsidP="00092462">
      <w:pPr>
        <w:spacing w:line="360" w:lineRule="auto"/>
        <w:jc w:val="both"/>
        <w:rPr>
          <w:rFonts w:ascii="Cambria" w:hAnsi="Cambria" w:cs="Calibri"/>
          <w:color w:val="000000"/>
          <w:sz w:val="22"/>
          <w:szCs w:val="22"/>
          <w:lang w:val="en-ZA" w:eastAsia="en-ZA"/>
        </w:rPr>
      </w:pPr>
      <w:r w:rsidRPr="00A17A95">
        <w:rPr>
          <w:rFonts w:ascii="Cambria" w:hAnsi="Cambria" w:cs="Trebuchet MS"/>
          <w:b/>
          <w:bCs/>
        </w:rPr>
        <w:t>Semi Annual Premium:</w:t>
      </w:r>
      <w:r w:rsidRPr="00A17A95">
        <w:rPr>
          <w:rFonts w:ascii="Cambria" w:hAnsi="Cambria" w:cs="Trebuchet MS"/>
        </w:rPr>
        <w:t xml:space="preserve"> - Modal factor = </w:t>
      </w:r>
      <w:r w:rsidRPr="00A17A95">
        <w:rPr>
          <w:rFonts w:ascii="Cambria" w:hAnsi="Cambria" w:cs="Calibri"/>
          <w:color w:val="000000"/>
          <w:sz w:val="22"/>
          <w:szCs w:val="22"/>
          <w:lang w:val="en-ZA" w:eastAsia="en-ZA"/>
        </w:rPr>
        <w:t>0.52</w:t>
      </w:r>
    </w:p>
    <w:p w:rsidR="00E03136" w:rsidRPr="00A17A95" w:rsidRDefault="00E03136" w:rsidP="00092462">
      <w:pPr>
        <w:spacing w:line="360" w:lineRule="auto"/>
        <w:jc w:val="both"/>
        <w:rPr>
          <w:rFonts w:ascii="Cambria" w:hAnsi="Cambria" w:cs="Trebuchet MS"/>
        </w:rPr>
      </w:pPr>
      <w:r w:rsidRPr="00A17A95">
        <w:rPr>
          <w:rFonts w:ascii="Cambria" w:hAnsi="Cambria" w:cs="Trebuchet MS"/>
          <w:b/>
          <w:bCs/>
        </w:rPr>
        <w:t>Annual Premium:</w:t>
      </w:r>
      <w:r w:rsidRPr="00A17A95">
        <w:rPr>
          <w:rFonts w:ascii="Cambria" w:hAnsi="Cambria" w:cs="Trebuchet MS"/>
        </w:rPr>
        <w:t xml:space="preserve"> - Modal factor = 1</w:t>
      </w:r>
    </w:p>
    <w:p w:rsidR="00E03136" w:rsidRPr="00A17A95" w:rsidRDefault="00E03136" w:rsidP="00092462">
      <w:pPr>
        <w:spacing w:line="360" w:lineRule="auto"/>
        <w:jc w:val="both"/>
        <w:rPr>
          <w:rFonts w:ascii="Cambria" w:hAnsi="Cambria" w:cs="Trebuchet MS"/>
        </w:rPr>
      </w:pPr>
      <w:r w:rsidRPr="00A17A95">
        <w:rPr>
          <w:rFonts w:ascii="Cambria" w:hAnsi="Cambria" w:cs="Trebuchet MS"/>
          <w:b/>
          <w:bCs/>
        </w:rPr>
        <w:t>Rate Division factor</w:t>
      </w:r>
      <w:r w:rsidRPr="00A17A95">
        <w:rPr>
          <w:rFonts w:ascii="Cambria" w:hAnsi="Cambria" w:cs="Trebuchet MS"/>
        </w:rPr>
        <w:t>: - Currently per mille (1000)</w:t>
      </w:r>
    </w:p>
    <w:p w:rsidR="00E03136" w:rsidRPr="00A17A95" w:rsidRDefault="00E03136" w:rsidP="00092462">
      <w:pPr>
        <w:spacing w:line="360" w:lineRule="auto"/>
        <w:rPr>
          <w:rFonts w:ascii="Cambria" w:hAnsi="Cambria"/>
        </w:rPr>
      </w:pPr>
    </w:p>
    <w:p w:rsidR="006B06C3" w:rsidRPr="00A17A95" w:rsidRDefault="006B06C3" w:rsidP="00092462">
      <w:pPr>
        <w:spacing w:line="360" w:lineRule="auto"/>
        <w:rPr>
          <w:rFonts w:ascii="Cambria" w:hAnsi="Cambria"/>
        </w:rPr>
      </w:pPr>
      <w:r w:rsidRPr="00A17A95">
        <w:rPr>
          <w:rFonts w:ascii="Cambria" w:hAnsi="Cambria"/>
        </w:rPr>
        <w:t>Conversion Factors</w:t>
      </w:r>
    </w:p>
    <w:tbl>
      <w:tblPr>
        <w:tblW w:w="3018" w:type="dxa"/>
        <w:tblInd w:w="91" w:type="dxa"/>
        <w:tblLook w:val="04A0" w:firstRow="1" w:lastRow="0" w:firstColumn="1" w:lastColumn="0" w:noHBand="0" w:noVBand="1"/>
      </w:tblPr>
      <w:tblGrid>
        <w:gridCol w:w="959"/>
        <w:gridCol w:w="1775"/>
        <w:gridCol w:w="821"/>
      </w:tblGrid>
      <w:tr w:rsidR="006B06C3" w:rsidRPr="00A17A95" w:rsidTr="00FA76E6">
        <w:trPr>
          <w:trHeight w:val="300"/>
        </w:trPr>
        <w:tc>
          <w:tcPr>
            <w:tcW w:w="936" w:type="dxa"/>
            <w:tcBorders>
              <w:top w:val="nil"/>
              <w:left w:val="nil"/>
              <w:bottom w:val="nil"/>
              <w:right w:val="nil"/>
            </w:tcBorders>
            <w:shd w:val="clear" w:color="auto" w:fill="auto"/>
            <w:noWrap/>
            <w:vAlign w:val="bottom"/>
            <w:hideMark/>
          </w:tcPr>
          <w:p w:rsidR="006B06C3" w:rsidRPr="00A17A95" w:rsidRDefault="006B06C3" w:rsidP="006B06C3">
            <w:pPr>
              <w:rPr>
                <w:rFonts w:ascii="Cambria" w:hAnsi="Cambria" w:cs="Calibri"/>
                <w:color w:val="000000"/>
                <w:lang w:val="en-ZA" w:eastAsia="en-ZA"/>
              </w:rPr>
            </w:pPr>
            <w:r w:rsidRPr="00A17A95">
              <w:rPr>
                <w:rFonts w:ascii="Cambria" w:hAnsi="Cambria" w:cs="Calibri"/>
                <w:color w:val="000000"/>
                <w:sz w:val="22"/>
                <w:szCs w:val="22"/>
                <w:lang w:val="en-ZA" w:eastAsia="en-ZA"/>
              </w:rPr>
              <w:t>ModeID</w:t>
            </w:r>
          </w:p>
        </w:tc>
        <w:tc>
          <w:tcPr>
            <w:tcW w:w="1775" w:type="dxa"/>
            <w:tcBorders>
              <w:top w:val="nil"/>
              <w:left w:val="nil"/>
              <w:bottom w:val="nil"/>
              <w:right w:val="nil"/>
            </w:tcBorders>
            <w:shd w:val="clear" w:color="auto" w:fill="auto"/>
            <w:noWrap/>
            <w:vAlign w:val="bottom"/>
            <w:hideMark/>
          </w:tcPr>
          <w:p w:rsidR="006B06C3" w:rsidRPr="00A17A95" w:rsidRDefault="006B06C3" w:rsidP="006B06C3">
            <w:pPr>
              <w:rPr>
                <w:rFonts w:ascii="Cambria" w:hAnsi="Cambria" w:cs="Calibri"/>
                <w:color w:val="000000"/>
                <w:lang w:val="en-ZA" w:eastAsia="en-ZA"/>
              </w:rPr>
            </w:pPr>
            <w:r w:rsidRPr="00A17A95">
              <w:rPr>
                <w:rFonts w:ascii="Cambria" w:hAnsi="Cambria" w:cs="Calibri"/>
                <w:color w:val="000000"/>
                <w:sz w:val="22"/>
                <w:szCs w:val="22"/>
                <w:lang w:val="en-ZA" w:eastAsia="en-ZA"/>
              </w:rPr>
              <w:t>Mode</w:t>
            </w:r>
          </w:p>
        </w:tc>
        <w:tc>
          <w:tcPr>
            <w:tcW w:w="307" w:type="dxa"/>
            <w:tcBorders>
              <w:top w:val="nil"/>
              <w:left w:val="nil"/>
              <w:bottom w:val="nil"/>
              <w:right w:val="nil"/>
            </w:tcBorders>
            <w:shd w:val="clear" w:color="auto" w:fill="auto"/>
            <w:noWrap/>
            <w:vAlign w:val="bottom"/>
            <w:hideMark/>
          </w:tcPr>
          <w:p w:rsidR="006B06C3" w:rsidRPr="00A17A95" w:rsidRDefault="006B06C3" w:rsidP="006B06C3">
            <w:pPr>
              <w:rPr>
                <w:rFonts w:ascii="Cambria" w:hAnsi="Cambria" w:cs="Calibri"/>
                <w:color w:val="000000"/>
                <w:lang w:val="en-ZA" w:eastAsia="en-ZA"/>
              </w:rPr>
            </w:pPr>
            <w:r w:rsidRPr="00A17A95">
              <w:rPr>
                <w:rFonts w:ascii="Cambria" w:hAnsi="Cambria" w:cs="Calibri"/>
                <w:color w:val="000000"/>
                <w:sz w:val="22"/>
                <w:szCs w:val="22"/>
                <w:lang w:val="en-ZA" w:eastAsia="en-ZA"/>
              </w:rPr>
              <w:t>Factor</w:t>
            </w:r>
          </w:p>
        </w:tc>
      </w:tr>
      <w:tr w:rsidR="006B06C3" w:rsidRPr="00A17A95" w:rsidTr="00FA76E6">
        <w:trPr>
          <w:trHeight w:val="300"/>
        </w:trPr>
        <w:tc>
          <w:tcPr>
            <w:tcW w:w="936" w:type="dxa"/>
            <w:tcBorders>
              <w:top w:val="nil"/>
              <w:left w:val="nil"/>
              <w:bottom w:val="nil"/>
              <w:right w:val="nil"/>
            </w:tcBorders>
            <w:shd w:val="clear" w:color="auto" w:fill="auto"/>
            <w:noWrap/>
            <w:vAlign w:val="bottom"/>
            <w:hideMark/>
          </w:tcPr>
          <w:p w:rsidR="006B06C3" w:rsidRPr="00A17A95" w:rsidRDefault="006B06C3" w:rsidP="006B06C3">
            <w:pPr>
              <w:jc w:val="right"/>
              <w:rPr>
                <w:rFonts w:ascii="Cambria" w:hAnsi="Cambria" w:cs="Calibri"/>
                <w:color w:val="000000"/>
                <w:lang w:val="en-ZA" w:eastAsia="en-ZA"/>
              </w:rPr>
            </w:pPr>
            <w:r w:rsidRPr="00A17A95">
              <w:rPr>
                <w:rFonts w:ascii="Cambria" w:hAnsi="Cambria" w:cs="Calibri"/>
                <w:color w:val="000000"/>
                <w:sz w:val="22"/>
                <w:szCs w:val="22"/>
                <w:lang w:val="en-ZA" w:eastAsia="en-ZA"/>
              </w:rPr>
              <w:t>1</w:t>
            </w:r>
          </w:p>
        </w:tc>
        <w:tc>
          <w:tcPr>
            <w:tcW w:w="1775" w:type="dxa"/>
            <w:tcBorders>
              <w:top w:val="nil"/>
              <w:left w:val="nil"/>
              <w:bottom w:val="nil"/>
              <w:right w:val="nil"/>
            </w:tcBorders>
            <w:shd w:val="clear" w:color="auto" w:fill="auto"/>
            <w:noWrap/>
            <w:vAlign w:val="bottom"/>
            <w:hideMark/>
          </w:tcPr>
          <w:p w:rsidR="006B06C3" w:rsidRPr="00A17A95" w:rsidRDefault="006B06C3" w:rsidP="006B06C3">
            <w:pPr>
              <w:rPr>
                <w:rFonts w:ascii="Cambria" w:hAnsi="Cambria" w:cs="Calibri"/>
                <w:color w:val="000000"/>
                <w:lang w:val="en-ZA" w:eastAsia="en-ZA"/>
              </w:rPr>
            </w:pPr>
            <w:r w:rsidRPr="00A17A95">
              <w:rPr>
                <w:rFonts w:ascii="Cambria" w:hAnsi="Cambria" w:cs="Calibri"/>
                <w:color w:val="000000"/>
                <w:sz w:val="22"/>
                <w:szCs w:val="22"/>
                <w:lang w:val="en-ZA" w:eastAsia="en-ZA"/>
              </w:rPr>
              <w:t>Annual</w:t>
            </w:r>
          </w:p>
        </w:tc>
        <w:tc>
          <w:tcPr>
            <w:tcW w:w="307" w:type="dxa"/>
            <w:tcBorders>
              <w:top w:val="nil"/>
              <w:left w:val="nil"/>
              <w:bottom w:val="nil"/>
              <w:right w:val="nil"/>
            </w:tcBorders>
            <w:shd w:val="clear" w:color="auto" w:fill="auto"/>
            <w:noWrap/>
            <w:vAlign w:val="bottom"/>
            <w:hideMark/>
          </w:tcPr>
          <w:p w:rsidR="006B06C3" w:rsidRPr="00A17A95" w:rsidRDefault="006B06C3" w:rsidP="006B06C3">
            <w:pPr>
              <w:jc w:val="right"/>
              <w:rPr>
                <w:rFonts w:ascii="Cambria" w:hAnsi="Cambria" w:cs="Calibri"/>
                <w:color w:val="000000"/>
                <w:lang w:val="en-ZA" w:eastAsia="en-ZA"/>
              </w:rPr>
            </w:pPr>
            <w:r w:rsidRPr="00A17A95">
              <w:rPr>
                <w:rFonts w:ascii="Cambria" w:hAnsi="Cambria" w:cs="Calibri"/>
                <w:color w:val="000000"/>
                <w:sz w:val="22"/>
                <w:szCs w:val="22"/>
                <w:lang w:val="en-ZA" w:eastAsia="en-ZA"/>
              </w:rPr>
              <w:t>1</w:t>
            </w:r>
          </w:p>
        </w:tc>
      </w:tr>
      <w:tr w:rsidR="006B06C3" w:rsidRPr="00A17A95" w:rsidTr="00FA76E6">
        <w:trPr>
          <w:trHeight w:val="300"/>
        </w:trPr>
        <w:tc>
          <w:tcPr>
            <w:tcW w:w="936" w:type="dxa"/>
            <w:tcBorders>
              <w:top w:val="nil"/>
              <w:left w:val="nil"/>
              <w:bottom w:val="nil"/>
              <w:right w:val="nil"/>
            </w:tcBorders>
            <w:shd w:val="clear" w:color="auto" w:fill="auto"/>
            <w:noWrap/>
            <w:vAlign w:val="bottom"/>
            <w:hideMark/>
          </w:tcPr>
          <w:p w:rsidR="006B06C3" w:rsidRPr="00A17A95" w:rsidRDefault="006B06C3" w:rsidP="006B06C3">
            <w:pPr>
              <w:jc w:val="right"/>
              <w:rPr>
                <w:rFonts w:ascii="Cambria" w:hAnsi="Cambria" w:cs="Calibri"/>
                <w:color w:val="000000"/>
                <w:lang w:val="en-ZA" w:eastAsia="en-ZA"/>
              </w:rPr>
            </w:pPr>
            <w:r w:rsidRPr="00A17A95">
              <w:rPr>
                <w:rFonts w:ascii="Cambria" w:hAnsi="Cambria" w:cs="Calibri"/>
                <w:color w:val="000000"/>
                <w:sz w:val="22"/>
                <w:szCs w:val="22"/>
                <w:lang w:val="en-ZA" w:eastAsia="en-ZA"/>
              </w:rPr>
              <w:t>2</w:t>
            </w:r>
          </w:p>
        </w:tc>
        <w:tc>
          <w:tcPr>
            <w:tcW w:w="1775" w:type="dxa"/>
            <w:tcBorders>
              <w:top w:val="nil"/>
              <w:left w:val="nil"/>
              <w:bottom w:val="nil"/>
              <w:right w:val="nil"/>
            </w:tcBorders>
            <w:shd w:val="clear" w:color="auto" w:fill="auto"/>
            <w:noWrap/>
            <w:vAlign w:val="bottom"/>
            <w:hideMark/>
          </w:tcPr>
          <w:p w:rsidR="006B06C3" w:rsidRPr="00A17A95" w:rsidRDefault="006B06C3" w:rsidP="006B06C3">
            <w:pPr>
              <w:rPr>
                <w:rFonts w:ascii="Cambria" w:hAnsi="Cambria" w:cs="Calibri"/>
                <w:color w:val="000000"/>
                <w:lang w:val="en-ZA" w:eastAsia="en-ZA"/>
              </w:rPr>
            </w:pPr>
            <w:r w:rsidRPr="00A17A95">
              <w:rPr>
                <w:rFonts w:ascii="Cambria" w:hAnsi="Cambria" w:cs="Calibri"/>
                <w:color w:val="000000"/>
                <w:sz w:val="22"/>
                <w:szCs w:val="22"/>
                <w:lang w:val="en-ZA" w:eastAsia="en-ZA"/>
              </w:rPr>
              <w:t>Semi-Annual</w:t>
            </w:r>
          </w:p>
        </w:tc>
        <w:tc>
          <w:tcPr>
            <w:tcW w:w="307" w:type="dxa"/>
            <w:tcBorders>
              <w:top w:val="nil"/>
              <w:left w:val="nil"/>
              <w:bottom w:val="nil"/>
              <w:right w:val="nil"/>
            </w:tcBorders>
            <w:shd w:val="clear" w:color="auto" w:fill="auto"/>
            <w:noWrap/>
            <w:vAlign w:val="bottom"/>
            <w:hideMark/>
          </w:tcPr>
          <w:p w:rsidR="006B06C3" w:rsidRPr="00A17A95" w:rsidRDefault="006B06C3" w:rsidP="006B06C3">
            <w:pPr>
              <w:jc w:val="right"/>
              <w:rPr>
                <w:rFonts w:ascii="Cambria" w:hAnsi="Cambria" w:cs="Calibri"/>
                <w:color w:val="000000"/>
                <w:lang w:val="en-ZA" w:eastAsia="en-ZA"/>
              </w:rPr>
            </w:pPr>
            <w:r w:rsidRPr="00A17A95">
              <w:rPr>
                <w:rFonts w:ascii="Cambria" w:hAnsi="Cambria" w:cs="Calibri"/>
                <w:color w:val="000000"/>
                <w:sz w:val="22"/>
                <w:szCs w:val="22"/>
                <w:lang w:val="en-ZA" w:eastAsia="en-ZA"/>
              </w:rPr>
              <w:t>0.52</w:t>
            </w:r>
          </w:p>
        </w:tc>
      </w:tr>
      <w:tr w:rsidR="006B06C3" w:rsidRPr="00A17A95" w:rsidTr="00FA76E6">
        <w:trPr>
          <w:trHeight w:val="300"/>
        </w:trPr>
        <w:tc>
          <w:tcPr>
            <w:tcW w:w="936" w:type="dxa"/>
            <w:tcBorders>
              <w:top w:val="nil"/>
              <w:left w:val="nil"/>
              <w:bottom w:val="nil"/>
              <w:right w:val="nil"/>
            </w:tcBorders>
            <w:shd w:val="clear" w:color="auto" w:fill="auto"/>
            <w:noWrap/>
            <w:vAlign w:val="bottom"/>
            <w:hideMark/>
          </w:tcPr>
          <w:p w:rsidR="006B06C3" w:rsidRPr="00A17A95" w:rsidRDefault="006B06C3" w:rsidP="006B06C3">
            <w:pPr>
              <w:jc w:val="right"/>
              <w:rPr>
                <w:rFonts w:ascii="Cambria" w:hAnsi="Cambria" w:cs="Calibri"/>
                <w:color w:val="000000"/>
                <w:lang w:val="en-ZA" w:eastAsia="en-ZA"/>
              </w:rPr>
            </w:pPr>
            <w:r w:rsidRPr="00A17A95">
              <w:rPr>
                <w:rFonts w:ascii="Cambria" w:hAnsi="Cambria" w:cs="Calibri"/>
                <w:color w:val="000000"/>
                <w:sz w:val="22"/>
                <w:szCs w:val="22"/>
                <w:lang w:val="en-ZA" w:eastAsia="en-ZA"/>
              </w:rPr>
              <w:t>3</w:t>
            </w:r>
          </w:p>
        </w:tc>
        <w:tc>
          <w:tcPr>
            <w:tcW w:w="1775" w:type="dxa"/>
            <w:tcBorders>
              <w:top w:val="nil"/>
              <w:left w:val="nil"/>
              <w:bottom w:val="nil"/>
              <w:right w:val="nil"/>
            </w:tcBorders>
            <w:shd w:val="clear" w:color="auto" w:fill="auto"/>
            <w:noWrap/>
            <w:vAlign w:val="bottom"/>
            <w:hideMark/>
          </w:tcPr>
          <w:p w:rsidR="006B06C3" w:rsidRPr="00A17A95" w:rsidRDefault="006B06C3" w:rsidP="006B06C3">
            <w:pPr>
              <w:rPr>
                <w:rFonts w:ascii="Cambria" w:hAnsi="Cambria" w:cs="Calibri"/>
                <w:color w:val="000000"/>
                <w:lang w:val="en-ZA" w:eastAsia="en-ZA"/>
              </w:rPr>
            </w:pPr>
            <w:r w:rsidRPr="00A17A95">
              <w:rPr>
                <w:rFonts w:ascii="Cambria" w:hAnsi="Cambria" w:cs="Calibri"/>
                <w:color w:val="000000"/>
                <w:sz w:val="22"/>
                <w:szCs w:val="22"/>
                <w:lang w:val="en-ZA" w:eastAsia="en-ZA"/>
              </w:rPr>
              <w:t>Quarterly</w:t>
            </w:r>
          </w:p>
        </w:tc>
        <w:tc>
          <w:tcPr>
            <w:tcW w:w="307" w:type="dxa"/>
            <w:tcBorders>
              <w:top w:val="nil"/>
              <w:left w:val="nil"/>
              <w:bottom w:val="nil"/>
              <w:right w:val="nil"/>
            </w:tcBorders>
            <w:shd w:val="clear" w:color="auto" w:fill="auto"/>
            <w:noWrap/>
            <w:vAlign w:val="bottom"/>
            <w:hideMark/>
          </w:tcPr>
          <w:p w:rsidR="006B06C3" w:rsidRPr="00A17A95" w:rsidRDefault="006B06C3" w:rsidP="006B06C3">
            <w:pPr>
              <w:jc w:val="right"/>
              <w:rPr>
                <w:rFonts w:ascii="Cambria" w:hAnsi="Cambria" w:cs="Calibri"/>
                <w:color w:val="000000"/>
                <w:lang w:val="en-ZA" w:eastAsia="en-ZA"/>
              </w:rPr>
            </w:pPr>
            <w:r w:rsidRPr="00A17A95">
              <w:rPr>
                <w:rFonts w:ascii="Cambria" w:hAnsi="Cambria" w:cs="Calibri"/>
                <w:color w:val="000000"/>
                <w:sz w:val="22"/>
                <w:szCs w:val="22"/>
                <w:lang w:val="en-ZA" w:eastAsia="en-ZA"/>
              </w:rPr>
              <w:t>0.265</w:t>
            </w:r>
          </w:p>
        </w:tc>
      </w:tr>
      <w:tr w:rsidR="006B06C3" w:rsidRPr="00A17A95" w:rsidTr="00FA76E6">
        <w:trPr>
          <w:trHeight w:val="300"/>
        </w:trPr>
        <w:tc>
          <w:tcPr>
            <w:tcW w:w="936" w:type="dxa"/>
            <w:tcBorders>
              <w:top w:val="nil"/>
              <w:left w:val="nil"/>
              <w:bottom w:val="nil"/>
              <w:right w:val="nil"/>
            </w:tcBorders>
            <w:shd w:val="clear" w:color="auto" w:fill="auto"/>
            <w:noWrap/>
            <w:vAlign w:val="bottom"/>
            <w:hideMark/>
          </w:tcPr>
          <w:p w:rsidR="006B06C3" w:rsidRPr="00A17A95" w:rsidRDefault="006B06C3" w:rsidP="006B06C3">
            <w:pPr>
              <w:jc w:val="right"/>
              <w:rPr>
                <w:rFonts w:ascii="Cambria" w:hAnsi="Cambria" w:cs="Calibri"/>
                <w:color w:val="000000"/>
                <w:lang w:val="en-ZA" w:eastAsia="en-ZA"/>
              </w:rPr>
            </w:pPr>
            <w:r w:rsidRPr="00A17A95">
              <w:rPr>
                <w:rFonts w:ascii="Cambria" w:hAnsi="Cambria" w:cs="Calibri"/>
                <w:color w:val="000000"/>
                <w:sz w:val="22"/>
                <w:szCs w:val="22"/>
                <w:lang w:val="en-ZA" w:eastAsia="en-ZA"/>
              </w:rPr>
              <w:t>4</w:t>
            </w:r>
          </w:p>
        </w:tc>
        <w:tc>
          <w:tcPr>
            <w:tcW w:w="1775" w:type="dxa"/>
            <w:tcBorders>
              <w:top w:val="nil"/>
              <w:left w:val="nil"/>
              <w:bottom w:val="nil"/>
              <w:right w:val="nil"/>
            </w:tcBorders>
            <w:shd w:val="clear" w:color="auto" w:fill="auto"/>
            <w:noWrap/>
            <w:vAlign w:val="bottom"/>
            <w:hideMark/>
          </w:tcPr>
          <w:p w:rsidR="006B06C3" w:rsidRPr="00A17A95" w:rsidRDefault="006B06C3" w:rsidP="006B06C3">
            <w:pPr>
              <w:rPr>
                <w:rFonts w:ascii="Cambria" w:hAnsi="Cambria" w:cs="Calibri"/>
                <w:color w:val="000000"/>
                <w:lang w:val="en-ZA" w:eastAsia="en-ZA"/>
              </w:rPr>
            </w:pPr>
            <w:r w:rsidRPr="00A17A95">
              <w:rPr>
                <w:rFonts w:ascii="Cambria" w:hAnsi="Cambria" w:cs="Calibri"/>
                <w:color w:val="000000"/>
                <w:sz w:val="22"/>
                <w:szCs w:val="22"/>
                <w:lang w:val="en-ZA" w:eastAsia="en-ZA"/>
              </w:rPr>
              <w:t>Monthly</w:t>
            </w:r>
          </w:p>
        </w:tc>
        <w:tc>
          <w:tcPr>
            <w:tcW w:w="307" w:type="dxa"/>
            <w:tcBorders>
              <w:top w:val="nil"/>
              <w:left w:val="nil"/>
              <w:bottom w:val="nil"/>
              <w:right w:val="nil"/>
            </w:tcBorders>
            <w:shd w:val="clear" w:color="auto" w:fill="auto"/>
            <w:noWrap/>
            <w:vAlign w:val="bottom"/>
            <w:hideMark/>
          </w:tcPr>
          <w:p w:rsidR="006B06C3" w:rsidRPr="00A17A95" w:rsidRDefault="006B06C3" w:rsidP="006B06C3">
            <w:pPr>
              <w:jc w:val="right"/>
              <w:rPr>
                <w:rFonts w:ascii="Cambria" w:hAnsi="Cambria" w:cs="Calibri"/>
                <w:color w:val="000000"/>
                <w:lang w:val="en-ZA" w:eastAsia="en-ZA"/>
              </w:rPr>
            </w:pPr>
            <w:r w:rsidRPr="00A17A95">
              <w:rPr>
                <w:rFonts w:ascii="Cambria" w:hAnsi="Cambria" w:cs="Calibri"/>
                <w:color w:val="000000"/>
                <w:sz w:val="22"/>
                <w:szCs w:val="22"/>
                <w:lang w:val="en-ZA" w:eastAsia="en-ZA"/>
              </w:rPr>
              <w:t>0.092</w:t>
            </w:r>
          </w:p>
        </w:tc>
      </w:tr>
    </w:tbl>
    <w:p w:rsidR="00AC1BA9" w:rsidRPr="00A17A95" w:rsidRDefault="007632EC" w:rsidP="00F47CFD">
      <w:pPr>
        <w:pStyle w:val="Heading4"/>
        <w:ind w:left="1276" w:hanging="992"/>
      </w:pPr>
      <w:bookmarkStart w:id="110" w:name="_Toc371586329"/>
      <w:r w:rsidRPr="00A17A95">
        <w:t>Cash Value</w:t>
      </w:r>
      <w:r w:rsidR="00D82538">
        <w:t>/Surrender value</w:t>
      </w:r>
      <w:bookmarkEnd w:id="110"/>
    </w:p>
    <w:p w:rsidR="007632EC" w:rsidRPr="00A17A95" w:rsidRDefault="007632EC" w:rsidP="00092462">
      <w:pPr>
        <w:spacing w:line="360" w:lineRule="auto"/>
        <w:rPr>
          <w:rFonts w:ascii="Cambria" w:hAnsi="Cambria"/>
        </w:rPr>
      </w:pPr>
      <w:r w:rsidRPr="00A17A95">
        <w:rPr>
          <w:rFonts w:ascii="Cambria" w:hAnsi="Cambria"/>
        </w:rPr>
        <w:t>The cash value is</w:t>
      </w:r>
      <w:r w:rsidR="00055A57" w:rsidRPr="00A17A95">
        <w:rPr>
          <w:rFonts w:ascii="Cambria" w:hAnsi="Cambria"/>
        </w:rPr>
        <w:t xml:space="preserve"> 90% of the Account Balance at any point in the life of the policy provided the policy has a positive </w:t>
      </w:r>
      <w:r w:rsidR="00F24DF1" w:rsidRPr="00A17A95">
        <w:rPr>
          <w:rFonts w:ascii="Cambria" w:hAnsi="Cambria"/>
        </w:rPr>
        <w:t>balance.</w:t>
      </w:r>
    </w:p>
    <w:p w:rsidR="00237B30" w:rsidRDefault="00237B30" w:rsidP="00092462">
      <w:pPr>
        <w:spacing w:line="360" w:lineRule="auto"/>
        <w:rPr>
          <w:rFonts w:ascii="Cambria" w:hAnsi="Cambria"/>
        </w:rPr>
      </w:pPr>
    </w:p>
    <w:p w:rsidR="00C442B3" w:rsidRPr="00A17A95" w:rsidRDefault="00C442B3" w:rsidP="00092462">
      <w:pPr>
        <w:spacing w:line="360" w:lineRule="auto"/>
        <w:rPr>
          <w:rFonts w:ascii="Cambria" w:hAnsi="Cambria"/>
        </w:rPr>
      </w:pPr>
      <w:ins w:id="111" w:author="UNDERWRITER" w:date="2013-11-12T12:51:00Z">
        <w:r>
          <w:rPr>
            <w:rFonts w:ascii="Cambria" w:hAnsi="Cambria"/>
          </w:rPr>
          <w:t xml:space="preserve">Cash value/Surrender value = </w:t>
        </w:r>
      </w:ins>
      <w:ins w:id="112" w:author="UNDERWRITER" w:date="2013-11-12T12:52:00Z">
        <w:r>
          <w:rPr>
            <w:rFonts w:ascii="Cambria" w:hAnsi="Cambria"/>
          </w:rPr>
          <w:t>90</w:t>
        </w:r>
      </w:ins>
      <w:ins w:id="113" w:author="UNDERWRITER" w:date="2013-11-12T12:51:00Z">
        <w:r>
          <w:rPr>
            <w:rFonts w:ascii="Cambria" w:hAnsi="Cambria"/>
          </w:rPr>
          <w:t>%</w:t>
        </w:r>
      </w:ins>
      <w:ins w:id="114" w:author="UNDERWRITER" w:date="2013-11-12T12:52:00Z">
        <w:r>
          <w:rPr>
            <w:rFonts w:ascii="Cambria" w:hAnsi="Cambria"/>
          </w:rPr>
          <w:t xml:space="preserve"> of Account Balance</w:t>
        </w:r>
      </w:ins>
    </w:p>
    <w:p w:rsidR="007632EC" w:rsidRPr="00A17A95" w:rsidRDefault="007632EC" w:rsidP="00F47CFD">
      <w:pPr>
        <w:pStyle w:val="Heading4"/>
        <w:ind w:left="1276" w:hanging="992"/>
      </w:pPr>
      <w:bookmarkStart w:id="115" w:name="_Toc371586330"/>
      <w:r w:rsidRPr="00A17A95">
        <w:lastRenderedPageBreak/>
        <w:t>Partial Withdrawals</w:t>
      </w:r>
      <w:bookmarkEnd w:id="115"/>
    </w:p>
    <w:p w:rsidR="005750F4" w:rsidRPr="00A17A95" w:rsidRDefault="007632EC" w:rsidP="00092462">
      <w:pPr>
        <w:spacing w:line="360" w:lineRule="auto"/>
        <w:rPr>
          <w:rFonts w:ascii="Cambria" w:hAnsi="Cambria"/>
        </w:rPr>
      </w:pPr>
      <w:r w:rsidRPr="00A17A95">
        <w:rPr>
          <w:rFonts w:ascii="Cambria" w:hAnsi="Cambria"/>
        </w:rPr>
        <w:t>The life assured can access his/her investment fund</w:t>
      </w:r>
      <w:r w:rsidR="005750F4" w:rsidRPr="00A17A95">
        <w:rPr>
          <w:rFonts w:ascii="Cambria" w:hAnsi="Cambria"/>
        </w:rPr>
        <w:t xml:space="preserve"> subject to the following;</w:t>
      </w:r>
    </w:p>
    <w:p w:rsidR="00055A57" w:rsidRPr="00A17A95" w:rsidRDefault="00055A57" w:rsidP="00092462">
      <w:pPr>
        <w:spacing w:line="360" w:lineRule="auto"/>
        <w:rPr>
          <w:rFonts w:ascii="Cambria" w:hAnsi="Cambria"/>
        </w:rPr>
      </w:pPr>
    </w:p>
    <w:p w:rsidR="006B4FB5" w:rsidRPr="00A17A95" w:rsidRDefault="005750F4" w:rsidP="00E259CB">
      <w:pPr>
        <w:pStyle w:val="ListParagraph"/>
        <w:numPr>
          <w:ilvl w:val="0"/>
          <w:numId w:val="32"/>
        </w:numPr>
        <w:rPr>
          <w:rFonts w:ascii="Cambria" w:hAnsi="Cambria"/>
          <w:sz w:val="24"/>
          <w:szCs w:val="24"/>
        </w:rPr>
      </w:pPr>
      <w:r w:rsidRPr="00A17A95">
        <w:rPr>
          <w:rFonts w:ascii="Cambria" w:hAnsi="Cambria"/>
          <w:sz w:val="24"/>
          <w:szCs w:val="24"/>
        </w:rPr>
        <w:t>First withdrawalis allowed after the third anniversary of the policy,</w:t>
      </w:r>
    </w:p>
    <w:p w:rsidR="006B4FB5" w:rsidRPr="00A17A95" w:rsidRDefault="005750F4" w:rsidP="00E259CB">
      <w:pPr>
        <w:pStyle w:val="ListParagraph"/>
        <w:numPr>
          <w:ilvl w:val="0"/>
          <w:numId w:val="32"/>
        </w:numPr>
        <w:rPr>
          <w:rFonts w:ascii="Cambria" w:hAnsi="Cambria"/>
          <w:sz w:val="24"/>
          <w:szCs w:val="24"/>
        </w:rPr>
      </w:pPr>
      <w:r w:rsidRPr="00A17A95">
        <w:rPr>
          <w:rFonts w:ascii="Cambria" w:hAnsi="Cambria"/>
          <w:sz w:val="24"/>
          <w:szCs w:val="24"/>
        </w:rPr>
        <w:t>Subsequent withdrawals are allow</w:t>
      </w:r>
      <w:r w:rsidR="00C3339F" w:rsidRPr="00A17A95">
        <w:rPr>
          <w:rFonts w:ascii="Cambria" w:hAnsi="Cambria"/>
          <w:sz w:val="24"/>
          <w:szCs w:val="24"/>
        </w:rPr>
        <w:t>e</w:t>
      </w:r>
      <w:r w:rsidRPr="00A17A95">
        <w:rPr>
          <w:rFonts w:ascii="Cambria" w:hAnsi="Cambria"/>
          <w:sz w:val="24"/>
          <w:szCs w:val="24"/>
        </w:rPr>
        <w:t>d only at the end of every two years after the prior withdrawal.</w:t>
      </w:r>
    </w:p>
    <w:p w:rsidR="006B4FB5" w:rsidRPr="00A17A95" w:rsidRDefault="005750F4" w:rsidP="00E259CB">
      <w:pPr>
        <w:pStyle w:val="ListParagraph"/>
        <w:numPr>
          <w:ilvl w:val="0"/>
          <w:numId w:val="32"/>
        </w:numPr>
        <w:rPr>
          <w:rFonts w:ascii="Cambria" w:hAnsi="Cambria"/>
          <w:sz w:val="24"/>
          <w:szCs w:val="24"/>
        </w:rPr>
      </w:pPr>
      <w:r w:rsidRPr="00A17A95">
        <w:rPr>
          <w:rFonts w:ascii="Cambria" w:hAnsi="Cambria"/>
          <w:sz w:val="24"/>
          <w:szCs w:val="24"/>
        </w:rPr>
        <w:t>Any withdrawal will not exceed 20% of the cash value at the time of applying.</w:t>
      </w:r>
    </w:p>
    <w:p w:rsidR="007632EC" w:rsidRPr="00A17A95" w:rsidRDefault="006E7089" w:rsidP="00F47CFD">
      <w:pPr>
        <w:pStyle w:val="Heading4"/>
        <w:ind w:left="1276" w:hanging="992"/>
      </w:pPr>
      <w:bookmarkStart w:id="116" w:name="_Toc371586331"/>
      <w:r w:rsidRPr="00A17A95">
        <w:t>Underwriting Consideration</w:t>
      </w:r>
      <w:bookmarkEnd w:id="116"/>
    </w:p>
    <w:p w:rsidR="006E7089" w:rsidRPr="00A17A95" w:rsidRDefault="006E7089" w:rsidP="00092462">
      <w:pPr>
        <w:spacing w:line="360" w:lineRule="auto"/>
        <w:rPr>
          <w:rFonts w:ascii="Cambria" w:hAnsi="Cambria"/>
        </w:rPr>
      </w:pPr>
      <w:r w:rsidRPr="00A17A95">
        <w:rPr>
          <w:rFonts w:ascii="Cambria" w:hAnsi="Cambria"/>
        </w:rPr>
        <w:t>Issue age limit</w:t>
      </w:r>
      <w:r w:rsidR="00063343" w:rsidRPr="00A17A95">
        <w:rPr>
          <w:rFonts w:ascii="Cambria" w:hAnsi="Cambria"/>
        </w:rPr>
        <w:tab/>
      </w:r>
      <w:r w:rsidR="00063343" w:rsidRPr="00A17A95">
        <w:rPr>
          <w:rFonts w:ascii="Cambria" w:hAnsi="Cambria"/>
        </w:rPr>
        <w:tab/>
        <w:t>18</w:t>
      </w:r>
      <w:r w:rsidRPr="00A17A95">
        <w:rPr>
          <w:rFonts w:ascii="Cambria" w:hAnsi="Cambria"/>
        </w:rPr>
        <w:t xml:space="preserve"> – 55 years</w:t>
      </w:r>
    </w:p>
    <w:p w:rsidR="006E7089" w:rsidRPr="00A17A95" w:rsidRDefault="006E7089" w:rsidP="00092462">
      <w:pPr>
        <w:spacing w:line="360" w:lineRule="auto"/>
        <w:rPr>
          <w:rFonts w:ascii="Cambria" w:hAnsi="Cambria"/>
        </w:rPr>
      </w:pPr>
      <w:r w:rsidRPr="00A17A95">
        <w:rPr>
          <w:rFonts w:ascii="Cambria" w:hAnsi="Cambria"/>
        </w:rPr>
        <w:t>Policy automatically expires at age 60</w:t>
      </w:r>
    </w:p>
    <w:p w:rsidR="00C72209" w:rsidRPr="00A17A95" w:rsidRDefault="00C72209" w:rsidP="00092462">
      <w:pPr>
        <w:spacing w:line="360" w:lineRule="auto"/>
        <w:rPr>
          <w:rFonts w:ascii="Cambria" w:hAnsi="Cambria"/>
        </w:rPr>
      </w:pPr>
      <w:r w:rsidRPr="00A17A95">
        <w:rPr>
          <w:rFonts w:ascii="Cambria" w:hAnsi="Cambria"/>
        </w:rPr>
        <w:t xml:space="preserve">The term of the policy is restricted </w:t>
      </w:r>
    </w:p>
    <w:p w:rsidR="006E7089" w:rsidRPr="00A17A95" w:rsidRDefault="006E7089" w:rsidP="00092462">
      <w:pPr>
        <w:spacing w:line="360" w:lineRule="auto"/>
        <w:rPr>
          <w:rFonts w:ascii="Cambria" w:hAnsi="Cambria"/>
        </w:rPr>
      </w:pPr>
      <w:r w:rsidRPr="00A17A95">
        <w:rPr>
          <w:rFonts w:ascii="Cambria" w:hAnsi="Cambria"/>
        </w:rPr>
        <w:t>Minimum Sum Assured</w:t>
      </w:r>
      <w:r w:rsidRPr="00A17A95">
        <w:rPr>
          <w:rFonts w:ascii="Cambria" w:hAnsi="Cambria"/>
        </w:rPr>
        <w:tab/>
        <w:t>GHC1, 000</w:t>
      </w:r>
    </w:p>
    <w:p w:rsidR="00CB448F" w:rsidRPr="00A17A95" w:rsidRDefault="00CB448F" w:rsidP="00CB448F">
      <w:pPr>
        <w:pStyle w:val="Heading2"/>
        <w:rPr>
          <w:rFonts w:ascii="Cambria" w:hAnsi="Cambria"/>
        </w:rPr>
      </w:pPr>
      <w:bookmarkStart w:id="117" w:name="_Toc371586332"/>
      <w:r w:rsidRPr="00A17A95">
        <w:rPr>
          <w:rFonts w:ascii="Cambria" w:hAnsi="Cambria"/>
        </w:rPr>
        <w:t>Multi-purpose Financial Plan (EMFP)</w:t>
      </w:r>
      <w:bookmarkEnd w:id="117"/>
    </w:p>
    <w:p w:rsidR="00CB448F" w:rsidRPr="00A17A95" w:rsidRDefault="00CB448F" w:rsidP="00CB448F">
      <w:pPr>
        <w:pStyle w:val="Heading3"/>
        <w:rPr>
          <w:rFonts w:ascii="Cambria" w:hAnsi="Cambria"/>
        </w:rPr>
      </w:pPr>
      <w:bookmarkStart w:id="118" w:name="_Toc371586333"/>
      <w:r w:rsidRPr="00A17A95">
        <w:rPr>
          <w:rFonts w:ascii="Cambria" w:hAnsi="Cambria"/>
        </w:rPr>
        <w:t>Product Summary</w:t>
      </w:r>
      <w:bookmarkEnd w:id="118"/>
    </w:p>
    <w:p w:rsidR="00CB448F" w:rsidRPr="00A17A95" w:rsidRDefault="00CB448F" w:rsidP="00092462">
      <w:pPr>
        <w:spacing w:line="360" w:lineRule="auto"/>
        <w:rPr>
          <w:rFonts w:ascii="Cambria" w:hAnsi="Cambria"/>
        </w:rPr>
      </w:pPr>
      <w:r w:rsidRPr="00A17A95">
        <w:rPr>
          <w:rFonts w:ascii="Cambria" w:hAnsi="Cambria"/>
        </w:rPr>
        <w:t xml:space="preserve">The Express Multi-Purpose Financial Plan is an investment linked micro insurance product which provides a combination of Term Life (with minimum sum assured of GHC1, 000) and investment fund for the insured. </w:t>
      </w:r>
    </w:p>
    <w:p w:rsidR="00CB448F" w:rsidRPr="00A17A95" w:rsidRDefault="00CB448F" w:rsidP="00092462">
      <w:pPr>
        <w:spacing w:line="360" w:lineRule="auto"/>
        <w:rPr>
          <w:rFonts w:ascii="Cambria" w:hAnsi="Cambria"/>
        </w:rPr>
      </w:pPr>
    </w:p>
    <w:p w:rsidR="00CB448F" w:rsidRPr="00A17A95" w:rsidRDefault="00CB448F" w:rsidP="00092462">
      <w:pPr>
        <w:spacing w:line="360" w:lineRule="auto"/>
        <w:rPr>
          <w:rFonts w:ascii="Cambria" w:hAnsi="Cambria"/>
        </w:rPr>
      </w:pPr>
      <w:r w:rsidRPr="00A17A95">
        <w:rPr>
          <w:rFonts w:ascii="Cambria" w:hAnsi="Cambria"/>
        </w:rPr>
        <w:t>If the insured survive the term of the policy, a maturity value equal to the full Accumulated Value, net of any indebtedness</w:t>
      </w:r>
      <w:r w:rsidR="00DA7D19" w:rsidRPr="00A17A95">
        <w:rPr>
          <w:rFonts w:ascii="Cambria" w:hAnsi="Cambria"/>
        </w:rPr>
        <w:t xml:space="preserve"> (O/S Loan</w:t>
      </w:r>
      <w:r w:rsidR="00D82538">
        <w:rPr>
          <w:rFonts w:ascii="Cambria" w:hAnsi="Cambria"/>
        </w:rPr>
        <w:t xml:space="preserve"> balance(</w:t>
      </w:r>
      <w:r w:rsidR="00D82538" w:rsidRPr="00D82538">
        <w:rPr>
          <w:rFonts w:ascii="Cambria" w:hAnsi="Cambria"/>
          <w:i/>
        </w:rPr>
        <w:t>inclusive of interest</w:t>
      </w:r>
      <w:r w:rsidR="00D82538">
        <w:rPr>
          <w:rFonts w:ascii="Cambria" w:hAnsi="Cambria"/>
        </w:rPr>
        <w:t>))</w:t>
      </w:r>
      <w:r w:rsidRPr="00A17A95">
        <w:rPr>
          <w:rFonts w:ascii="Cambria" w:hAnsi="Cambria"/>
        </w:rPr>
        <w:t xml:space="preserve"> is paid.</w:t>
      </w:r>
    </w:p>
    <w:p w:rsidR="00CB448F" w:rsidRPr="00A17A95" w:rsidRDefault="00CB448F" w:rsidP="00092462">
      <w:pPr>
        <w:spacing w:line="360" w:lineRule="auto"/>
        <w:rPr>
          <w:rFonts w:ascii="Cambria" w:hAnsi="Cambria"/>
        </w:rPr>
      </w:pPr>
    </w:p>
    <w:p w:rsidR="00CB448F" w:rsidRPr="00A17A95" w:rsidRDefault="00CB448F" w:rsidP="00092462">
      <w:pPr>
        <w:spacing w:line="360" w:lineRule="auto"/>
        <w:rPr>
          <w:rFonts w:ascii="Cambria" w:hAnsi="Cambria"/>
        </w:rPr>
      </w:pPr>
      <w:r w:rsidRPr="00A17A95">
        <w:rPr>
          <w:rFonts w:ascii="Cambria" w:hAnsi="Cambria"/>
        </w:rPr>
        <w:t>If death occurs before maturity, the Sum Assured plus the accumulated value in the investment fund at the time of death is paid to the beneficiaries of the insured.</w:t>
      </w:r>
    </w:p>
    <w:p w:rsidR="00CB448F" w:rsidRPr="00A17A95" w:rsidRDefault="00CB448F" w:rsidP="00092462">
      <w:pPr>
        <w:spacing w:line="360" w:lineRule="auto"/>
        <w:rPr>
          <w:rFonts w:ascii="Cambria" w:hAnsi="Cambria"/>
        </w:rPr>
      </w:pPr>
    </w:p>
    <w:p w:rsidR="00CB448F" w:rsidRPr="00A17A95" w:rsidRDefault="00CB448F" w:rsidP="00092462">
      <w:pPr>
        <w:spacing w:line="360" w:lineRule="auto"/>
        <w:rPr>
          <w:rFonts w:ascii="Cambria" w:hAnsi="Cambria"/>
        </w:rPr>
      </w:pPr>
      <w:r w:rsidRPr="00A17A95">
        <w:rPr>
          <w:rFonts w:ascii="Cambria" w:hAnsi="Cambria"/>
        </w:rPr>
        <w:t>The term periods available are;</w:t>
      </w:r>
    </w:p>
    <w:p w:rsidR="00CB448F" w:rsidRPr="00A17A95" w:rsidRDefault="00CB448F" w:rsidP="00E259CB">
      <w:pPr>
        <w:pStyle w:val="ListParagraph"/>
        <w:numPr>
          <w:ilvl w:val="0"/>
          <w:numId w:val="41"/>
        </w:numPr>
        <w:rPr>
          <w:rFonts w:ascii="Cambria" w:hAnsi="Cambria"/>
        </w:rPr>
      </w:pPr>
      <w:r w:rsidRPr="00A17A95">
        <w:rPr>
          <w:rFonts w:ascii="Cambria" w:hAnsi="Cambria"/>
        </w:rPr>
        <w:t>5-years</w:t>
      </w:r>
    </w:p>
    <w:p w:rsidR="004E2823" w:rsidRPr="00A17A95" w:rsidRDefault="00CB448F" w:rsidP="00E259CB">
      <w:pPr>
        <w:pStyle w:val="ListParagraph"/>
        <w:numPr>
          <w:ilvl w:val="0"/>
          <w:numId w:val="41"/>
        </w:numPr>
        <w:rPr>
          <w:rFonts w:ascii="Cambria" w:hAnsi="Cambria"/>
        </w:rPr>
      </w:pPr>
      <w:r w:rsidRPr="00A17A95">
        <w:rPr>
          <w:rFonts w:ascii="Cambria" w:hAnsi="Cambria"/>
        </w:rPr>
        <w:t>10-years</w:t>
      </w:r>
    </w:p>
    <w:p w:rsidR="00CB448F" w:rsidRPr="00A17A95" w:rsidRDefault="00CB448F" w:rsidP="00E259CB">
      <w:pPr>
        <w:pStyle w:val="ListParagraph"/>
        <w:numPr>
          <w:ilvl w:val="0"/>
          <w:numId w:val="41"/>
        </w:numPr>
        <w:rPr>
          <w:rFonts w:ascii="Cambria" w:hAnsi="Cambria"/>
        </w:rPr>
      </w:pPr>
      <w:r w:rsidRPr="00A17A95">
        <w:rPr>
          <w:rFonts w:ascii="Cambria" w:hAnsi="Cambria"/>
        </w:rPr>
        <w:t>15-years</w:t>
      </w:r>
    </w:p>
    <w:p w:rsidR="00CB448F" w:rsidRPr="00A17A95" w:rsidRDefault="00CB448F" w:rsidP="00E259CB">
      <w:pPr>
        <w:pStyle w:val="ListParagraph"/>
        <w:numPr>
          <w:ilvl w:val="0"/>
          <w:numId w:val="41"/>
        </w:numPr>
        <w:rPr>
          <w:rFonts w:ascii="Cambria" w:hAnsi="Cambria"/>
        </w:rPr>
      </w:pPr>
      <w:r w:rsidRPr="00A17A95">
        <w:rPr>
          <w:rFonts w:ascii="Cambria" w:hAnsi="Cambria"/>
        </w:rPr>
        <w:t>20-years</w:t>
      </w:r>
    </w:p>
    <w:p w:rsidR="00CB448F" w:rsidRPr="00A17A95" w:rsidRDefault="00CB448F" w:rsidP="00092462">
      <w:pPr>
        <w:spacing w:line="360" w:lineRule="auto"/>
        <w:rPr>
          <w:rFonts w:ascii="Cambria" w:hAnsi="Cambria"/>
        </w:rPr>
      </w:pPr>
      <w:r w:rsidRPr="00A17A95">
        <w:rPr>
          <w:rFonts w:ascii="Cambria" w:hAnsi="Cambria"/>
        </w:rPr>
        <w:t>A guaranteed interest rate of 5% per annum.</w:t>
      </w:r>
    </w:p>
    <w:p w:rsidR="00CB448F" w:rsidRPr="00A17A95" w:rsidRDefault="00CB448F" w:rsidP="00E03136">
      <w:pPr>
        <w:pStyle w:val="Heading3"/>
        <w:rPr>
          <w:rFonts w:ascii="Cambria" w:hAnsi="Cambria"/>
        </w:rPr>
      </w:pPr>
      <w:bookmarkStart w:id="119" w:name="_Toc371586334"/>
      <w:r w:rsidRPr="00A17A95">
        <w:rPr>
          <w:rFonts w:ascii="Cambria" w:hAnsi="Cambria"/>
        </w:rPr>
        <w:lastRenderedPageBreak/>
        <w:t>Death benefit</w:t>
      </w:r>
      <w:bookmarkEnd w:id="119"/>
    </w:p>
    <w:p w:rsidR="00CB448F" w:rsidRPr="00A17A95" w:rsidRDefault="00CB448F" w:rsidP="00092462">
      <w:pPr>
        <w:spacing w:line="360" w:lineRule="auto"/>
        <w:rPr>
          <w:rFonts w:ascii="Cambria" w:hAnsi="Cambria"/>
        </w:rPr>
      </w:pPr>
      <w:r w:rsidRPr="00A17A95">
        <w:rPr>
          <w:rFonts w:ascii="Cambria" w:hAnsi="Cambria"/>
        </w:rPr>
        <w:t>Death benefit = (Sum Assured + Accumulated fund value) – any indebtedness</w:t>
      </w:r>
      <w:r w:rsidR="00D82538">
        <w:rPr>
          <w:rFonts w:ascii="Cambria" w:hAnsi="Cambria"/>
        </w:rPr>
        <w:t>(Charge)</w:t>
      </w:r>
    </w:p>
    <w:p w:rsidR="00CB448F" w:rsidRPr="00A17A95" w:rsidRDefault="00CB448F" w:rsidP="00E03136">
      <w:pPr>
        <w:pStyle w:val="Heading3"/>
        <w:rPr>
          <w:rFonts w:ascii="Cambria" w:hAnsi="Cambria"/>
        </w:rPr>
      </w:pPr>
      <w:bookmarkStart w:id="120" w:name="_Toc371586335"/>
      <w:r w:rsidRPr="00A17A95">
        <w:rPr>
          <w:rFonts w:ascii="Cambria" w:hAnsi="Cambria"/>
        </w:rPr>
        <w:t>Maturity Value</w:t>
      </w:r>
      <w:bookmarkEnd w:id="120"/>
    </w:p>
    <w:p w:rsidR="00CB448F" w:rsidRPr="00A17A95" w:rsidRDefault="00CB448F" w:rsidP="00092462">
      <w:pPr>
        <w:spacing w:line="360" w:lineRule="auto"/>
        <w:rPr>
          <w:rFonts w:ascii="Cambria" w:hAnsi="Cambria"/>
        </w:rPr>
      </w:pPr>
      <w:r w:rsidRPr="00A17A95">
        <w:rPr>
          <w:rFonts w:ascii="Cambria" w:hAnsi="Cambria"/>
        </w:rPr>
        <w:t>Maturity Value = Accumulated Value in the investment fund</w:t>
      </w:r>
    </w:p>
    <w:p w:rsidR="00CB448F" w:rsidRPr="00A17A95" w:rsidRDefault="00CB448F" w:rsidP="00E03136">
      <w:pPr>
        <w:pStyle w:val="Heading3"/>
        <w:rPr>
          <w:rFonts w:ascii="Cambria" w:hAnsi="Cambria"/>
        </w:rPr>
      </w:pPr>
      <w:bookmarkStart w:id="121" w:name="_Toc371586336"/>
      <w:r w:rsidRPr="00A17A95">
        <w:rPr>
          <w:rFonts w:ascii="Cambria" w:hAnsi="Cambria"/>
        </w:rPr>
        <w:t>Policy Value</w:t>
      </w:r>
      <w:bookmarkEnd w:id="121"/>
    </w:p>
    <w:p w:rsidR="00CB448F" w:rsidRPr="00A17A95" w:rsidDel="002A39B3" w:rsidRDefault="00CB448F" w:rsidP="00092462">
      <w:pPr>
        <w:spacing w:line="360" w:lineRule="auto"/>
        <w:rPr>
          <w:del w:id="122" w:author="UNDERWRITER" w:date="2013-11-12T13:02:00Z"/>
          <w:rFonts w:ascii="Cambria" w:hAnsi="Cambria"/>
        </w:rPr>
      </w:pPr>
    </w:p>
    <w:p w:rsidR="00CB448F" w:rsidRPr="00A17A95" w:rsidRDefault="00CB448F" w:rsidP="00092462">
      <w:pPr>
        <w:spacing w:line="360" w:lineRule="auto"/>
        <w:rPr>
          <w:rFonts w:ascii="Cambria" w:hAnsi="Cambria"/>
        </w:rPr>
      </w:pPr>
      <w:r w:rsidRPr="00A17A95">
        <w:rPr>
          <w:rFonts w:ascii="Cambria" w:hAnsi="Cambria"/>
        </w:rPr>
        <w:t>Investment Fund</w:t>
      </w:r>
    </w:p>
    <w:p w:rsidR="00CB448F" w:rsidRPr="00A17A95" w:rsidRDefault="00CB448F" w:rsidP="00092462">
      <w:pPr>
        <w:spacing w:line="360" w:lineRule="auto"/>
        <w:rPr>
          <w:rFonts w:ascii="Cambria" w:hAnsi="Cambria"/>
        </w:rPr>
      </w:pPr>
    </w:p>
    <w:p w:rsidR="00CB448F" w:rsidRPr="00A17A95" w:rsidRDefault="00CB448F" w:rsidP="00E259CB">
      <w:pPr>
        <w:pStyle w:val="ListParagraph"/>
        <w:numPr>
          <w:ilvl w:val="0"/>
          <w:numId w:val="35"/>
        </w:numPr>
        <w:rPr>
          <w:rFonts w:ascii="Cambria" w:hAnsi="Cambria"/>
          <w:sz w:val="24"/>
          <w:szCs w:val="24"/>
        </w:rPr>
      </w:pPr>
      <w:r w:rsidRPr="00A17A95">
        <w:rPr>
          <w:rFonts w:ascii="Cambria" w:hAnsi="Cambria"/>
          <w:sz w:val="24"/>
          <w:szCs w:val="24"/>
        </w:rPr>
        <w:t xml:space="preserve">An initial set-up cost charge of GH¢ 50 will apply for policies that pay monthly premium less than GH¢ 25 and GH¢150 for monthly premium above GH¢25. </w:t>
      </w:r>
    </w:p>
    <w:p w:rsidR="00CB448F" w:rsidRPr="00A17A95" w:rsidRDefault="00CB448F" w:rsidP="00E259CB">
      <w:pPr>
        <w:pStyle w:val="ListParagraph"/>
        <w:numPr>
          <w:ilvl w:val="0"/>
          <w:numId w:val="35"/>
        </w:numPr>
        <w:spacing w:after="0" w:line="360" w:lineRule="auto"/>
        <w:contextualSpacing/>
        <w:jc w:val="both"/>
        <w:rPr>
          <w:rFonts w:ascii="Cambria" w:hAnsi="Cambria"/>
          <w:sz w:val="24"/>
          <w:szCs w:val="24"/>
        </w:rPr>
      </w:pPr>
      <w:r w:rsidRPr="00A17A95">
        <w:rPr>
          <w:rFonts w:ascii="Cambria" w:hAnsi="Cambria"/>
          <w:sz w:val="24"/>
          <w:szCs w:val="24"/>
        </w:rPr>
        <w:t>A monthly policy fee of GH¢ 1.00</w:t>
      </w:r>
    </w:p>
    <w:p w:rsidR="00CB448F" w:rsidRPr="00A17A95" w:rsidRDefault="00CB448F" w:rsidP="00CB448F">
      <w:pPr>
        <w:spacing w:line="360" w:lineRule="auto"/>
        <w:ind w:left="360"/>
        <w:contextualSpacing/>
        <w:jc w:val="both"/>
        <w:rPr>
          <w:rFonts w:ascii="Cambria" w:hAnsi="Cambria"/>
        </w:rPr>
      </w:pPr>
      <w:r w:rsidRPr="00A17A95">
        <w:rPr>
          <w:rFonts w:ascii="Cambria" w:hAnsi="Cambria"/>
        </w:rPr>
        <w:t>Monthly mortality charge Mortality Charge = Sum Assured * Annual Premium Rate * Modal Factor/1000</w:t>
      </w:r>
    </w:p>
    <w:p w:rsidR="00CB448F" w:rsidRPr="00A17A95" w:rsidRDefault="00CB448F" w:rsidP="00E259CB">
      <w:pPr>
        <w:pStyle w:val="ListParagraph"/>
        <w:numPr>
          <w:ilvl w:val="0"/>
          <w:numId w:val="35"/>
        </w:numPr>
        <w:spacing w:after="0" w:line="360" w:lineRule="auto"/>
        <w:contextualSpacing/>
        <w:jc w:val="both"/>
        <w:rPr>
          <w:rFonts w:ascii="Cambria" w:hAnsi="Cambria"/>
          <w:sz w:val="24"/>
          <w:szCs w:val="24"/>
        </w:rPr>
      </w:pPr>
      <w:r w:rsidRPr="00A17A95">
        <w:rPr>
          <w:rFonts w:ascii="Cambria" w:hAnsi="Cambria"/>
          <w:sz w:val="24"/>
          <w:szCs w:val="24"/>
        </w:rPr>
        <w:t>An annual management fee of 2.5%</w:t>
      </w:r>
    </w:p>
    <w:p w:rsidR="00CB448F" w:rsidRPr="00A17A95" w:rsidRDefault="00CB448F" w:rsidP="00E259CB">
      <w:pPr>
        <w:pStyle w:val="ListParagraph"/>
        <w:numPr>
          <w:ilvl w:val="0"/>
          <w:numId w:val="35"/>
        </w:numPr>
        <w:spacing w:after="0" w:line="360" w:lineRule="auto"/>
        <w:contextualSpacing/>
        <w:jc w:val="both"/>
        <w:rPr>
          <w:rFonts w:ascii="Cambria" w:hAnsi="Cambria"/>
          <w:sz w:val="24"/>
          <w:szCs w:val="24"/>
        </w:rPr>
      </w:pPr>
      <w:r w:rsidRPr="00A17A95">
        <w:rPr>
          <w:rFonts w:ascii="Cambria" w:hAnsi="Cambria"/>
          <w:sz w:val="24"/>
          <w:szCs w:val="24"/>
        </w:rPr>
        <w:t xml:space="preserve">Allocation rates are 87.5% in Year 1, 92.5% in Year 2 and 95% from Year 3+ of </w:t>
      </w:r>
      <w:r w:rsidR="00927900" w:rsidRPr="00A17A95">
        <w:rPr>
          <w:rFonts w:ascii="Cambria" w:hAnsi="Cambria"/>
          <w:sz w:val="24"/>
          <w:szCs w:val="24"/>
        </w:rPr>
        <w:t>Investment contribution</w:t>
      </w:r>
    </w:p>
    <w:p w:rsidR="00CB448F" w:rsidRPr="00A17A95" w:rsidRDefault="00CB448F" w:rsidP="00E259CB">
      <w:pPr>
        <w:pStyle w:val="ListParagraph"/>
        <w:numPr>
          <w:ilvl w:val="0"/>
          <w:numId w:val="33"/>
        </w:numPr>
        <w:spacing w:after="0" w:line="360" w:lineRule="auto"/>
        <w:ind w:left="720"/>
        <w:contextualSpacing/>
        <w:jc w:val="both"/>
        <w:rPr>
          <w:rFonts w:ascii="Cambria" w:hAnsi="Cambria"/>
          <w:sz w:val="24"/>
          <w:szCs w:val="24"/>
        </w:rPr>
      </w:pPr>
      <w:r w:rsidRPr="00A17A95">
        <w:rPr>
          <w:rFonts w:ascii="Cambria" w:hAnsi="Cambria"/>
          <w:sz w:val="24"/>
          <w:szCs w:val="24"/>
        </w:rPr>
        <w:t>Interest to be credited on the account will be declared based on interest earned on the policyholders’ fund subject to a guaranteed minimum of 5%</w:t>
      </w:r>
      <w:r w:rsidR="000A7C2B" w:rsidRPr="00A17A95">
        <w:rPr>
          <w:rFonts w:ascii="Cambria" w:hAnsi="Cambria"/>
          <w:sz w:val="24"/>
          <w:szCs w:val="24"/>
        </w:rPr>
        <w:t xml:space="preserve"> per annum</w:t>
      </w:r>
      <w:r w:rsidRPr="00A17A95">
        <w:rPr>
          <w:rFonts w:ascii="Cambria" w:hAnsi="Cambria"/>
          <w:sz w:val="24"/>
          <w:szCs w:val="24"/>
        </w:rPr>
        <w:t>.</w:t>
      </w:r>
    </w:p>
    <w:p w:rsidR="00CB448F" w:rsidRPr="00A17A95" w:rsidRDefault="00CB448F" w:rsidP="00CB448F">
      <w:pPr>
        <w:pStyle w:val="ListParagraph"/>
        <w:contextualSpacing/>
        <w:jc w:val="both"/>
        <w:rPr>
          <w:rFonts w:ascii="Cambria" w:hAnsi="Cambria"/>
          <w:sz w:val="24"/>
          <w:szCs w:val="24"/>
        </w:rPr>
      </w:pPr>
      <w:r w:rsidRPr="00A17A95">
        <w:rPr>
          <w:rFonts w:ascii="Cambria" w:hAnsi="Cambria"/>
          <w:sz w:val="24"/>
          <w:szCs w:val="24"/>
        </w:rPr>
        <w:t>Policy fee and mortality charge will be deducted monthly irrespective of premium payment once the policy is in force.</w:t>
      </w:r>
    </w:p>
    <w:p w:rsidR="00CB448F" w:rsidRPr="00A17A95" w:rsidRDefault="00CB448F" w:rsidP="00CB448F">
      <w:pPr>
        <w:pStyle w:val="ListParagraph"/>
        <w:contextualSpacing/>
        <w:jc w:val="both"/>
        <w:rPr>
          <w:rFonts w:ascii="Cambria" w:hAnsi="Cambria"/>
          <w:sz w:val="24"/>
          <w:szCs w:val="24"/>
        </w:rPr>
      </w:pPr>
    </w:p>
    <w:p w:rsidR="00CB448F" w:rsidRPr="00A17A95" w:rsidRDefault="00CB448F" w:rsidP="00CB448F">
      <w:pPr>
        <w:pStyle w:val="ListParagraph"/>
        <w:contextualSpacing/>
        <w:jc w:val="both"/>
        <w:rPr>
          <w:rFonts w:ascii="Cambria" w:hAnsi="Cambria"/>
          <w:sz w:val="24"/>
          <w:szCs w:val="24"/>
        </w:rPr>
      </w:pPr>
      <w:r w:rsidRPr="00A17A95">
        <w:rPr>
          <w:rFonts w:ascii="Cambria" w:hAnsi="Cambria"/>
          <w:sz w:val="24"/>
          <w:szCs w:val="24"/>
        </w:rPr>
        <w:t xml:space="preserve">Polices with three consecutive months of missed premium will lapse with a twelve (12) month reinstatement period. </w:t>
      </w:r>
    </w:p>
    <w:p w:rsidR="00CB448F" w:rsidRPr="00A17A95" w:rsidRDefault="00CB448F" w:rsidP="00CB448F">
      <w:pPr>
        <w:ind w:left="720"/>
        <w:rPr>
          <w:rFonts w:ascii="Cambria" w:hAnsi="Cambria"/>
          <w:b/>
        </w:rPr>
      </w:pPr>
      <w:r w:rsidRPr="00A17A95">
        <w:rPr>
          <w:rFonts w:ascii="Cambria" w:hAnsi="Cambria"/>
          <w:b/>
        </w:rPr>
        <w:t>Active Policies with risk liability will comprise of the following categories:</w:t>
      </w:r>
    </w:p>
    <w:p w:rsidR="00CB448F" w:rsidRPr="00A17A95" w:rsidRDefault="00CB448F" w:rsidP="00CB448F">
      <w:pPr>
        <w:ind w:left="720"/>
        <w:rPr>
          <w:rFonts w:ascii="Cambria" w:hAnsi="Cambria"/>
        </w:rPr>
      </w:pPr>
    </w:p>
    <w:p w:rsidR="00CB448F" w:rsidRPr="00A17A95" w:rsidRDefault="00CB448F" w:rsidP="00E259CB">
      <w:pPr>
        <w:pStyle w:val="ListParagraph"/>
        <w:numPr>
          <w:ilvl w:val="0"/>
          <w:numId w:val="33"/>
        </w:numPr>
        <w:rPr>
          <w:rFonts w:ascii="Cambria" w:hAnsi="Cambria"/>
          <w:sz w:val="24"/>
          <w:szCs w:val="24"/>
        </w:rPr>
      </w:pPr>
      <w:r w:rsidRPr="00A17A95">
        <w:rPr>
          <w:rFonts w:ascii="Cambria" w:hAnsi="Cambria"/>
          <w:sz w:val="24"/>
          <w:szCs w:val="24"/>
        </w:rPr>
        <w:t>Policies that have not lapsed (see lapse rule) irrespective of account balance.</w:t>
      </w:r>
    </w:p>
    <w:p w:rsidR="00CB448F" w:rsidRPr="00A17A95" w:rsidRDefault="00CB448F" w:rsidP="00CB448F">
      <w:pPr>
        <w:ind w:left="720"/>
        <w:rPr>
          <w:rFonts w:ascii="Cambria" w:hAnsi="Cambria"/>
        </w:rPr>
      </w:pPr>
    </w:p>
    <w:p w:rsidR="00CB448F" w:rsidRPr="00A17A95" w:rsidRDefault="00CB448F" w:rsidP="00E259CB">
      <w:pPr>
        <w:pStyle w:val="ListParagraph"/>
        <w:numPr>
          <w:ilvl w:val="0"/>
          <w:numId w:val="33"/>
        </w:numPr>
        <w:rPr>
          <w:rFonts w:ascii="Cambria" w:hAnsi="Cambria"/>
          <w:sz w:val="24"/>
          <w:szCs w:val="24"/>
        </w:rPr>
      </w:pPr>
      <w:r w:rsidRPr="00A17A95">
        <w:rPr>
          <w:rFonts w:ascii="Cambria" w:hAnsi="Cambria"/>
          <w:sz w:val="24"/>
          <w:szCs w:val="24"/>
        </w:rPr>
        <w:t>Policies that have lapsed but are in the reinstatement period with positive account balance. These will be in a self-funding status; Mortality charge and policy fee will be deducted from the account balance monthly.</w:t>
      </w:r>
    </w:p>
    <w:p w:rsidR="00CB448F" w:rsidRPr="00A17A95" w:rsidRDefault="00CB448F" w:rsidP="00CB448F">
      <w:pPr>
        <w:ind w:left="720"/>
        <w:rPr>
          <w:rFonts w:ascii="Cambria" w:hAnsi="Cambria"/>
          <w:b/>
        </w:rPr>
      </w:pPr>
      <w:r w:rsidRPr="00A17A95">
        <w:rPr>
          <w:rFonts w:ascii="Cambria" w:hAnsi="Cambria"/>
          <w:b/>
        </w:rPr>
        <w:t>Inactive Policies with no risk liability will comprise of the following categories:</w:t>
      </w:r>
    </w:p>
    <w:p w:rsidR="00CB448F" w:rsidRPr="00A17A95" w:rsidRDefault="00CB448F" w:rsidP="00CB448F">
      <w:pPr>
        <w:ind w:left="720"/>
        <w:rPr>
          <w:rFonts w:ascii="Cambria" w:hAnsi="Cambria"/>
        </w:rPr>
      </w:pPr>
    </w:p>
    <w:p w:rsidR="00CB448F" w:rsidRPr="00A17A95" w:rsidRDefault="00CB448F" w:rsidP="00E259CB">
      <w:pPr>
        <w:pStyle w:val="ListParagraph"/>
        <w:numPr>
          <w:ilvl w:val="0"/>
          <w:numId w:val="33"/>
        </w:numPr>
        <w:rPr>
          <w:rFonts w:ascii="Cambria" w:hAnsi="Cambria"/>
          <w:sz w:val="24"/>
          <w:szCs w:val="24"/>
        </w:rPr>
      </w:pPr>
      <w:r w:rsidRPr="00A17A95">
        <w:rPr>
          <w:rFonts w:ascii="Cambria" w:hAnsi="Cambria"/>
          <w:sz w:val="24"/>
          <w:szCs w:val="24"/>
        </w:rPr>
        <w:lastRenderedPageBreak/>
        <w:t>Policies that have lapsed beyond reinstatement but with positive account balances. These will be put on a paid up status. Liability will only be the account balance.</w:t>
      </w:r>
    </w:p>
    <w:p w:rsidR="00CB448F" w:rsidRPr="00A17A95" w:rsidRDefault="00CB448F" w:rsidP="00CB448F">
      <w:pPr>
        <w:ind w:left="720"/>
        <w:rPr>
          <w:rFonts w:ascii="Cambria" w:hAnsi="Cambria"/>
        </w:rPr>
      </w:pPr>
    </w:p>
    <w:p w:rsidR="00CB448F" w:rsidRPr="00A17A95" w:rsidRDefault="00CB448F" w:rsidP="00E259CB">
      <w:pPr>
        <w:pStyle w:val="ListParagraph"/>
        <w:numPr>
          <w:ilvl w:val="0"/>
          <w:numId w:val="33"/>
        </w:numPr>
        <w:rPr>
          <w:rFonts w:ascii="Cambria" w:hAnsi="Cambria"/>
          <w:sz w:val="24"/>
          <w:szCs w:val="24"/>
        </w:rPr>
      </w:pPr>
      <w:r w:rsidRPr="00A17A95">
        <w:rPr>
          <w:rFonts w:ascii="Cambria" w:hAnsi="Cambria"/>
          <w:sz w:val="24"/>
          <w:szCs w:val="24"/>
        </w:rPr>
        <w:t xml:space="preserve">Policies that have lapsed and within the reinstatement period but with no positive account balances </w:t>
      </w:r>
    </w:p>
    <w:p w:rsidR="00CB448F" w:rsidRPr="00A17A95" w:rsidRDefault="00CB448F" w:rsidP="00E03136">
      <w:pPr>
        <w:pStyle w:val="Heading3"/>
        <w:rPr>
          <w:rFonts w:ascii="Cambria" w:hAnsi="Cambria"/>
        </w:rPr>
      </w:pPr>
      <w:bookmarkStart w:id="123" w:name="_Toc371586337"/>
      <w:r w:rsidRPr="00A17A95">
        <w:rPr>
          <w:rFonts w:ascii="Cambria" w:hAnsi="Cambria"/>
        </w:rPr>
        <w:t>Premium Payable</w:t>
      </w:r>
      <w:bookmarkEnd w:id="123"/>
    </w:p>
    <w:p w:rsidR="00CB448F" w:rsidRPr="00A17A95" w:rsidRDefault="00CB448F" w:rsidP="00092462">
      <w:pPr>
        <w:spacing w:line="360" w:lineRule="auto"/>
        <w:rPr>
          <w:rFonts w:ascii="Cambria" w:hAnsi="Cambria"/>
        </w:rPr>
      </w:pPr>
      <w:r w:rsidRPr="00A17A95">
        <w:rPr>
          <w:rFonts w:ascii="Cambria" w:hAnsi="Cambria"/>
        </w:rPr>
        <w:t>The monthly payable comprises of the investment contribution, policy fee and the risk premium</w:t>
      </w:r>
    </w:p>
    <w:p w:rsidR="00E03136" w:rsidRPr="00A17A95" w:rsidRDefault="00E03136" w:rsidP="00092462">
      <w:pPr>
        <w:spacing w:line="360" w:lineRule="auto"/>
        <w:rPr>
          <w:rFonts w:ascii="Cambria" w:hAnsi="Cambria"/>
        </w:rPr>
      </w:pPr>
    </w:p>
    <w:p w:rsidR="00E03136" w:rsidRPr="00A17A95" w:rsidRDefault="00E03136" w:rsidP="00E03136">
      <w:pPr>
        <w:jc w:val="both"/>
        <w:rPr>
          <w:rFonts w:ascii="Cambria" w:hAnsi="Cambria" w:cs="Trebuchet MS"/>
          <w:b/>
          <w:bCs/>
          <w:iCs/>
        </w:rPr>
      </w:pPr>
      <w:r w:rsidRPr="00A17A95">
        <w:rPr>
          <w:rFonts w:ascii="Cambria" w:hAnsi="Cambria" w:cs="Trebuchet MS"/>
          <w:b/>
          <w:bCs/>
          <w:iCs/>
        </w:rPr>
        <w:t xml:space="preserve">Modal Risk Premium = (Sum Assured * Basic Rate/ Rate Division factor * Modal Factor) </w:t>
      </w:r>
    </w:p>
    <w:p w:rsidR="00E03136" w:rsidRPr="00A17A95" w:rsidRDefault="00E03136" w:rsidP="00E03136">
      <w:pPr>
        <w:jc w:val="both"/>
        <w:rPr>
          <w:rFonts w:ascii="Cambria" w:hAnsi="Cambria" w:cs="Trebuchet MS"/>
          <w:bCs/>
          <w:iCs/>
        </w:rPr>
      </w:pPr>
      <w:r w:rsidRPr="00A17A95">
        <w:rPr>
          <w:rFonts w:ascii="Cambria" w:hAnsi="Cambria" w:cs="Trebuchet MS"/>
          <w:bCs/>
          <w:iCs/>
        </w:rPr>
        <w:t>The rate table format will be based on the following parameters:-</w:t>
      </w:r>
    </w:p>
    <w:p w:rsidR="00E03136" w:rsidRPr="00A17A95" w:rsidRDefault="00E03136" w:rsidP="00E259CB">
      <w:pPr>
        <w:numPr>
          <w:ilvl w:val="0"/>
          <w:numId w:val="64"/>
        </w:numPr>
        <w:jc w:val="both"/>
        <w:rPr>
          <w:rFonts w:ascii="Cambria" w:hAnsi="Cambria"/>
        </w:rPr>
      </w:pPr>
      <w:r w:rsidRPr="00A17A95">
        <w:rPr>
          <w:rFonts w:ascii="Cambria" w:hAnsi="Cambria"/>
        </w:rPr>
        <w:t>Age</w:t>
      </w:r>
    </w:p>
    <w:p w:rsidR="00E03136" w:rsidRPr="00A17A95" w:rsidRDefault="00E03136" w:rsidP="00E259CB">
      <w:pPr>
        <w:numPr>
          <w:ilvl w:val="0"/>
          <w:numId w:val="64"/>
        </w:numPr>
        <w:jc w:val="both"/>
        <w:rPr>
          <w:rFonts w:ascii="Cambria" w:hAnsi="Cambria"/>
        </w:rPr>
      </w:pPr>
      <w:r w:rsidRPr="00A17A95">
        <w:rPr>
          <w:rFonts w:ascii="Cambria" w:hAnsi="Cambria"/>
        </w:rPr>
        <w:t>Term of the policy</w:t>
      </w:r>
    </w:p>
    <w:p w:rsidR="00E03136" w:rsidRPr="00A17A95" w:rsidRDefault="00E03136" w:rsidP="00E03136">
      <w:pPr>
        <w:jc w:val="both"/>
        <w:rPr>
          <w:rFonts w:ascii="Cambria" w:hAnsi="Cambria" w:cs="Trebuchet MS"/>
          <w:bCs/>
          <w:iCs/>
        </w:rPr>
      </w:pPr>
      <w:r w:rsidRPr="00A17A95">
        <w:rPr>
          <w:rFonts w:ascii="Cambria" w:hAnsi="Cambria" w:cs="Trebuchet MS"/>
          <w:bCs/>
          <w:iCs/>
        </w:rPr>
        <w:t>Rates are based on a table provided</w:t>
      </w:r>
    </w:p>
    <w:p w:rsidR="00E03136" w:rsidRPr="00A17A95" w:rsidRDefault="00E03136" w:rsidP="00E03136">
      <w:pPr>
        <w:jc w:val="both"/>
        <w:rPr>
          <w:rFonts w:ascii="Cambria" w:hAnsi="Cambria" w:cs="Trebuchet MS"/>
          <w:bCs/>
          <w:iCs/>
        </w:rPr>
      </w:pPr>
    </w:p>
    <w:p w:rsidR="00E03136" w:rsidRPr="00A17A95" w:rsidRDefault="00E03136" w:rsidP="00092462">
      <w:pPr>
        <w:spacing w:line="360" w:lineRule="auto"/>
        <w:jc w:val="both"/>
        <w:rPr>
          <w:rFonts w:ascii="Cambria" w:hAnsi="Cambria" w:cs="Trebuchet MS"/>
        </w:rPr>
      </w:pPr>
      <w:r w:rsidRPr="00A17A95">
        <w:rPr>
          <w:rFonts w:ascii="Cambria" w:hAnsi="Cambria" w:cs="Trebuchet MS"/>
          <w:b/>
          <w:bCs/>
        </w:rPr>
        <w:t>Monthly Premium:</w:t>
      </w:r>
      <w:r w:rsidRPr="00A17A95">
        <w:rPr>
          <w:rFonts w:ascii="Cambria" w:hAnsi="Cambria" w:cs="Trebuchet MS"/>
        </w:rPr>
        <w:t xml:space="preserve"> - Modal factor = 0.092</w:t>
      </w:r>
    </w:p>
    <w:p w:rsidR="00E03136" w:rsidRPr="00A17A95" w:rsidRDefault="00E03136" w:rsidP="00092462">
      <w:pPr>
        <w:spacing w:line="360" w:lineRule="auto"/>
        <w:jc w:val="both"/>
        <w:rPr>
          <w:rFonts w:ascii="Cambria" w:hAnsi="Cambria" w:cs="Trebuchet MS"/>
        </w:rPr>
      </w:pPr>
      <w:r w:rsidRPr="00A17A95">
        <w:rPr>
          <w:rFonts w:ascii="Cambria" w:hAnsi="Cambria" w:cs="Trebuchet MS"/>
          <w:b/>
          <w:bCs/>
        </w:rPr>
        <w:t>Quarterly Premium:</w:t>
      </w:r>
      <w:r w:rsidRPr="00A17A95">
        <w:rPr>
          <w:rFonts w:ascii="Cambria" w:hAnsi="Cambria" w:cs="Trebuchet MS"/>
        </w:rPr>
        <w:t xml:space="preserve"> - Modal factor = 0.265</w:t>
      </w:r>
    </w:p>
    <w:p w:rsidR="00E03136" w:rsidRPr="00A17A95" w:rsidRDefault="00E03136" w:rsidP="00092462">
      <w:pPr>
        <w:spacing w:line="360" w:lineRule="auto"/>
        <w:jc w:val="both"/>
        <w:rPr>
          <w:rFonts w:ascii="Cambria" w:hAnsi="Cambria" w:cs="Calibri"/>
          <w:color w:val="000000"/>
          <w:sz w:val="22"/>
          <w:szCs w:val="22"/>
          <w:lang w:val="en-ZA" w:eastAsia="en-ZA"/>
        </w:rPr>
      </w:pPr>
      <w:r w:rsidRPr="00A17A95">
        <w:rPr>
          <w:rFonts w:ascii="Cambria" w:hAnsi="Cambria" w:cs="Trebuchet MS"/>
          <w:b/>
          <w:bCs/>
        </w:rPr>
        <w:t>Semi Annual Premium:</w:t>
      </w:r>
      <w:r w:rsidRPr="00A17A95">
        <w:rPr>
          <w:rFonts w:ascii="Cambria" w:hAnsi="Cambria" w:cs="Trebuchet MS"/>
        </w:rPr>
        <w:t xml:space="preserve"> - Modal factor = </w:t>
      </w:r>
      <w:r w:rsidRPr="00A17A95">
        <w:rPr>
          <w:rFonts w:ascii="Cambria" w:hAnsi="Cambria" w:cs="Calibri"/>
          <w:color w:val="000000"/>
          <w:sz w:val="22"/>
          <w:szCs w:val="22"/>
          <w:lang w:val="en-ZA" w:eastAsia="en-ZA"/>
        </w:rPr>
        <w:t>0.52</w:t>
      </w:r>
    </w:p>
    <w:p w:rsidR="00E03136" w:rsidRPr="00A17A95" w:rsidRDefault="00E03136" w:rsidP="00092462">
      <w:pPr>
        <w:spacing w:line="360" w:lineRule="auto"/>
        <w:jc w:val="both"/>
        <w:rPr>
          <w:rFonts w:ascii="Cambria" w:hAnsi="Cambria" w:cs="Trebuchet MS"/>
        </w:rPr>
      </w:pPr>
      <w:r w:rsidRPr="00A17A95">
        <w:rPr>
          <w:rFonts w:ascii="Cambria" w:hAnsi="Cambria" w:cs="Trebuchet MS"/>
          <w:b/>
          <w:bCs/>
        </w:rPr>
        <w:t>Annual Premium:</w:t>
      </w:r>
      <w:r w:rsidRPr="00A17A95">
        <w:rPr>
          <w:rFonts w:ascii="Cambria" w:hAnsi="Cambria" w:cs="Trebuchet MS"/>
        </w:rPr>
        <w:t xml:space="preserve"> - Modal factor = 1</w:t>
      </w:r>
    </w:p>
    <w:p w:rsidR="00E03136" w:rsidRPr="00A17A95" w:rsidRDefault="00E03136" w:rsidP="00092462">
      <w:pPr>
        <w:spacing w:line="360" w:lineRule="auto"/>
        <w:jc w:val="both"/>
        <w:rPr>
          <w:rFonts w:ascii="Cambria" w:hAnsi="Cambria" w:cs="Trebuchet MS"/>
        </w:rPr>
      </w:pPr>
      <w:r w:rsidRPr="00A17A95">
        <w:rPr>
          <w:rFonts w:ascii="Cambria" w:hAnsi="Cambria" w:cs="Trebuchet MS"/>
          <w:b/>
          <w:bCs/>
        </w:rPr>
        <w:t>Rate Division factor</w:t>
      </w:r>
      <w:r w:rsidRPr="00A17A95">
        <w:rPr>
          <w:rFonts w:ascii="Cambria" w:hAnsi="Cambria" w:cs="Trebuchet MS"/>
        </w:rPr>
        <w:t>: - Currently per mille (1000)</w:t>
      </w:r>
    </w:p>
    <w:p w:rsidR="00E03136" w:rsidRPr="00A17A95" w:rsidRDefault="00E03136" w:rsidP="00092462">
      <w:pPr>
        <w:spacing w:line="360" w:lineRule="auto"/>
        <w:rPr>
          <w:rFonts w:ascii="Cambria" w:hAnsi="Cambria"/>
        </w:rPr>
      </w:pPr>
    </w:p>
    <w:p w:rsidR="00E03136" w:rsidRPr="00A17A95" w:rsidRDefault="00E03136" w:rsidP="00092462">
      <w:pPr>
        <w:spacing w:line="360" w:lineRule="auto"/>
        <w:rPr>
          <w:rFonts w:ascii="Cambria" w:hAnsi="Cambria"/>
        </w:rPr>
      </w:pPr>
      <w:r w:rsidRPr="00A17A95">
        <w:rPr>
          <w:rFonts w:ascii="Cambria" w:hAnsi="Cambria"/>
        </w:rPr>
        <w:t>Conversion Factors</w:t>
      </w:r>
    </w:p>
    <w:tbl>
      <w:tblPr>
        <w:tblW w:w="3018" w:type="dxa"/>
        <w:tblInd w:w="91" w:type="dxa"/>
        <w:tblLook w:val="04A0" w:firstRow="1" w:lastRow="0" w:firstColumn="1" w:lastColumn="0" w:noHBand="0" w:noVBand="1"/>
      </w:tblPr>
      <w:tblGrid>
        <w:gridCol w:w="959"/>
        <w:gridCol w:w="1775"/>
        <w:gridCol w:w="821"/>
      </w:tblGrid>
      <w:tr w:rsidR="00E03136" w:rsidRPr="00A17A95" w:rsidTr="00B825BD">
        <w:trPr>
          <w:trHeight w:val="300"/>
        </w:trPr>
        <w:tc>
          <w:tcPr>
            <w:tcW w:w="936" w:type="dxa"/>
            <w:tcBorders>
              <w:top w:val="nil"/>
              <w:left w:val="nil"/>
              <w:bottom w:val="nil"/>
              <w:right w:val="nil"/>
            </w:tcBorders>
            <w:shd w:val="clear" w:color="auto" w:fill="auto"/>
            <w:noWrap/>
            <w:vAlign w:val="bottom"/>
            <w:hideMark/>
          </w:tcPr>
          <w:p w:rsidR="00E03136" w:rsidRPr="00A17A95" w:rsidRDefault="00E03136" w:rsidP="00B825BD">
            <w:pPr>
              <w:rPr>
                <w:rFonts w:ascii="Cambria" w:hAnsi="Cambria" w:cs="Calibri"/>
                <w:color w:val="000000"/>
                <w:lang w:val="en-ZA" w:eastAsia="en-ZA"/>
              </w:rPr>
            </w:pPr>
            <w:r w:rsidRPr="00A17A95">
              <w:rPr>
                <w:rFonts w:ascii="Cambria" w:hAnsi="Cambria" w:cs="Calibri"/>
                <w:color w:val="000000"/>
                <w:sz w:val="22"/>
                <w:szCs w:val="22"/>
                <w:lang w:val="en-ZA" w:eastAsia="en-ZA"/>
              </w:rPr>
              <w:t>ModeID</w:t>
            </w:r>
          </w:p>
        </w:tc>
        <w:tc>
          <w:tcPr>
            <w:tcW w:w="1775" w:type="dxa"/>
            <w:tcBorders>
              <w:top w:val="nil"/>
              <w:left w:val="nil"/>
              <w:bottom w:val="nil"/>
              <w:right w:val="nil"/>
            </w:tcBorders>
            <w:shd w:val="clear" w:color="auto" w:fill="auto"/>
            <w:noWrap/>
            <w:vAlign w:val="bottom"/>
            <w:hideMark/>
          </w:tcPr>
          <w:p w:rsidR="00E03136" w:rsidRPr="00A17A95" w:rsidRDefault="00E03136" w:rsidP="00B825BD">
            <w:pPr>
              <w:rPr>
                <w:rFonts w:ascii="Cambria" w:hAnsi="Cambria" w:cs="Calibri"/>
                <w:color w:val="000000"/>
                <w:lang w:val="en-ZA" w:eastAsia="en-ZA"/>
              </w:rPr>
            </w:pPr>
            <w:r w:rsidRPr="00A17A95">
              <w:rPr>
                <w:rFonts w:ascii="Cambria" w:hAnsi="Cambria" w:cs="Calibri"/>
                <w:color w:val="000000"/>
                <w:sz w:val="22"/>
                <w:szCs w:val="22"/>
                <w:lang w:val="en-ZA" w:eastAsia="en-ZA"/>
              </w:rPr>
              <w:t>Mode</w:t>
            </w:r>
          </w:p>
        </w:tc>
        <w:tc>
          <w:tcPr>
            <w:tcW w:w="307" w:type="dxa"/>
            <w:tcBorders>
              <w:top w:val="nil"/>
              <w:left w:val="nil"/>
              <w:bottom w:val="nil"/>
              <w:right w:val="nil"/>
            </w:tcBorders>
            <w:shd w:val="clear" w:color="auto" w:fill="auto"/>
            <w:noWrap/>
            <w:vAlign w:val="bottom"/>
            <w:hideMark/>
          </w:tcPr>
          <w:p w:rsidR="00E03136" w:rsidRPr="00A17A95" w:rsidRDefault="00E03136" w:rsidP="00B825BD">
            <w:pPr>
              <w:rPr>
                <w:rFonts w:ascii="Cambria" w:hAnsi="Cambria" w:cs="Calibri"/>
                <w:color w:val="000000"/>
                <w:lang w:val="en-ZA" w:eastAsia="en-ZA"/>
              </w:rPr>
            </w:pPr>
            <w:r w:rsidRPr="00A17A95">
              <w:rPr>
                <w:rFonts w:ascii="Cambria" w:hAnsi="Cambria" w:cs="Calibri"/>
                <w:color w:val="000000"/>
                <w:sz w:val="22"/>
                <w:szCs w:val="22"/>
                <w:lang w:val="en-ZA" w:eastAsia="en-ZA"/>
              </w:rPr>
              <w:t>Factor</w:t>
            </w:r>
          </w:p>
        </w:tc>
      </w:tr>
      <w:tr w:rsidR="00E03136" w:rsidRPr="00A17A95" w:rsidTr="00B825BD">
        <w:trPr>
          <w:trHeight w:val="300"/>
        </w:trPr>
        <w:tc>
          <w:tcPr>
            <w:tcW w:w="936" w:type="dxa"/>
            <w:tcBorders>
              <w:top w:val="nil"/>
              <w:left w:val="nil"/>
              <w:bottom w:val="nil"/>
              <w:right w:val="nil"/>
            </w:tcBorders>
            <w:shd w:val="clear" w:color="auto" w:fill="auto"/>
            <w:noWrap/>
            <w:vAlign w:val="bottom"/>
            <w:hideMark/>
          </w:tcPr>
          <w:p w:rsidR="00E03136" w:rsidRPr="00A17A95" w:rsidRDefault="00E03136" w:rsidP="00B825BD">
            <w:pPr>
              <w:jc w:val="right"/>
              <w:rPr>
                <w:rFonts w:ascii="Cambria" w:hAnsi="Cambria" w:cs="Calibri"/>
                <w:color w:val="000000"/>
                <w:lang w:val="en-ZA" w:eastAsia="en-ZA"/>
              </w:rPr>
            </w:pPr>
            <w:r w:rsidRPr="00A17A95">
              <w:rPr>
                <w:rFonts w:ascii="Cambria" w:hAnsi="Cambria" w:cs="Calibri"/>
                <w:color w:val="000000"/>
                <w:sz w:val="22"/>
                <w:szCs w:val="22"/>
                <w:lang w:val="en-ZA" w:eastAsia="en-ZA"/>
              </w:rPr>
              <w:t>1</w:t>
            </w:r>
          </w:p>
        </w:tc>
        <w:tc>
          <w:tcPr>
            <w:tcW w:w="1775" w:type="dxa"/>
            <w:tcBorders>
              <w:top w:val="nil"/>
              <w:left w:val="nil"/>
              <w:bottom w:val="nil"/>
              <w:right w:val="nil"/>
            </w:tcBorders>
            <w:shd w:val="clear" w:color="auto" w:fill="auto"/>
            <w:noWrap/>
            <w:vAlign w:val="bottom"/>
            <w:hideMark/>
          </w:tcPr>
          <w:p w:rsidR="00E03136" w:rsidRPr="00A17A95" w:rsidRDefault="00E03136" w:rsidP="00B825BD">
            <w:pPr>
              <w:rPr>
                <w:rFonts w:ascii="Cambria" w:hAnsi="Cambria" w:cs="Calibri"/>
                <w:color w:val="000000"/>
                <w:lang w:val="en-ZA" w:eastAsia="en-ZA"/>
              </w:rPr>
            </w:pPr>
            <w:r w:rsidRPr="00A17A95">
              <w:rPr>
                <w:rFonts w:ascii="Cambria" w:hAnsi="Cambria" w:cs="Calibri"/>
                <w:color w:val="000000"/>
                <w:sz w:val="22"/>
                <w:szCs w:val="22"/>
                <w:lang w:val="en-ZA" w:eastAsia="en-ZA"/>
              </w:rPr>
              <w:t>Annual</w:t>
            </w:r>
          </w:p>
        </w:tc>
        <w:tc>
          <w:tcPr>
            <w:tcW w:w="307" w:type="dxa"/>
            <w:tcBorders>
              <w:top w:val="nil"/>
              <w:left w:val="nil"/>
              <w:bottom w:val="nil"/>
              <w:right w:val="nil"/>
            </w:tcBorders>
            <w:shd w:val="clear" w:color="auto" w:fill="auto"/>
            <w:noWrap/>
            <w:vAlign w:val="bottom"/>
            <w:hideMark/>
          </w:tcPr>
          <w:p w:rsidR="00E03136" w:rsidRPr="00A17A95" w:rsidRDefault="00E03136" w:rsidP="00B825BD">
            <w:pPr>
              <w:jc w:val="right"/>
              <w:rPr>
                <w:rFonts w:ascii="Cambria" w:hAnsi="Cambria" w:cs="Calibri"/>
                <w:color w:val="000000"/>
                <w:lang w:val="en-ZA" w:eastAsia="en-ZA"/>
              </w:rPr>
            </w:pPr>
            <w:r w:rsidRPr="00A17A95">
              <w:rPr>
                <w:rFonts w:ascii="Cambria" w:hAnsi="Cambria" w:cs="Calibri"/>
                <w:color w:val="000000"/>
                <w:sz w:val="22"/>
                <w:szCs w:val="22"/>
                <w:lang w:val="en-ZA" w:eastAsia="en-ZA"/>
              </w:rPr>
              <w:t>1</w:t>
            </w:r>
          </w:p>
        </w:tc>
      </w:tr>
      <w:tr w:rsidR="00E03136" w:rsidRPr="00A17A95" w:rsidTr="00B825BD">
        <w:trPr>
          <w:trHeight w:val="300"/>
        </w:trPr>
        <w:tc>
          <w:tcPr>
            <w:tcW w:w="936" w:type="dxa"/>
            <w:tcBorders>
              <w:top w:val="nil"/>
              <w:left w:val="nil"/>
              <w:bottom w:val="nil"/>
              <w:right w:val="nil"/>
            </w:tcBorders>
            <w:shd w:val="clear" w:color="auto" w:fill="auto"/>
            <w:noWrap/>
            <w:vAlign w:val="bottom"/>
            <w:hideMark/>
          </w:tcPr>
          <w:p w:rsidR="00E03136" w:rsidRPr="00A17A95" w:rsidRDefault="00E03136" w:rsidP="00B825BD">
            <w:pPr>
              <w:jc w:val="right"/>
              <w:rPr>
                <w:rFonts w:ascii="Cambria" w:hAnsi="Cambria" w:cs="Calibri"/>
                <w:color w:val="000000"/>
                <w:lang w:val="en-ZA" w:eastAsia="en-ZA"/>
              </w:rPr>
            </w:pPr>
            <w:r w:rsidRPr="00A17A95">
              <w:rPr>
                <w:rFonts w:ascii="Cambria" w:hAnsi="Cambria" w:cs="Calibri"/>
                <w:color w:val="000000"/>
                <w:sz w:val="22"/>
                <w:szCs w:val="22"/>
                <w:lang w:val="en-ZA" w:eastAsia="en-ZA"/>
              </w:rPr>
              <w:t>2</w:t>
            </w:r>
          </w:p>
        </w:tc>
        <w:tc>
          <w:tcPr>
            <w:tcW w:w="1775" w:type="dxa"/>
            <w:tcBorders>
              <w:top w:val="nil"/>
              <w:left w:val="nil"/>
              <w:bottom w:val="nil"/>
              <w:right w:val="nil"/>
            </w:tcBorders>
            <w:shd w:val="clear" w:color="auto" w:fill="auto"/>
            <w:noWrap/>
            <w:vAlign w:val="bottom"/>
            <w:hideMark/>
          </w:tcPr>
          <w:p w:rsidR="00E03136" w:rsidRPr="00A17A95" w:rsidRDefault="00E03136" w:rsidP="00B825BD">
            <w:pPr>
              <w:rPr>
                <w:rFonts w:ascii="Cambria" w:hAnsi="Cambria" w:cs="Calibri"/>
                <w:color w:val="000000"/>
                <w:lang w:val="en-ZA" w:eastAsia="en-ZA"/>
              </w:rPr>
            </w:pPr>
            <w:r w:rsidRPr="00A17A95">
              <w:rPr>
                <w:rFonts w:ascii="Cambria" w:hAnsi="Cambria" w:cs="Calibri"/>
                <w:color w:val="000000"/>
                <w:sz w:val="22"/>
                <w:szCs w:val="22"/>
                <w:lang w:val="en-ZA" w:eastAsia="en-ZA"/>
              </w:rPr>
              <w:t>Semi-Annual</w:t>
            </w:r>
          </w:p>
        </w:tc>
        <w:tc>
          <w:tcPr>
            <w:tcW w:w="307" w:type="dxa"/>
            <w:tcBorders>
              <w:top w:val="nil"/>
              <w:left w:val="nil"/>
              <w:bottom w:val="nil"/>
              <w:right w:val="nil"/>
            </w:tcBorders>
            <w:shd w:val="clear" w:color="auto" w:fill="auto"/>
            <w:noWrap/>
            <w:vAlign w:val="bottom"/>
            <w:hideMark/>
          </w:tcPr>
          <w:p w:rsidR="00E03136" w:rsidRPr="00A17A95" w:rsidRDefault="00E03136" w:rsidP="00B825BD">
            <w:pPr>
              <w:jc w:val="right"/>
              <w:rPr>
                <w:rFonts w:ascii="Cambria" w:hAnsi="Cambria" w:cs="Calibri"/>
                <w:color w:val="000000"/>
                <w:lang w:val="en-ZA" w:eastAsia="en-ZA"/>
              </w:rPr>
            </w:pPr>
            <w:r w:rsidRPr="00A17A95">
              <w:rPr>
                <w:rFonts w:ascii="Cambria" w:hAnsi="Cambria" w:cs="Calibri"/>
                <w:color w:val="000000"/>
                <w:sz w:val="22"/>
                <w:szCs w:val="22"/>
                <w:lang w:val="en-ZA" w:eastAsia="en-ZA"/>
              </w:rPr>
              <w:t>0.52</w:t>
            </w:r>
          </w:p>
        </w:tc>
      </w:tr>
      <w:tr w:rsidR="00E03136" w:rsidRPr="00A17A95" w:rsidTr="00B825BD">
        <w:trPr>
          <w:trHeight w:val="300"/>
        </w:trPr>
        <w:tc>
          <w:tcPr>
            <w:tcW w:w="936" w:type="dxa"/>
            <w:tcBorders>
              <w:top w:val="nil"/>
              <w:left w:val="nil"/>
              <w:bottom w:val="nil"/>
              <w:right w:val="nil"/>
            </w:tcBorders>
            <w:shd w:val="clear" w:color="auto" w:fill="auto"/>
            <w:noWrap/>
            <w:vAlign w:val="bottom"/>
            <w:hideMark/>
          </w:tcPr>
          <w:p w:rsidR="00E03136" w:rsidRPr="00A17A95" w:rsidRDefault="00E03136" w:rsidP="00B825BD">
            <w:pPr>
              <w:jc w:val="right"/>
              <w:rPr>
                <w:rFonts w:ascii="Cambria" w:hAnsi="Cambria" w:cs="Calibri"/>
                <w:color w:val="000000"/>
                <w:lang w:val="en-ZA" w:eastAsia="en-ZA"/>
              </w:rPr>
            </w:pPr>
            <w:r w:rsidRPr="00A17A95">
              <w:rPr>
                <w:rFonts w:ascii="Cambria" w:hAnsi="Cambria" w:cs="Calibri"/>
                <w:color w:val="000000"/>
                <w:sz w:val="22"/>
                <w:szCs w:val="22"/>
                <w:lang w:val="en-ZA" w:eastAsia="en-ZA"/>
              </w:rPr>
              <w:t>3</w:t>
            </w:r>
          </w:p>
        </w:tc>
        <w:tc>
          <w:tcPr>
            <w:tcW w:w="1775" w:type="dxa"/>
            <w:tcBorders>
              <w:top w:val="nil"/>
              <w:left w:val="nil"/>
              <w:bottom w:val="nil"/>
              <w:right w:val="nil"/>
            </w:tcBorders>
            <w:shd w:val="clear" w:color="auto" w:fill="auto"/>
            <w:noWrap/>
            <w:vAlign w:val="bottom"/>
            <w:hideMark/>
          </w:tcPr>
          <w:p w:rsidR="00E03136" w:rsidRPr="00A17A95" w:rsidRDefault="00E03136" w:rsidP="00B825BD">
            <w:pPr>
              <w:rPr>
                <w:rFonts w:ascii="Cambria" w:hAnsi="Cambria" w:cs="Calibri"/>
                <w:color w:val="000000"/>
                <w:lang w:val="en-ZA" w:eastAsia="en-ZA"/>
              </w:rPr>
            </w:pPr>
            <w:r w:rsidRPr="00A17A95">
              <w:rPr>
                <w:rFonts w:ascii="Cambria" w:hAnsi="Cambria" w:cs="Calibri"/>
                <w:color w:val="000000"/>
                <w:sz w:val="22"/>
                <w:szCs w:val="22"/>
                <w:lang w:val="en-ZA" w:eastAsia="en-ZA"/>
              </w:rPr>
              <w:t>Quarterly</w:t>
            </w:r>
          </w:p>
        </w:tc>
        <w:tc>
          <w:tcPr>
            <w:tcW w:w="307" w:type="dxa"/>
            <w:tcBorders>
              <w:top w:val="nil"/>
              <w:left w:val="nil"/>
              <w:bottom w:val="nil"/>
              <w:right w:val="nil"/>
            </w:tcBorders>
            <w:shd w:val="clear" w:color="auto" w:fill="auto"/>
            <w:noWrap/>
            <w:vAlign w:val="bottom"/>
            <w:hideMark/>
          </w:tcPr>
          <w:p w:rsidR="00E03136" w:rsidRPr="00A17A95" w:rsidRDefault="00E03136" w:rsidP="00B825BD">
            <w:pPr>
              <w:jc w:val="right"/>
              <w:rPr>
                <w:rFonts w:ascii="Cambria" w:hAnsi="Cambria" w:cs="Calibri"/>
                <w:color w:val="000000"/>
                <w:lang w:val="en-ZA" w:eastAsia="en-ZA"/>
              </w:rPr>
            </w:pPr>
            <w:r w:rsidRPr="00A17A95">
              <w:rPr>
                <w:rFonts w:ascii="Cambria" w:hAnsi="Cambria" w:cs="Calibri"/>
                <w:color w:val="000000"/>
                <w:sz w:val="22"/>
                <w:szCs w:val="22"/>
                <w:lang w:val="en-ZA" w:eastAsia="en-ZA"/>
              </w:rPr>
              <w:t>0.265</w:t>
            </w:r>
          </w:p>
        </w:tc>
      </w:tr>
      <w:tr w:rsidR="00E03136" w:rsidRPr="00A17A95" w:rsidTr="00B825BD">
        <w:trPr>
          <w:trHeight w:val="300"/>
        </w:trPr>
        <w:tc>
          <w:tcPr>
            <w:tcW w:w="936" w:type="dxa"/>
            <w:tcBorders>
              <w:top w:val="nil"/>
              <w:left w:val="nil"/>
              <w:bottom w:val="nil"/>
              <w:right w:val="nil"/>
            </w:tcBorders>
            <w:shd w:val="clear" w:color="auto" w:fill="auto"/>
            <w:noWrap/>
            <w:vAlign w:val="bottom"/>
            <w:hideMark/>
          </w:tcPr>
          <w:p w:rsidR="00E03136" w:rsidRPr="00A17A95" w:rsidRDefault="00E03136" w:rsidP="00B825BD">
            <w:pPr>
              <w:jc w:val="right"/>
              <w:rPr>
                <w:rFonts w:ascii="Cambria" w:hAnsi="Cambria" w:cs="Calibri"/>
                <w:color w:val="000000"/>
                <w:lang w:val="en-ZA" w:eastAsia="en-ZA"/>
              </w:rPr>
            </w:pPr>
            <w:r w:rsidRPr="00A17A95">
              <w:rPr>
                <w:rFonts w:ascii="Cambria" w:hAnsi="Cambria" w:cs="Calibri"/>
                <w:color w:val="000000"/>
                <w:sz w:val="22"/>
                <w:szCs w:val="22"/>
                <w:lang w:val="en-ZA" w:eastAsia="en-ZA"/>
              </w:rPr>
              <w:t>4</w:t>
            </w:r>
          </w:p>
        </w:tc>
        <w:tc>
          <w:tcPr>
            <w:tcW w:w="1775" w:type="dxa"/>
            <w:tcBorders>
              <w:top w:val="nil"/>
              <w:left w:val="nil"/>
              <w:bottom w:val="nil"/>
              <w:right w:val="nil"/>
            </w:tcBorders>
            <w:shd w:val="clear" w:color="auto" w:fill="auto"/>
            <w:noWrap/>
            <w:vAlign w:val="bottom"/>
            <w:hideMark/>
          </w:tcPr>
          <w:p w:rsidR="00E03136" w:rsidRPr="00A17A95" w:rsidRDefault="00E03136" w:rsidP="00B825BD">
            <w:pPr>
              <w:rPr>
                <w:rFonts w:ascii="Cambria" w:hAnsi="Cambria" w:cs="Calibri"/>
                <w:color w:val="000000"/>
                <w:lang w:val="en-ZA" w:eastAsia="en-ZA"/>
              </w:rPr>
            </w:pPr>
            <w:r w:rsidRPr="00A17A95">
              <w:rPr>
                <w:rFonts w:ascii="Cambria" w:hAnsi="Cambria" w:cs="Calibri"/>
                <w:color w:val="000000"/>
                <w:sz w:val="22"/>
                <w:szCs w:val="22"/>
                <w:lang w:val="en-ZA" w:eastAsia="en-ZA"/>
              </w:rPr>
              <w:t>Monthly</w:t>
            </w:r>
          </w:p>
        </w:tc>
        <w:tc>
          <w:tcPr>
            <w:tcW w:w="307" w:type="dxa"/>
            <w:tcBorders>
              <w:top w:val="nil"/>
              <w:left w:val="nil"/>
              <w:bottom w:val="nil"/>
              <w:right w:val="nil"/>
            </w:tcBorders>
            <w:shd w:val="clear" w:color="auto" w:fill="auto"/>
            <w:noWrap/>
            <w:vAlign w:val="bottom"/>
            <w:hideMark/>
          </w:tcPr>
          <w:p w:rsidR="00E03136" w:rsidRPr="00A17A95" w:rsidRDefault="00E03136" w:rsidP="00B825BD">
            <w:pPr>
              <w:jc w:val="right"/>
              <w:rPr>
                <w:rFonts w:ascii="Cambria" w:hAnsi="Cambria" w:cs="Calibri"/>
                <w:color w:val="000000"/>
                <w:lang w:val="en-ZA" w:eastAsia="en-ZA"/>
              </w:rPr>
            </w:pPr>
            <w:r w:rsidRPr="00A17A95">
              <w:rPr>
                <w:rFonts w:ascii="Cambria" w:hAnsi="Cambria" w:cs="Calibri"/>
                <w:color w:val="000000"/>
                <w:sz w:val="22"/>
                <w:szCs w:val="22"/>
                <w:lang w:val="en-ZA" w:eastAsia="en-ZA"/>
              </w:rPr>
              <w:t>0.092</w:t>
            </w:r>
          </w:p>
        </w:tc>
      </w:tr>
    </w:tbl>
    <w:p w:rsidR="00CB448F" w:rsidRPr="00A17A95" w:rsidRDefault="00CB448F" w:rsidP="00E03136">
      <w:pPr>
        <w:pStyle w:val="Heading3"/>
        <w:rPr>
          <w:rFonts w:ascii="Cambria" w:hAnsi="Cambria"/>
        </w:rPr>
      </w:pPr>
      <w:bookmarkStart w:id="124" w:name="_Toc371586338"/>
      <w:r w:rsidRPr="00A17A95">
        <w:rPr>
          <w:rFonts w:ascii="Cambria" w:hAnsi="Cambria"/>
        </w:rPr>
        <w:t>Cash Value</w:t>
      </w:r>
      <w:r w:rsidR="003568E9" w:rsidRPr="00A17A95">
        <w:rPr>
          <w:rFonts w:ascii="Cambria" w:hAnsi="Cambria"/>
        </w:rPr>
        <w:t>/Surrender Value</w:t>
      </w:r>
      <w:bookmarkEnd w:id="124"/>
    </w:p>
    <w:p w:rsidR="00CB448F" w:rsidRPr="00A17A95" w:rsidRDefault="00CB448F" w:rsidP="00092462">
      <w:pPr>
        <w:spacing w:line="360" w:lineRule="auto"/>
        <w:rPr>
          <w:rFonts w:ascii="Cambria" w:hAnsi="Cambria"/>
        </w:rPr>
      </w:pPr>
      <w:r w:rsidRPr="00A17A95">
        <w:rPr>
          <w:rFonts w:ascii="Cambria" w:hAnsi="Cambria"/>
        </w:rPr>
        <w:t>The cash value</w:t>
      </w:r>
      <w:r w:rsidR="003568E9" w:rsidRPr="00A17A95">
        <w:rPr>
          <w:rFonts w:ascii="Cambria" w:hAnsi="Cambria"/>
        </w:rPr>
        <w:t>/Surrender Value</w:t>
      </w:r>
      <w:r w:rsidRPr="00A17A95">
        <w:rPr>
          <w:rFonts w:ascii="Cambria" w:hAnsi="Cambria"/>
        </w:rPr>
        <w:t xml:space="preserve"> is 90% of the Account Balance</w:t>
      </w:r>
      <w:r w:rsidR="003568E9" w:rsidRPr="00A17A95">
        <w:rPr>
          <w:rFonts w:ascii="Cambria" w:hAnsi="Cambria"/>
        </w:rPr>
        <w:t>(Fund Value)</w:t>
      </w:r>
      <w:r w:rsidRPr="00A17A95">
        <w:rPr>
          <w:rFonts w:ascii="Cambria" w:hAnsi="Cambria"/>
        </w:rPr>
        <w:t xml:space="preserve"> at any point in the life of the policy provided the policy has a positive balance.</w:t>
      </w:r>
    </w:p>
    <w:p w:rsidR="00CB448F" w:rsidRPr="00A17A95" w:rsidRDefault="00CB448F" w:rsidP="00092462">
      <w:pPr>
        <w:spacing w:line="360" w:lineRule="auto"/>
        <w:rPr>
          <w:rFonts w:ascii="Cambria" w:hAnsi="Cambria"/>
        </w:rPr>
      </w:pPr>
    </w:p>
    <w:p w:rsidR="00CB448F" w:rsidRPr="00A17A95" w:rsidRDefault="00CB448F" w:rsidP="00092462">
      <w:pPr>
        <w:spacing w:line="360" w:lineRule="auto"/>
        <w:rPr>
          <w:rFonts w:ascii="Cambria" w:hAnsi="Cambria"/>
        </w:rPr>
      </w:pPr>
      <w:r w:rsidRPr="00A17A95">
        <w:rPr>
          <w:rFonts w:ascii="Cambria" w:hAnsi="Cambria"/>
        </w:rPr>
        <w:t>Net cash value</w:t>
      </w:r>
      <w:r w:rsidR="003568E9" w:rsidRPr="00A17A95">
        <w:rPr>
          <w:rFonts w:ascii="Cambria" w:hAnsi="Cambria"/>
        </w:rPr>
        <w:t>/Surrender Value</w:t>
      </w:r>
      <w:r w:rsidRPr="00A17A95">
        <w:rPr>
          <w:rFonts w:ascii="Cambria" w:hAnsi="Cambria"/>
        </w:rPr>
        <w:t xml:space="preserve"> = Cash value</w:t>
      </w:r>
      <w:r w:rsidR="003568E9" w:rsidRPr="00A17A95">
        <w:rPr>
          <w:rFonts w:ascii="Cambria" w:hAnsi="Cambria"/>
        </w:rPr>
        <w:t>/Surrender Value</w:t>
      </w:r>
      <w:r w:rsidRPr="00A17A95">
        <w:rPr>
          <w:rFonts w:ascii="Cambria" w:hAnsi="Cambria"/>
        </w:rPr>
        <w:t xml:space="preserve"> – Any indebtedness</w:t>
      </w:r>
    </w:p>
    <w:p w:rsidR="00CB448F" w:rsidRPr="00A17A95" w:rsidRDefault="00CB448F" w:rsidP="00E03136">
      <w:pPr>
        <w:pStyle w:val="Heading3"/>
        <w:rPr>
          <w:rFonts w:ascii="Cambria" w:hAnsi="Cambria"/>
        </w:rPr>
      </w:pPr>
      <w:bookmarkStart w:id="125" w:name="_Toc371586339"/>
      <w:r w:rsidRPr="00A17A95">
        <w:rPr>
          <w:rFonts w:ascii="Cambria" w:hAnsi="Cambria"/>
        </w:rPr>
        <w:lastRenderedPageBreak/>
        <w:t>Benefits</w:t>
      </w:r>
      <w:bookmarkEnd w:id="125"/>
    </w:p>
    <w:p w:rsidR="00CB448F" w:rsidRPr="00A17A95" w:rsidRDefault="00CB448F" w:rsidP="00F47CFD">
      <w:pPr>
        <w:pStyle w:val="Heading4"/>
        <w:ind w:left="1276" w:hanging="992"/>
      </w:pPr>
      <w:bookmarkStart w:id="126" w:name="_Toc371586340"/>
      <w:r w:rsidRPr="00A17A95">
        <w:t>Partial Withdrawals</w:t>
      </w:r>
      <w:bookmarkEnd w:id="126"/>
    </w:p>
    <w:p w:rsidR="00CB448F" w:rsidRPr="00A17A95" w:rsidRDefault="00CB448F" w:rsidP="00092462">
      <w:pPr>
        <w:spacing w:line="360" w:lineRule="auto"/>
        <w:rPr>
          <w:rFonts w:ascii="Cambria" w:hAnsi="Cambria"/>
        </w:rPr>
      </w:pPr>
      <w:r w:rsidRPr="00A17A95">
        <w:rPr>
          <w:rFonts w:ascii="Cambria" w:hAnsi="Cambria"/>
        </w:rPr>
        <w:t>The life assured can access his/her investment fund subject to the following;</w:t>
      </w:r>
    </w:p>
    <w:p w:rsidR="00CB448F" w:rsidRPr="00A17A95" w:rsidRDefault="00CB448F" w:rsidP="00092462">
      <w:pPr>
        <w:spacing w:line="360" w:lineRule="auto"/>
        <w:rPr>
          <w:rFonts w:ascii="Cambria" w:hAnsi="Cambria"/>
        </w:rPr>
      </w:pPr>
    </w:p>
    <w:p w:rsidR="00CB448F" w:rsidRPr="00A17A95" w:rsidRDefault="00CB448F" w:rsidP="00E259CB">
      <w:pPr>
        <w:pStyle w:val="ListParagraph"/>
        <w:numPr>
          <w:ilvl w:val="0"/>
          <w:numId w:val="36"/>
        </w:numPr>
        <w:rPr>
          <w:rFonts w:ascii="Cambria" w:hAnsi="Cambria"/>
          <w:sz w:val="24"/>
          <w:szCs w:val="24"/>
        </w:rPr>
      </w:pPr>
      <w:r w:rsidRPr="00A17A95">
        <w:rPr>
          <w:rFonts w:ascii="Cambria" w:hAnsi="Cambria"/>
          <w:sz w:val="24"/>
          <w:szCs w:val="24"/>
        </w:rPr>
        <w:t>First  withdrawal is allowed after the second anniversary of the policy,</w:t>
      </w:r>
    </w:p>
    <w:p w:rsidR="00CB448F" w:rsidRPr="00A17A95" w:rsidRDefault="00CB448F" w:rsidP="00E259CB">
      <w:pPr>
        <w:pStyle w:val="ListParagraph"/>
        <w:numPr>
          <w:ilvl w:val="0"/>
          <w:numId w:val="36"/>
        </w:numPr>
        <w:rPr>
          <w:rFonts w:ascii="Cambria" w:hAnsi="Cambria"/>
          <w:sz w:val="24"/>
          <w:szCs w:val="24"/>
        </w:rPr>
      </w:pPr>
      <w:r w:rsidRPr="00A17A95">
        <w:rPr>
          <w:rFonts w:ascii="Cambria" w:hAnsi="Cambria"/>
          <w:sz w:val="24"/>
          <w:szCs w:val="24"/>
        </w:rPr>
        <w:t>Subsequent withdrawals are allowed only at the end of every year after the prior withdrawal.</w:t>
      </w:r>
    </w:p>
    <w:p w:rsidR="00CB448F" w:rsidRPr="00A17A95" w:rsidRDefault="00CB448F" w:rsidP="00E259CB">
      <w:pPr>
        <w:pStyle w:val="ListParagraph"/>
        <w:numPr>
          <w:ilvl w:val="0"/>
          <w:numId w:val="36"/>
        </w:numPr>
        <w:rPr>
          <w:rFonts w:ascii="Cambria" w:hAnsi="Cambria"/>
          <w:sz w:val="24"/>
          <w:szCs w:val="24"/>
        </w:rPr>
      </w:pPr>
      <w:r w:rsidRPr="00A17A95">
        <w:rPr>
          <w:rFonts w:ascii="Cambria" w:hAnsi="Cambria"/>
          <w:sz w:val="24"/>
          <w:szCs w:val="24"/>
        </w:rPr>
        <w:t>Any withdrawal will not exceed 20% of the cash value</w:t>
      </w:r>
      <w:r w:rsidR="003568E9" w:rsidRPr="00A17A95">
        <w:rPr>
          <w:rFonts w:ascii="Cambria" w:hAnsi="Cambria"/>
          <w:sz w:val="24"/>
          <w:szCs w:val="24"/>
        </w:rPr>
        <w:t>/Surrender</w:t>
      </w:r>
      <w:r w:rsidRPr="00A17A95">
        <w:rPr>
          <w:rFonts w:ascii="Cambria" w:hAnsi="Cambria"/>
          <w:sz w:val="24"/>
          <w:szCs w:val="24"/>
        </w:rPr>
        <w:t xml:space="preserve"> at the time of applying.</w:t>
      </w:r>
    </w:p>
    <w:p w:rsidR="00CB448F" w:rsidRPr="00A17A95" w:rsidRDefault="00CB448F" w:rsidP="00F47CFD">
      <w:pPr>
        <w:pStyle w:val="Heading4"/>
        <w:ind w:left="1276" w:hanging="992"/>
      </w:pPr>
      <w:bookmarkStart w:id="127" w:name="_Toc371586341"/>
      <w:r w:rsidRPr="00A17A95">
        <w:t>Policy Loans</w:t>
      </w:r>
      <w:bookmarkEnd w:id="127"/>
    </w:p>
    <w:p w:rsidR="00CB448F" w:rsidRPr="00A17A95" w:rsidRDefault="00CB448F" w:rsidP="00092462">
      <w:pPr>
        <w:spacing w:line="360" w:lineRule="auto"/>
        <w:rPr>
          <w:rFonts w:ascii="Cambria" w:hAnsi="Cambria"/>
        </w:rPr>
      </w:pPr>
      <w:r w:rsidRPr="00A17A95">
        <w:rPr>
          <w:rFonts w:ascii="Cambria" w:hAnsi="Cambria"/>
        </w:rPr>
        <w:t>The life assured can request for a policy loan using the investment fund as collateral subject to the following;</w:t>
      </w:r>
    </w:p>
    <w:p w:rsidR="00CB448F" w:rsidRPr="00A17A95" w:rsidRDefault="00CB448F" w:rsidP="00092462">
      <w:pPr>
        <w:spacing w:line="360" w:lineRule="auto"/>
        <w:rPr>
          <w:rFonts w:ascii="Cambria" w:hAnsi="Cambria"/>
        </w:rPr>
      </w:pPr>
    </w:p>
    <w:p w:rsidR="00CB448F" w:rsidRPr="00A17A95" w:rsidRDefault="00CB448F" w:rsidP="00E259CB">
      <w:pPr>
        <w:pStyle w:val="ListParagraph"/>
        <w:numPr>
          <w:ilvl w:val="0"/>
          <w:numId w:val="37"/>
        </w:numPr>
        <w:rPr>
          <w:rFonts w:ascii="Cambria" w:hAnsi="Cambria"/>
          <w:sz w:val="24"/>
          <w:szCs w:val="24"/>
        </w:rPr>
      </w:pPr>
      <w:r w:rsidRPr="00A17A95">
        <w:rPr>
          <w:rFonts w:ascii="Cambria" w:hAnsi="Cambria"/>
          <w:sz w:val="24"/>
          <w:szCs w:val="24"/>
        </w:rPr>
        <w:t>The life assured can apply for a loan after the first anniversary of the policy.</w:t>
      </w:r>
    </w:p>
    <w:p w:rsidR="00CB448F" w:rsidRPr="00A17A95" w:rsidRDefault="00CB448F" w:rsidP="00E259CB">
      <w:pPr>
        <w:pStyle w:val="ListParagraph"/>
        <w:numPr>
          <w:ilvl w:val="0"/>
          <w:numId w:val="37"/>
        </w:numPr>
        <w:rPr>
          <w:rFonts w:ascii="Cambria" w:hAnsi="Cambria"/>
          <w:sz w:val="24"/>
          <w:szCs w:val="24"/>
        </w:rPr>
      </w:pPr>
      <w:r w:rsidRPr="00A17A95">
        <w:rPr>
          <w:rFonts w:ascii="Cambria" w:hAnsi="Cambria"/>
          <w:sz w:val="24"/>
          <w:szCs w:val="24"/>
        </w:rPr>
        <w:t>Subsequent loans are allowed only after the previous loan has been repaid.</w:t>
      </w:r>
    </w:p>
    <w:p w:rsidR="00CB448F" w:rsidRPr="00A17A95" w:rsidRDefault="00CB448F" w:rsidP="00E259CB">
      <w:pPr>
        <w:pStyle w:val="ListParagraph"/>
        <w:numPr>
          <w:ilvl w:val="0"/>
          <w:numId w:val="37"/>
        </w:numPr>
        <w:rPr>
          <w:rFonts w:ascii="Cambria" w:hAnsi="Cambria"/>
          <w:sz w:val="24"/>
          <w:szCs w:val="24"/>
        </w:rPr>
      </w:pPr>
      <w:r w:rsidRPr="00A17A95">
        <w:rPr>
          <w:rFonts w:ascii="Cambria" w:hAnsi="Cambria"/>
          <w:sz w:val="24"/>
          <w:szCs w:val="24"/>
        </w:rPr>
        <w:t>Any loan granted will not exceed 80% of the cash value</w:t>
      </w:r>
      <w:r w:rsidR="003568E9" w:rsidRPr="00A17A95">
        <w:rPr>
          <w:rFonts w:ascii="Cambria" w:hAnsi="Cambria"/>
          <w:sz w:val="24"/>
          <w:szCs w:val="24"/>
        </w:rPr>
        <w:t>/Surrender Value</w:t>
      </w:r>
      <w:r w:rsidRPr="00A17A95">
        <w:rPr>
          <w:rFonts w:ascii="Cambria" w:hAnsi="Cambria"/>
          <w:sz w:val="24"/>
          <w:szCs w:val="24"/>
        </w:rPr>
        <w:t xml:space="preserve"> at the time of applying.</w:t>
      </w:r>
    </w:p>
    <w:p w:rsidR="00CB448F" w:rsidRPr="00A17A95" w:rsidRDefault="00CB448F" w:rsidP="00670EAE">
      <w:pPr>
        <w:pStyle w:val="Heading5"/>
        <w:rPr>
          <w:rFonts w:ascii="Cambria" w:hAnsi="Cambria"/>
        </w:rPr>
      </w:pPr>
      <w:r w:rsidRPr="00A17A95">
        <w:rPr>
          <w:rFonts w:ascii="Cambria" w:hAnsi="Cambria"/>
        </w:rPr>
        <w:t>Loans Repayment</w:t>
      </w:r>
    </w:p>
    <w:p w:rsidR="00CB448F" w:rsidRPr="00A17A95" w:rsidRDefault="00CB448F" w:rsidP="00092462">
      <w:pPr>
        <w:spacing w:line="360" w:lineRule="auto"/>
        <w:rPr>
          <w:rFonts w:ascii="Cambria" w:hAnsi="Cambria"/>
        </w:rPr>
      </w:pPr>
      <w:r w:rsidRPr="00A17A95">
        <w:rPr>
          <w:rFonts w:ascii="Cambria" w:hAnsi="Cambria"/>
        </w:rPr>
        <w:t>Loans repayment is up to a maximum of twelve (12) calendar months.</w:t>
      </w:r>
    </w:p>
    <w:p w:rsidR="00CB448F" w:rsidRPr="00A17A95" w:rsidRDefault="00CB448F" w:rsidP="00092462">
      <w:pPr>
        <w:spacing w:line="360" w:lineRule="auto"/>
        <w:rPr>
          <w:rFonts w:ascii="Cambria" w:hAnsi="Cambria"/>
        </w:rPr>
      </w:pPr>
      <w:r w:rsidRPr="00A17A95">
        <w:rPr>
          <w:rFonts w:ascii="Cambria" w:hAnsi="Cambria"/>
        </w:rPr>
        <w:t xml:space="preserve">The repayment is calculated using the </w:t>
      </w:r>
      <w:r w:rsidR="00564482" w:rsidRPr="00A17A95">
        <w:rPr>
          <w:rFonts w:ascii="Cambria" w:hAnsi="Cambria"/>
        </w:rPr>
        <w:t xml:space="preserve">Amortization Method </w:t>
      </w:r>
      <w:r w:rsidRPr="00A17A95">
        <w:rPr>
          <w:rFonts w:ascii="Cambria" w:hAnsi="Cambria"/>
        </w:rPr>
        <w:t>with a</w:t>
      </w:r>
      <w:ins w:id="128" w:author="UNDERWRITER" w:date="2013-11-12T13:18:00Z">
        <w:r w:rsidR="002124D8">
          <w:rPr>
            <w:rFonts w:ascii="Cambria" w:hAnsi="Cambria"/>
          </w:rPr>
          <w:t>n</w:t>
        </w:r>
      </w:ins>
      <w:r w:rsidR="0013348C" w:rsidRPr="00A17A95">
        <w:rPr>
          <w:rFonts w:ascii="Cambria" w:hAnsi="Cambria"/>
        </w:rPr>
        <w:t xml:space="preserve">interest </w:t>
      </w:r>
      <w:r w:rsidRPr="00A17A95">
        <w:rPr>
          <w:rFonts w:ascii="Cambria" w:hAnsi="Cambria"/>
        </w:rPr>
        <w:t>rate of 25%.</w:t>
      </w:r>
    </w:p>
    <w:p w:rsidR="00564482" w:rsidRPr="00A17A95" w:rsidRDefault="00564482" w:rsidP="00092462">
      <w:pPr>
        <w:spacing w:line="360" w:lineRule="auto"/>
        <w:rPr>
          <w:rFonts w:ascii="Cambria" w:hAnsi="Cambria"/>
        </w:rPr>
      </w:pPr>
    </w:p>
    <w:p w:rsidR="00CB448F" w:rsidRPr="00A17A95" w:rsidRDefault="00CB448F" w:rsidP="00670EAE">
      <w:pPr>
        <w:pStyle w:val="Heading3"/>
        <w:rPr>
          <w:rFonts w:ascii="Cambria" w:hAnsi="Cambria"/>
        </w:rPr>
      </w:pPr>
      <w:bookmarkStart w:id="129" w:name="_Toc371586342"/>
      <w:r w:rsidRPr="00A17A95">
        <w:rPr>
          <w:rFonts w:ascii="Cambria" w:hAnsi="Cambria"/>
        </w:rPr>
        <w:t>Underwriting Consideration</w:t>
      </w:r>
      <w:bookmarkEnd w:id="129"/>
    </w:p>
    <w:p w:rsidR="00CB448F" w:rsidRPr="00A17A95" w:rsidRDefault="00CB448F" w:rsidP="00092462">
      <w:pPr>
        <w:spacing w:line="360" w:lineRule="auto"/>
        <w:rPr>
          <w:rFonts w:ascii="Cambria" w:hAnsi="Cambria"/>
        </w:rPr>
      </w:pPr>
      <w:r w:rsidRPr="00A17A95">
        <w:rPr>
          <w:rFonts w:ascii="Cambria" w:hAnsi="Cambria"/>
        </w:rPr>
        <w:t>Issue age limit</w:t>
      </w:r>
      <w:r w:rsidRPr="00A17A95">
        <w:rPr>
          <w:rFonts w:ascii="Cambria" w:hAnsi="Cambria"/>
        </w:rPr>
        <w:tab/>
      </w:r>
      <w:r w:rsidRPr="00A17A95">
        <w:rPr>
          <w:rFonts w:ascii="Cambria" w:hAnsi="Cambria"/>
        </w:rPr>
        <w:tab/>
        <w:t>18 – 55 years</w:t>
      </w:r>
    </w:p>
    <w:p w:rsidR="00CB448F" w:rsidRPr="00A17A95" w:rsidRDefault="00CB448F" w:rsidP="00092462">
      <w:pPr>
        <w:spacing w:line="360" w:lineRule="auto"/>
        <w:rPr>
          <w:rFonts w:ascii="Cambria" w:hAnsi="Cambria"/>
        </w:rPr>
      </w:pPr>
      <w:r w:rsidRPr="00A17A95">
        <w:rPr>
          <w:rFonts w:ascii="Cambria" w:hAnsi="Cambria"/>
        </w:rPr>
        <w:t>Policy automatically expires at age 60</w:t>
      </w:r>
    </w:p>
    <w:p w:rsidR="00CB448F" w:rsidRPr="00A17A95" w:rsidRDefault="00CB448F" w:rsidP="00092462">
      <w:pPr>
        <w:spacing w:line="360" w:lineRule="auto"/>
        <w:rPr>
          <w:rFonts w:ascii="Cambria" w:hAnsi="Cambria"/>
        </w:rPr>
      </w:pPr>
      <w:r w:rsidRPr="00A17A95">
        <w:rPr>
          <w:rFonts w:ascii="Cambria" w:hAnsi="Cambria"/>
        </w:rPr>
        <w:t>Minimum Sum Assured</w:t>
      </w:r>
      <w:r w:rsidRPr="00A17A95">
        <w:rPr>
          <w:rFonts w:ascii="Cambria" w:hAnsi="Cambria"/>
        </w:rPr>
        <w:tab/>
        <w:t>GHC1, 000</w:t>
      </w:r>
    </w:p>
    <w:p w:rsidR="006E7089" w:rsidRPr="00A17A95" w:rsidRDefault="006E7089" w:rsidP="00092462">
      <w:pPr>
        <w:spacing w:line="360" w:lineRule="auto"/>
        <w:rPr>
          <w:rFonts w:ascii="Cambria" w:hAnsi="Cambria"/>
        </w:rPr>
      </w:pPr>
    </w:p>
    <w:p w:rsidR="00CB448F" w:rsidRPr="00A17A95" w:rsidRDefault="00CB448F" w:rsidP="00CB448F">
      <w:pPr>
        <w:pStyle w:val="Heading2"/>
        <w:rPr>
          <w:rFonts w:ascii="Cambria" w:hAnsi="Cambria"/>
        </w:rPr>
      </w:pPr>
      <w:bookmarkStart w:id="130" w:name="_Toc371586343"/>
      <w:r w:rsidRPr="00A17A95">
        <w:rPr>
          <w:rFonts w:ascii="Cambria" w:hAnsi="Cambria"/>
        </w:rPr>
        <w:lastRenderedPageBreak/>
        <w:t>Express Personal Pension Plan (EPPP)</w:t>
      </w:r>
      <w:bookmarkEnd w:id="130"/>
    </w:p>
    <w:p w:rsidR="00CB448F" w:rsidRPr="00A17A95" w:rsidRDefault="00CB448F" w:rsidP="00670EAE">
      <w:pPr>
        <w:pStyle w:val="Heading3"/>
        <w:rPr>
          <w:rFonts w:ascii="Cambria" w:hAnsi="Cambria"/>
        </w:rPr>
      </w:pPr>
      <w:bookmarkStart w:id="131" w:name="_Toc371586344"/>
      <w:r w:rsidRPr="00A17A95">
        <w:rPr>
          <w:rFonts w:ascii="Cambria" w:hAnsi="Cambria"/>
        </w:rPr>
        <w:t>Product Summary</w:t>
      </w:r>
      <w:bookmarkEnd w:id="131"/>
    </w:p>
    <w:p w:rsidR="00CB448F" w:rsidRPr="00A17A95" w:rsidRDefault="00CB448F" w:rsidP="00092462">
      <w:pPr>
        <w:tabs>
          <w:tab w:val="left" w:pos="0"/>
        </w:tabs>
        <w:spacing w:line="360" w:lineRule="auto"/>
        <w:rPr>
          <w:rFonts w:ascii="Cambria" w:hAnsi="Cambria"/>
        </w:rPr>
      </w:pPr>
      <w:r w:rsidRPr="00A17A95">
        <w:rPr>
          <w:rFonts w:ascii="Cambria" w:hAnsi="Cambria"/>
        </w:rPr>
        <w:t xml:space="preserve">The Express Personal Pension Plan is an investment linked micro insurance product which provides a combination of Term Life (with minimum sum assured of GHC1, 000) and investment fund for the insured. </w:t>
      </w:r>
    </w:p>
    <w:p w:rsidR="00CB448F" w:rsidRPr="00A17A95" w:rsidRDefault="00CB448F" w:rsidP="00092462">
      <w:pPr>
        <w:tabs>
          <w:tab w:val="left" w:pos="0"/>
          <w:tab w:val="left" w:pos="90"/>
        </w:tabs>
        <w:spacing w:line="360" w:lineRule="auto"/>
        <w:rPr>
          <w:rFonts w:ascii="Cambria" w:hAnsi="Cambria"/>
        </w:rPr>
      </w:pPr>
      <w:r w:rsidRPr="00A17A95">
        <w:rPr>
          <w:rFonts w:ascii="Cambria" w:hAnsi="Cambria"/>
        </w:rPr>
        <w:t xml:space="preserve">If the insured survive the term of the policy, a maturity value equal to the full Accumulated Valueis paid. </w:t>
      </w:r>
    </w:p>
    <w:p w:rsidR="00CB448F" w:rsidRPr="00A17A95" w:rsidRDefault="00CB448F" w:rsidP="00092462">
      <w:pPr>
        <w:tabs>
          <w:tab w:val="left" w:pos="0"/>
          <w:tab w:val="left" w:pos="90"/>
        </w:tabs>
        <w:spacing w:line="360" w:lineRule="auto"/>
        <w:rPr>
          <w:rFonts w:ascii="Cambria" w:hAnsi="Cambria"/>
        </w:rPr>
      </w:pPr>
      <w:r w:rsidRPr="00A17A95">
        <w:rPr>
          <w:rFonts w:ascii="Cambria" w:hAnsi="Cambria"/>
        </w:rPr>
        <w:t xml:space="preserve">The term periods is calculated by the insurer (rather than being selected by the Assured) to coincide with future years to retirement of the assured (i.e. term = duration between age next birthday to retirement age, 60years). </w:t>
      </w:r>
    </w:p>
    <w:p w:rsidR="00CB448F" w:rsidRPr="00A17A95" w:rsidRDefault="00CB448F" w:rsidP="00092462">
      <w:pPr>
        <w:tabs>
          <w:tab w:val="left" w:pos="0"/>
          <w:tab w:val="left" w:pos="90"/>
        </w:tabs>
        <w:spacing w:line="360" w:lineRule="auto"/>
        <w:rPr>
          <w:rFonts w:ascii="Cambria" w:hAnsi="Cambria"/>
        </w:rPr>
      </w:pPr>
      <w:r w:rsidRPr="00A17A95">
        <w:rPr>
          <w:rFonts w:ascii="Cambria" w:hAnsi="Cambria"/>
        </w:rPr>
        <w:t>Policy matures on the 60th birthday of the policyholder. If death occurs before maturity, the Sum Assured plus the accumulated value in the investment fund at the time of death is paid to the beneficiaries of the insured.</w:t>
      </w:r>
    </w:p>
    <w:p w:rsidR="00CB448F" w:rsidRPr="00A17A95" w:rsidRDefault="00CB448F" w:rsidP="00CB448F">
      <w:pPr>
        <w:ind w:left="360"/>
        <w:jc w:val="both"/>
        <w:rPr>
          <w:rFonts w:ascii="Cambria" w:hAnsi="Cambria"/>
        </w:rPr>
      </w:pPr>
    </w:p>
    <w:p w:rsidR="00CB448F" w:rsidRPr="00A17A95" w:rsidRDefault="00CB448F" w:rsidP="00092462">
      <w:pPr>
        <w:spacing w:line="360" w:lineRule="auto"/>
        <w:rPr>
          <w:rFonts w:ascii="Cambria" w:hAnsi="Cambria"/>
        </w:rPr>
      </w:pPr>
      <w:r w:rsidRPr="00A17A95">
        <w:rPr>
          <w:rFonts w:ascii="Cambria" w:hAnsi="Cambria"/>
        </w:rPr>
        <w:t>A guaranteed interest rate of 5% per annum.</w:t>
      </w:r>
    </w:p>
    <w:p w:rsidR="00CB448F" w:rsidRPr="00A17A95" w:rsidRDefault="00CB448F" w:rsidP="00670EAE">
      <w:pPr>
        <w:pStyle w:val="Heading3"/>
        <w:rPr>
          <w:rFonts w:ascii="Cambria" w:hAnsi="Cambria"/>
        </w:rPr>
      </w:pPr>
      <w:bookmarkStart w:id="132" w:name="_Toc371586345"/>
      <w:r w:rsidRPr="00A17A95">
        <w:rPr>
          <w:rFonts w:ascii="Cambria" w:hAnsi="Cambria"/>
        </w:rPr>
        <w:t>Death benefit</w:t>
      </w:r>
      <w:bookmarkEnd w:id="132"/>
    </w:p>
    <w:p w:rsidR="00CB448F" w:rsidRPr="00A17A95" w:rsidRDefault="00CB448F" w:rsidP="00092462">
      <w:pPr>
        <w:spacing w:line="360" w:lineRule="auto"/>
        <w:rPr>
          <w:rFonts w:ascii="Cambria" w:hAnsi="Cambria"/>
        </w:rPr>
      </w:pPr>
      <w:r w:rsidRPr="00A17A95">
        <w:rPr>
          <w:rFonts w:ascii="Cambria" w:hAnsi="Cambria"/>
        </w:rPr>
        <w:t>Death benefit = (Sum Assured + Accumulated fund value) – any indebtedness</w:t>
      </w:r>
      <w:r w:rsidR="00D82538">
        <w:rPr>
          <w:rFonts w:ascii="Cambria" w:hAnsi="Cambria"/>
        </w:rPr>
        <w:t>(Initial Charge O/S)</w:t>
      </w:r>
    </w:p>
    <w:p w:rsidR="00CB448F" w:rsidRPr="00A17A95" w:rsidRDefault="00CB448F" w:rsidP="00670EAE">
      <w:pPr>
        <w:pStyle w:val="Heading3"/>
        <w:rPr>
          <w:rFonts w:ascii="Cambria" w:hAnsi="Cambria"/>
        </w:rPr>
      </w:pPr>
      <w:bookmarkStart w:id="133" w:name="_Toc371586346"/>
      <w:r w:rsidRPr="00A17A95">
        <w:rPr>
          <w:rFonts w:ascii="Cambria" w:hAnsi="Cambria"/>
        </w:rPr>
        <w:t>Maturity Value</w:t>
      </w:r>
      <w:bookmarkEnd w:id="133"/>
    </w:p>
    <w:p w:rsidR="00CB448F" w:rsidRPr="00A17A95" w:rsidRDefault="00CB448F" w:rsidP="00092462">
      <w:pPr>
        <w:spacing w:line="360" w:lineRule="auto"/>
        <w:rPr>
          <w:rFonts w:ascii="Cambria" w:hAnsi="Cambria"/>
        </w:rPr>
      </w:pPr>
      <w:r w:rsidRPr="00A17A95">
        <w:rPr>
          <w:rFonts w:ascii="Cambria" w:hAnsi="Cambria"/>
        </w:rPr>
        <w:t>Maturity Value = Accumulated Value in the investment fund</w:t>
      </w:r>
    </w:p>
    <w:p w:rsidR="00CB448F" w:rsidRPr="00A17A95" w:rsidRDefault="00CB448F" w:rsidP="00670EAE">
      <w:pPr>
        <w:pStyle w:val="Heading3"/>
        <w:rPr>
          <w:rFonts w:ascii="Cambria" w:hAnsi="Cambria"/>
        </w:rPr>
      </w:pPr>
      <w:bookmarkStart w:id="134" w:name="_Toc371586347"/>
      <w:r w:rsidRPr="00A17A95">
        <w:rPr>
          <w:rFonts w:ascii="Cambria" w:hAnsi="Cambria"/>
        </w:rPr>
        <w:t>Policy Value</w:t>
      </w:r>
      <w:bookmarkEnd w:id="134"/>
    </w:p>
    <w:p w:rsidR="00CB448F" w:rsidRPr="00A17A95" w:rsidRDefault="00CB448F" w:rsidP="00092462">
      <w:pPr>
        <w:spacing w:line="360" w:lineRule="auto"/>
        <w:rPr>
          <w:rFonts w:ascii="Cambria" w:hAnsi="Cambria"/>
        </w:rPr>
      </w:pPr>
    </w:p>
    <w:p w:rsidR="00CB448F" w:rsidRPr="00A17A95" w:rsidRDefault="00CB448F" w:rsidP="00092462">
      <w:pPr>
        <w:spacing w:line="360" w:lineRule="auto"/>
        <w:rPr>
          <w:rFonts w:ascii="Cambria" w:hAnsi="Cambria"/>
        </w:rPr>
      </w:pPr>
      <w:r w:rsidRPr="00A17A95">
        <w:rPr>
          <w:rFonts w:ascii="Cambria" w:hAnsi="Cambria"/>
        </w:rPr>
        <w:t>Investment Fund</w:t>
      </w:r>
    </w:p>
    <w:p w:rsidR="00CB448F" w:rsidRPr="00A17A95" w:rsidRDefault="00CB448F" w:rsidP="00092462">
      <w:pPr>
        <w:spacing w:line="360" w:lineRule="auto"/>
        <w:rPr>
          <w:rFonts w:ascii="Cambria" w:hAnsi="Cambria"/>
        </w:rPr>
      </w:pPr>
    </w:p>
    <w:p w:rsidR="00CB448F" w:rsidRPr="00A17A95" w:rsidRDefault="00CB448F" w:rsidP="00E259CB">
      <w:pPr>
        <w:pStyle w:val="ListParagraph"/>
        <w:numPr>
          <w:ilvl w:val="0"/>
          <w:numId w:val="35"/>
        </w:numPr>
        <w:rPr>
          <w:rFonts w:ascii="Cambria" w:hAnsi="Cambria"/>
          <w:sz w:val="24"/>
          <w:szCs w:val="24"/>
        </w:rPr>
      </w:pPr>
      <w:r w:rsidRPr="00A17A95">
        <w:rPr>
          <w:rFonts w:ascii="Cambria" w:hAnsi="Cambria"/>
          <w:sz w:val="24"/>
          <w:szCs w:val="24"/>
        </w:rPr>
        <w:t xml:space="preserve">An initial set-up cost charge of GH¢ 50 will apply for policies that pay monthly premium less than GH¢ 25 and GH¢150 for monthly premium above GH¢25. </w:t>
      </w:r>
    </w:p>
    <w:p w:rsidR="00CB448F" w:rsidRPr="00A17A95" w:rsidRDefault="00CB448F" w:rsidP="00E259CB">
      <w:pPr>
        <w:pStyle w:val="ListParagraph"/>
        <w:numPr>
          <w:ilvl w:val="0"/>
          <w:numId w:val="35"/>
        </w:numPr>
        <w:spacing w:after="0" w:line="360" w:lineRule="auto"/>
        <w:contextualSpacing/>
        <w:jc w:val="both"/>
        <w:rPr>
          <w:rFonts w:ascii="Cambria" w:hAnsi="Cambria"/>
          <w:sz w:val="24"/>
          <w:szCs w:val="24"/>
        </w:rPr>
      </w:pPr>
      <w:r w:rsidRPr="00A17A95">
        <w:rPr>
          <w:rFonts w:ascii="Cambria" w:hAnsi="Cambria"/>
          <w:sz w:val="24"/>
          <w:szCs w:val="24"/>
        </w:rPr>
        <w:t>A monthly policy fee of GH¢ 1.00</w:t>
      </w:r>
    </w:p>
    <w:p w:rsidR="00CB448F" w:rsidRPr="00A17A95" w:rsidRDefault="00CB448F" w:rsidP="00CB448F">
      <w:pPr>
        <w:spacing w:line="360" w:lineRule="auto"/>
        <w:ind w:left="360"/>
        <w:contextualSpacing/>
        <w:jc w:val="both"/>
        <w:rPr>
          <w:rFonts w:ascii="Cambria" w:hAnsi="Cambria"/>
        </w:rPr>
      </w:pPr>
      <w:r w:rsidRPr="00A17A95">
        <w:rPr>
          <w:rFonts w:ascii="Cambria" w:hAnsi="Cambria"/>
        </w:rPr>
        <w:t>Monthly mortality charge Mortality Charge = Sum Assured * Annual Premium Rate * Modal Factor/1000</w:t>
      </w:r>
    </w:p>
    <w:p w:rsidR="00CB448F" w:rsidRPr="00A17A95" w:rsidRDefault="00CB448F" w:rsidP="00E259CB">
      <w:pPr>
        <w:pStyle w:val="ListParagraph"/>
        <w:numPr>
          <w:ilvl w:val="0"/>
          <w:numId w:val="35"/>
        </w:numPr>
        <w:spacing w:after="0" w:line="360" w:lineRule="auto"/>
        <w:contextualSpacing/>
        <w:jc w:val="both"/>
        <w:rPr>
          <w:rFonts w:ascii="Cambria" w:hAnsi="Cambria"/>
          <w:sz w:val="24"/>
          <w:szCs w:val="24"/>
        </w:rPr>
      </w:pPr>
      <w:r w:rsidRPr="00A17A95">
        <w:rPr>
          <w:rFonts w:ascii="Cambria" w:hAnsi="Cambria"/>
          <w:sz w:val="24"/>
          <w:szCs w:val="24"/>
        </w:rPr>
        <w:t>An annual management fee of 2.5%</w:t>
      </w:r>
    </w:p>
    <w:p w:rsidR="00CB448F" w:rsidRPr="00A17A95" w:rsidRDefault="00CB448F" w:rsidP="00E259CB">
      <w:pPr>
        <w:pStyle w:val="ListParagraph"/>
        <w:numPr>
          <w:ilvl w:val="0"/>
          <w:numId w:val="35"/>
        </w:numPr>
        <w:spacing w:after="0" w:line="360" w:lineRule="auto"/>
        <w:contextualSpacing/>
        <w:jc w:val="both"/>
        <w:rPr>
          <w:rFonts w:ascii="Cambria" w:hAnsi="Cambria"/>
          <w:sz w:val="24"/>
          <w:szCs w:val="24"/>
        </w:rPr>
      </w:pPr>
      <w:r w:rsidRPr="00A17A95">
        <w:rPr>
          <w:rFonts w:ascii="Cambria" w:hAnsi="Cambria"/>
          <w:sz w:val="24"/>
          <w:szCs w:val="24"/>
        </w:rPr>
        <w:lastRenderedPageBreak/>
        <w:t xml:space="preserve">Allocation rates are 87.5% in Year 1, 92.5% in Year 2 and 95% from Year 3+ of premium </w:t>
      </w:r>
    </w:p>
    <w:p w:rsidR="00CB448F" w:rsidRPr="00A17A95" w:rsidRDefault="00CB448F" w:rsidP="00E259CB">
      <w:pPr>
        <w:pStyle w:val="ListParagraph"/>
        <w:numPr>
          <w:ilvl w:val="0"/>
          <w:numId w:val="33"/>
        </w:numPr>
        <w:spacing w:after="0" w:line="360" w:lineRule="auto"/>
        <w:ind w:left="720"/>
        <w:contextualSpacing/>
        <w:jc w:val="both"/>
        <w:rPr>
          <w:rFonts w:ascii="Cambria" w:hAnsi="Cambria"/>
          <w:sz w:val="24"/>
          <w:szCs w:val="24"/>
        </w:rPr>
      </w:pPr>
      <w:r w:rsidRPr="00A17A95">
        <w:rPr>
          <w:rFonts w:ascii="Cambria" w:hAnsi="Cambria"/>
          <w:sz w:val="24"/>
          <w:szCs w:val="24"/>
        </w:rPr>
        <w:t>Interest to be credited on the account will be declared based on interest earned on the policyholders’ fund subject to a guaranteed minimum of 5%.</w:t>
      </w:r>
    </w:p>
    <w:p w:rsidR="00CB448F" w:rsidRPr="00A17A95" w:rsidRDefault="00CB448F" w:rsidP="00CB448F">
      <w:pPr>
        <w:pStyle w:val="ListParagraph"/>
        <w:contextualSpacing/>
        <w:jc w:val="both"/>
        <w:rPr>
          <w:rFonts w:ascii="Cambria" w:hAnsi="Cambria"/>
          <w:sz w:val="24"/>
          <w:szCs w:val="24"/>
        </w:rPr>
      </w:pPr>
    </w:p>
    <w:p w:rsidR="00CB448F" w:rsidRPr="00A17A95" w:rsidRDefault="00CB448F" w:rsidP="00CB448F">
      <w:pPr>
        <w:pStyle w:val="ListParagraph"/>
        <w:contextualSpacing/>
        <w:jc w:val="both"/>
        <w:rPr>
          <w:rFonts w:ascii="Cambria" w:hAnsi="Cambria"/>
          <w:sz w:val="24"/>
          <w:szCs w:val="24"/>
        </w:rPr>
      </w:pPr>
      <w:r w:rsidRPr="00A17A95">
        <w:rPr>
          <w:rFonts w:ascii="Cambria" w:hAnsi="Cambria"/>
          <w:sz w:val="24"/>
          <w:szCs w:val="24"/>
        </w:rPr>
        <w:t>Policy fee and mortality charge will be deducted monthly irrespective of premium payment once the policy is in force.</w:t>
      </w:r>
    </w:p>
    <w:p w:rsidR="00CB448F" w:rsidRPr="00A17A95" w:rsidRDefault="00CB448F" w:rsidP="00CB448F">
      <w:pPr>
        <w:pStyle w:val="ListParagraph"/>
        <w:contextualSpacing/>
        <w:jc w:val="both"/>
        <w:rPr>
          <w:rFonts w:ascii="Cambria" w:hAnsi="Cambria"/>
          <w:sz w:val="24"/>
          <w:szCs w:val="24"/>
        </w:rPr>
      </w:pPr>
    </w:p>
    <w:p w:rsidR="00CB448F" w:rsidRPr="00A17A95" w:rsidRDefault="00CB448F" w:rsidP="00CB448F">
      <w:pPr>
        <w:pStyle w:val="ListParagraph"/>
        <w:contextualSpacing/>
        <w:jc w:val="both"/>
        <w:rPr>
          <w:rFonts w:ascii="Cambria" w:hAnsi="Cambria"/>
          <w:sz w:val="24"/>
          <w:szCs w:val="24"/>
        </w:rPr>
      </w:pPr>
      <w:r w:rsidRPr="00A17A95">
        <w:rPr>
          <w:rFonts w:ascii="Cambria" w:hAnsi="Cambria"/>
          <w:sz w:val="24"/>
          <w:szCs w:val="24"/>
        </w:rPr>
        <w:t xml:space="preserve">Polices with three consecutive months of missed premium will lapse with a twelve (12) month reinstatement period. </w:t>
      </w:r>
    </w:p>
    <w:p w:rsidR="00CB448F" w:rsidRPr="00A17A95" w:rsidRDefault="00CB448F" w:rsidP="00CB448F">
      <w:pPr>
        <w:ind w:left="720"/>
        <w:rPr>
          <w:rFonts w:ascii="Cambria" w:hAnsi="Cambria"/>
          <w:b/>
        </w:rPr>
      </w:pPr>
      <w:r w:rsidRPr="00A17A95">
        <w:rPr>
          <w:rFonts w:ascii="Cambria" w:hAnsi="Cambria"/>
          <w:b/>
        </w:rPr>
        <w:t>Active Policies with risk liability will comprise of the following categories:</w:t>
      </w:r>
    </w:p>
    <w:p w:rsidR="00CB448F" w:rsidRPr="00A17A95" w:rsidRDefault="00CB448F" w:rsidP="00CB448F">
      <w:pPr>
        <w:ind w:left="720"/>
        <w:rPr>
          <w:rFonts w:ascii="Cambria" w:hAnsi="Cambria"/>
        </w:rPr>
      </w:pPr>
    </w:p>
    <w:p w:rsidR="00CB448F" w:rsidRPr="00A17A95" w:rsidRDefault="00CB448F" w:rsidP="00E259CB">
      <w:pPr>
        <w:pStyle w:val="ListParagraph"/>
        <w:numPr>
          <w:ilvl w:val="0"/>
          <w:numId w:val="33"/>
        </w:numPr>
        <w:rPr>
          <w:rFonts w:ascii="Cambria" w:hAnsi="Cambria"/>
          <w:sz w:val="24"/>
          <w:szCs w:val="24"/>
        </w:rPr>
      </w:pPr>
      <w:r w:rsidRPr="00A17A95">
        <w:rPr>
          <w:rFonts w:ascii="Cambria" w:hAnsi="Cambria"/>
          <w:sz w:val="24"/>
          <w:szCs w:val="24"/>
        </w:rPr>
        <w:t>Policies that have not lapsed (see lapse rule) irrespective of account balance.</w:t>
      </w:r>
    </w:p>
    <w:p w:rsidR="00CB448F" w:rsidRPr="00A17A95" w:rsidRDefault="00CB448F" w:rsidP="00CB448F">
      <w:pPr>
        <w:ind w:left="720"/>
        <w:rPr>
          <w:rFonts w:ascii="Cambria" w:hAnsi="Cambria"/>
        </w:rPr>
      </w:pPr>
    </w:p>
    <w:p w:rsidR="00CB448F" w:rsidRPr="00A17A95" w:rsidRDefault="00CB448F" w:rsidP="00E259CB">
      <w:pPr>
        <w:pStyle w:val="ListParagraph"/>
        <w:numPr>
          <w:ilvl w:val="0"/>
          <w:numId w:val="33"/>
        </w:numPr>
        <w:rPr>
          <w:rFonts w:ascii="Cambria" w:hAnsi="Cambria"/>
          <w:sz w:val="24"/>
          <w:szCs w:val="24"/>
        </w:rPr>
      </w:pPr>
      <w:r w:rsidRPr="00A17A95">
        <w:rPr>
          <w:rFonts w:ascii="Cambria" w:hAnsi="Cambria"/>
          <w:sz w:val="24"/>
          <w:szCs w:val="24"/>
        </w:rPr>
        <w:t>Policies that have lapsed but are in the reinstatement period with positive account balance. These will be in a self-funding status; Mortality charge and policy fee will be deducted from the account balance monthly.</w:t>
      </w:r>
    </w:p>
    <w:p w:rsidR="00CB448F" w:rsidRPr="00A17A95" w:rsidRDefault="00CB448F" w:rsidP="00CB448F">
      <w:pPr>
        <w:ind w:left="720"/>
        <w:rPr>
          <w:rFonts w:ascii="Cambria" w:hAnsi="Cambria"/>
          <w:b/>
        </w:rPr>
      </w:pPr>
      <w:r w:rsidRPr="00A17A95">
        <w:rPr>
          <w:rFonts w:ascii="Cambria" w:hAnsi="Cambria"/>
          <w:b/>
        </w:rPr>
        <w:t>Inactive Policies with no risk liability will comprise of the following categories:</w:t>
      </w:r>
    </w:p>
    <w:p w:rsidR="00CB448F" w:rsidRPr="00A17A95" w:rsidRDefault="00CB448F" w:rsidP="00CB448F">
      <w:pPr>
        <w:ind w:left="720"/>
        <w:rPr>
          <w:rFonts w:ascii="Cambria" w:hAnsi="Cambria"/>
        </w:rPr>
      </w:pPr>
    </w:p>
    <w:p w:rsidR="00CB448F" w:rsidRPr="00A17A95" w:rsidRDefault="00CB448F" w:rsidP="00E259CB">
      <w:pPr>
        <w:pStyle w:val="ListParagraph"/>
        <w:numPr>
          <w:ilvl w:val="0"/>
          <w:numId w:val="33"/>
        </w:numPr>
        <w:rPr>
          <w:rFonts w:ascii="Cambria" w:hAnsi="Cambria"/>
          <w:sz w:val="24"/>
          <w:szCs w:val="24"/>
        </w:rPr>
      </w:pPr>
      <w:r w:rsidRPr="00A17A95">
        <w:rPr>
          <w:rFonts w:ascii="Cambria" w:hAnsi="Cambria"/>
          <w:sz w:val="24"/>
          <w:szCs w:val="24"/>
        </w:rPr>
        <w:t>Policies that have lapsed beyond reinstatement but with positive account balances. These will be put on a paid up status. Liability will only be the account balance.</w:t>
      </w:r>
    </w:p>
    <w:p w:rsidR="00CB448F" w:rsidRPr="00A17A95" w:rsidRDefault="00CB448F" w:rsidP="00E259CB">
      <w:pPr>
        <w:pStyle w:val="ListParagraph"/>
        <w:numPr>
          <w:ilvl w:val="0"/>
          <w:numId w:val="33"/>
        </w:numPr>
        <w:rPr>
          <w:rFonts w:ascii="Cambria" w:hAnsi="Cambria"/>
          <w:sz w:val="24"/>
          <w:szCs w:val="24"/>
        </w:rPr>
      </w:pPr>
      <w:r w:rsidRPr="00A17A95">
        <w:rPr>
          <w:rFonts w:ascii="Cambria" w:hAnsi="Cambria"/>
          <w:sz w:val="24"/>
          <w:szCs w:val="24"/>
        </w:rPr>
        <w:t xml:space="preserve">Policies that have lapsed and within the reinstatement period but with no positive account balances </w:t>
      </w:r>
    </w:p>
    <w:p w:rsidR="00CB448F" w:rsidRPr="00A17A95" w:rsidRDefault="00CB448F" w:rsidP="00670EAE">
      <w:pPr>
        <w:pStyle w:val="Heading3"/>
        <w:rPr>
          <w:rFonts w:ascii="Cambria" w:hAnsi="Cambria"/>
        </w:rPr>
      </w:pPr>
      <w:bookmarkStart w:id="135" w:name="_Toc371586348"/>
      <w:r w:rsidRPr="00A17A95">
        <w:rPr>
          <w:rFonts w:ascii="Cambria" w:hAnsi="Cambria"/>
        </w:rPr>
        <w:t>Premium Payable</w:t>
      </w:r>
      <w:bookmarkEnd w:id="135"/>
    </w:p>
    <w:p w:rsidR="00CB448F" w:rsidRPr="00A17A95" w:rsidRDefault="00CB448F" w:rsidP="00092462">
      <w:pPr>
        <w:spacing w:line="360" w:lineRule="auto"/>
        <w:rPr>
          <w:rFonts w:ascii="Cambria" w:hAnsi="Cambria"/>
        </w:rPr>
      </w:pPr>
      <w:r w:rsidRPr="00A17A95">
        <w:rPr>
          <w:rFonts w:ascii="Cambria" w:hAnsi="Cambria"/>
        </w:rPr>
        <w:t>The monthly payable comprises of the investment contribution, policy fee and the risk premium</w:t>
      </w:r>
    </w:p>
    <w:p w:rsidR="00D45713" w:rsidRPr="00A17A95" w:rsidRDefault="00D45713" w:rsidP="00092462">
      <w:pPr>
        <w:spacing w:line="360" w:lineRule="auto"/>
        <w:rPr>
          <w:rFonts w:ascii="Cambria" w:hAnsi="Cambria"/>
        </w:rPr>
      </w:pPr>
    </w:p>
    <w:p w:rsidR="00D45713" w:rsidRPr="00A17A95" w:rsidRDefault="00D45713" w:rsidP="00D45713">
      <w:pPr>
        <w:jc w:val="both"/>
        <w:rPr>
          <w:rFonts w:ascii="Cambria" w:hAnsi="Cambria" w:cs="Trebuchet MS"/>
          <w:b/>
          <w:bCs/>
          <w:iCs/>
        </w:rPr>
      </w:pPr>
      <w:r w:rsidRPr="00A17A95">
        <w:rPr>
          <w:rFonts w:ascii="Cambria" w:hAnsi="Cambria" w:cs="Trebuchet MS"/>
          <w:b/>
          <w:bCs/>
          <w:iCs/>
        </w:rPr>
        <w:t xml:space="preserve">Modal Risk Premium = (Sum Assured * Basic Rate/ Rate Division factor * Modal Factor) </w:t>
      </w:r>
    </w:p>
    <w:p w:rsidR="00D45713" w:rsidRPr="00A17A95" w:rsidRDefault="00D45713" w:rsidP="00D45713">
      <w:pPr>
        <w:jc w:val="both"/>
        <w:rPr>
          <w:rFonts w:ascii="Cambria" w:hAnsi="Cambria" w:cs="Trebuchet MS"/>
          <w:bCs/>
          <w:iCs/>
        </w:rPr>
      </w:pPr>
      <w:r w:rsidRPr="00A17A95">
        <w:rPr>
          <w:rFonts w:ascii="Cambria" w:hAnsi="Cambria" w:cs="Trebuchet MS"/>
          <w:bCs/>
          <w:iCs/>
        </w:rPr>
        <w:t>The rate table format will be based on the following parameters:-</w:t>
      </w:r>
    </w:p>
    <w:p w:rsidR="00D45713" w:rsidRPr="00A17A95" w:rsidRDefault="00D45713" w:rsidP="00E259CB">
      <w:pPr>
        <w:numPr>
          <w:ilvl w:val="0"/>
          <w:numId w:val="64"/>
        </w:numPr>
        <w:jc w:val="both"/>
        <w:rPr>
          <w:rFonts w:ascii="Cambria" w:hAnsi="Cambria"/>
        </w:rPr>
      </w:pPr>
      <w:r w:rsidRPr="00A17A95">
        <w:rPr>
          <w:rFonts w:ascii="Cambria" w:hAnsi="Cambria"/>
        </w:rPr>
        <w:t>Age</w:t>
      </w:r>
    </w:p>
    <w:p w:rsidR="00D45713" w:rsidRPr="00A17A95" w:rsidRDefault="00D45713" w:rsidP="00E259CB">
      <w:pPr>
        <w:numPr>
          <w:ilvl w:val="0"/>
          <w:numId w:val="64"/>
        </w:numPr>
        <w:jc w:val="both"/>
        <w:rPr>
          <w:rFonts w:ascii="Cambria" w:hAnsi="Cambria"/>
        </w:rPr>
      </w:pPr>
      <w:r w:rsidRPr="00A17A95">
        <w:rPr>
          <w:rFonts w:ascii="Cambria" w:hAnsi="Cambria"/>
        </w:rPr>
        <w:t>Term of the policy</w:t>
      </w:r>
    </w:p>
    <w:p w:rsidR="00D45713" w:rsidRPr="00A17A95" w:rsidRDefault="00D45713" w:rsidP="00D45713">
      <w:pPr>
        <w:jc w:val="both"/>
        <w:rPr>
          <w:rFonts w:ascii="Cambria" w:hAnsi="Cambria" w:cs="Trebuchet MS"/>
          <w:bCs/>
          <w:iCs/>
        </w:rPr>
      </w:pPr>
      <w:r w:rsidRPr="00A17A95">
        <w:rPr>
          <w:rFonts w:ascii="Cambria" w:hAnsi="Cambria" w:cs="Trebuchet MS"/>
          <w:bCs/>
          <w:iCs/>
        </w:rPr>
        <w:t>Rates are based on a table provided</w:t>
      </w:r>
    </w:p>
    <w:p w:rsidR="00D45713" w:rsidRPr="00A17A95" w:rsidRDefault="00D45713" w:rsidP="00D45713">
      <w:pPr>
        <w:jc w:val="both"/>
        <w:rPr>
          <w:rFonts w:ascii="Cambria" w:hAnsi="Cambria" w:cs="Trebuchet MS"/>
          <w:bCs/>
          <w:iCs/>
        </w:rPr>
      </w:pPr>
    </w:p>
    <w:p w:rsidR="00D45713" w:rsidRPr="00A17A95" w:rsidRDefault="00D45713" w:rsidP="00092462">
      <w:pPr>
        <w:spacing w:line="360" w:lineRule="auto"/>
        <w:jc w:val="both"/>
        <w:rPr>
          <w:rFonts w:ascii="Cambria" w:hAnsi="Cambria" w:cs="Trebuchet MS"/>
        </w:rPr>
      </w:pPr>
      <w:r w:rsidRPr="00A17A95">
        <w:rPr>
          <w:rFonts w:ascii="Cambria" w:hAnsi="Cambria" w:cs="Trebuchet MS"/>
          <w:b/>
          <w:bCs/>
        </w:rPr>
        <w:lastRenderedPageBreak/>
        <w:t>Monthly Premium:</w:t>
      </w:r>
      <w:r w:rsidRPr="00A17A95">
        <w:rPr>
          <w:rFonts w:ascii="Cambria" w:hAnsi="Cambria" w:cs="Trebuchet MS"/>
        </w:rPr>
        <w:t xml:space="preserve"> - Modal factor = 0.092</w:t>
      </w:r>
    </w:p>
    <w:p w:rsidR="00D45713" w:rsidRPr="00A17A95" w:rsidRDefault="00D45713" w:rsidP="00092462">
      <w:pPr>
        <w:spacing w:line="360" w:lineRule="auto"/>
        <w:jc w:val="both"/>
        <w:rPr>
          <w:rFonts w:ascii="Cambria" w:hAnsi="Cambria" w:cs="Trebuchet MS"/>
        </w:rPr>
      </w:pPr>
      <w:r w:rsidRPr="00A17A95">
        <w:rPr>
          <w:rFonts w:ascii="Cambria" w:hAnsi="Cambria" w:cs="Trebuchet MS"/>
          <w:b/>
          <w:bCs/>
        </w:rPr>
        <w:t>Quarterly Premium:</w:t>
      </w:r>
      <w:r w:rsidRPr="00A17A95">
        <w:rPr>
          <w:rFonts w:ascii="Cambria" w:hAnsi="Cambria" w:cs="Trebuchet MS"/>
        </w:rPr>
        <w:t xml:space="preserve"> - Modal factor = 0.265</w:t>
      </w:r>
    </w:p>
    <w:p w:rsidR="00D45713" w:rsidRPr="00A17A95" w:rsidRDefault="00D45713" w:rsidP="00092462">
      <w:pPr>
        <w:spacing w:line="360" w:lineRule="auto"/>
        <w:jc w:val="both"/>
        <w:rPr>
          <w:rFonts w:ascii="Cambria" w:hAnsi="Cambria" w:cs="Calibri"/>
          <w:color w:val="000000"/>
          <w:sz w:val="22"/>
          <w:szCs w:val="22"/>
          <w:lang w:val="en-ZA" w:eastAsia="en-ZA"/>
        </w:rPr>
      </w:pPr>
      <w:r w:rsidRPr="00A17A95">
        <w:rPr>
          <w:rFonts w:ascii="Cambria" w:hAnsi="Cambria" w:cs="Trebuchet MS"/>
          <w:b/>
          <w:bCs/>
        </w:rPr>
        <w:t>Semi Annual Premium:</w:t>
      </w:r>
      <w:r w:rsidRPr="00A17A95">
        <w:rPr>
          <w:rFonts w:ascii="Cambria" w:hAnsi="Cambria" w:cs="Trebuchet MS"/>
        </w:rPr>
        <w:t xml:space="preserve"> - Modal factor = </w:t>
      </w:r>
      <w:r w:rsidRPr="00A17A95">
        <w:rPr>
          <w:rFonts w:ascii="Cambria" w:hAnsi="Cambria" w:cs="Calibri"/>
          <w:color w:val="000000"/>
          <w:sz w:val="22"/>
          <w:szCs w:val="22"/>
          <w:lang w:val="en-ZA" w:eastAsia="en-ZA"/>
        </w:rPr>
        <w:t>0.52</w:t>
      </w:r>
    </w:p>
    <w:p w:rsidR="00D45713" w:rsidRPr="00A17A95" w:rsidRDefault="00D45713" w:rsidP="00092462">
      <w:pPr>
        <w:spacing w:line="360" w:lineRule="auto"/>
        <w:jc w:val="both"/>
        <w:rPr>
          <w:rFonts w:ascii="Cambria" w:hAnsi="Cambria" w:cs="Trebuchet MS"/>
        </w:rPr>
      </w:pPr>
      <w:r w:rsidRPr="00A17A95">
        <w:rPr>
          <w:rFonts w:ascii="Cambria" w:hAnsi="Cambria" w:cs="Trebuchet MS"/>
          <w:b/>
          <w:bCs/>
        </w:rPr>
        <w:t>Annual Premium:</w:t>
      </w:r>
      <w:r w:rsidRPr="00A17A95">
        <w:rPr>
          <w:rFonts w:ascii="Cambria" w:hAnsi="Cambria" w:cs="Trebuchet MS"/>
        </w:rPr>
        <w:t xml:space="preserve"> - Modal factor = 1</w:t>
      </w:r>
    </w:p>
    <w:p w:rsidR="00D45713" w:rsidRPr="00A17A95" w:rsidRDefault="00D45713" w:rsidP="00092462">
      <w:pPr>
        <w:spacing w:line="360" w:lineRule="auto"/>
        <w:jc w:val="both"/>
        <w:rPr>
          <w:rFonts w:ascii="Cambria" w:hAnsi="Cambria" w:cs="Trebuchet MS"/>
        </w:rPr>
      </w:pPr>
      <w:r w:rsidRPr="00A17A95">
        <w:rPr>
          <w:rFonts w:ascii="Cambria" w:hAnsi="Cambria" w:cs="Trebuchet MS"/>
          <w:b/>
          <w:bCs/>
        </w:rPr>
        <w:t>Rate Division factor</w:t>
      </w:r>
      <w:r w:rsidRPr="00A17A95">
        <w:rPr>
          <w:rFonts w:ascii="Cambria" w:hAnsi="Cambria" w:cs="Trebuchet MS"/>
        </w:rPr>
        <w:t>: - Currently per mille (1000)</w:t>
      </w:r>
    </w:p>
    <w:p w:rsidR="00D45713" w:rsidRPr="00A17A95" w:rsidRDefault="00D45713" w:rsidP="00092462">
      <w:pPr>
        <w:spacing w:line="360" w:lineRule="auto"/>
        <w:rPr>
          <w:rFonts w:ascii="Cambria" w:hAnsi="Cambria"/>
        </w:rPr>
      </w:pPr>
    </w:p>
    <w:p w:rsidR="00D45713" w:rsidRPr="00A17A95" w:rsidRDefault="00D45713" w:rsidP="00D45713">
      <w:pPr>
        <w:rPr>
          <w:rFonts w:ascii="Cambria" w:hAnsi="Cambria"/>
          <w:b/>
          <w:u w:val="single"/>
        </w:rPr>
      </w:pPr>
      <w:r w:rsidRPr="00A17A95">
        <w:rPr>
          <w:rFonts w:ascii="Cambria" w:hAnsi="Cambria"/>
          <w:b/>
          <w:u w:val="single"/>
        </w:rPr>
        <w:t>Conversion Factors</w:t>
      </w:r>
    </w:p>
    <w:tbl>
      <w:tblPr>
        <w:tblW w:w="3018" w:type="dxa"/>
        <w:tblInd w:w="91" w:type="dxa"/>
        <w:tblLook w:val="04A0" w:firstRow="1" w:lastRow="0" w:firstColumn="1" w:lastColumn="0" w:noHBand="0" w:noVBand="1"/>
      </w:tblPr>
      <w:tblGrid>
        <w:gridCol w:w="959"/>
        <w:gridCol w:w="1775"/>
        <w:gridCol w:w="821"/>
      </w:tblGrid>
      <w:tr w:rsidR="00D45713" w:rsidRPr="00A17A95" w:rsidTr="00B825BD">
        <w:trPr>
          <w:trHeight w:val="300"/>
        </w:trPr>
        <w:tc>
          <w:tcPr>
            <w:tcW w:w="936" w:type="dxa"/>
            <w:tcBorders>
              <w:top w:val="nil"/>
              <w:left w:val="nil"/>
              <w:bottom w:val="nil"/>
              <w:right w:val="nil"/>
            </w:tcBorders>
            <w:shd w:val="clear" w:color="auto" w:fill="auto"/>
            <w:noWrap/>
            <w:vAlign w:val="bottom"/>
            <w:hideMark/>
          </w:tcPr>
          <w:p w:rsidR="00D45713" w:rsidRPr="00A17A95" w:rsidRDefault="00D45713" w:rsidP="00B825BD">
            <w:pPr>
              <w:rPr>
                <w:rFonts w:ascii="Cambria" w:hAnsi="Cambria" w:cs="Calibri"/>
                <w:color w:val="000000"/>
                <w:lang w:val="en-ZA" w:eastAsia="en-ZA"/>
              </w:rPr>
            </w:pPr>
            <w:r w:rsidRPr="00A17A95">
              <w:rPr>
                <w:rFonts w:ascii="Cambria" w:hAnsi="Cambria" w:cs="Calibri"/>
                <w:color w:val="000000"/>
                <w:sz w:val="22"/>
                <w:szCs w:val="22"/>
                <w:lang w:val="en-ZA" w:eastAsia="en-ZA"/>
              </w:rPr>
              <w:t>ModeID</w:t>
            </w:r>
          </w:p>
        </w:tc>
        <w:tc>
          <w:tcPr>
            <w:tcW w:w="1775" w:type="dxa"/>
            <w:tcBorders>
              <w:top w:val="nil"/>
              <w:left w:val="nil"/>
              <w:bottom w:val="nil"/>
              <w:right w:val="nil"/>
            </w:tcBorders>
            <w:shd w:val="clear" w:color="auto" w:fill="auto"/>
            <w:noWrap/>
            <w:vAlign w:val="bottom"/>
            <w:hideMark/>
          </w:tcPr>
          <w:p w:rsidR="00D45713" w:rsidRPr="00A17A95" w:rsidRDefault="00D45713" w:rsidP="00B825BD">
            <w:pPr>
              <w:rPr>
                <w:rFonts w:ascii="Cambria" w:hAnsi="Cambria" w:cs="Calibri"/>
                <w:color w:val="000000"/>
                <w:lang w:val="en-ZA" w:eastAsia="en-ZA"/>
              </w:rPr>
            </w:pPr>
            <w:r w:rsidRPr="00A17A95">
              <w:rPr>
                <w:rFonts w:ascii="Cambria" w:hAnsi="Cambria" w:cs="Calibri"/>
                <w:color w:val="000000"/>
                <w:sz w:val="22"/>
                <w:szCs w:val="22"/>
                <w:lang w:val="en-ZA" w:eastAsia="en-ZA"/>
              </w:rPr>
              <w:t>Mode</w:t>
            </w:r>
          </w:p>
        </w:tc>
        <w:tc>
          <w:tcPr>
            <w:tcW w:w="307" w:type="dxa"/>
            <w:tcBorders>
              <w:top w:val="nil"/>
              <w:left w:val="nil"/>
              <w:bottom w:val="nil"/>
              <w:right w:val="nil"/>
            </w:tcBorders>
            <w:shd w:val="clear" w:color="auto" w:fill="auto"/>
            <w:noWrap/>
            <w:vAlign w:val="bottom"/>
            <w:hideMark/>
          </w:tcPr>
          <w:p w:rsidR="00D45713" w:rsidRPr="00A17A95" w:rsidRDefault="00D45713" w:rsidP="00B825BD">
            <w:pPr>
              <w:rPr>
                <w:rFonts w:ascii="Cambria" w:hAnsi="Cambria" w:cs="Calibri"/>
                <w:color w:val="000000"/>
                <w:lang w:val="en-ZA" w:eastAsia="en-ZA"/>
              </w:rPr>
            </w:pPr>
            <w:r w:rsidRPr="00A17A95">
              <w:rPr>
                <w:rFonts w:ascii="Cambria" w:hAnsi="Cambria" w:cs="Calibri"/>
                <w:color w:val="000000"/>
                <w:sz w:val="22"/>
                <w:szCs w:val="22"/>
                <w:lang w:val="en-ZA" w:eastAsia="en-ZA"/>
              </w:rPr>
              <w:t>Factor</w:t>
            </w:r>
          </w:p>
        </w:tc>
      </w:tr>
      <w:tr w:rsidR="00D45713" w:rsidRPr="00A17A95" w:rsidTr="00B825BD">
        <w:trPr>
          <w:trHeight w:val="300"/>
        </w:trPr>
        <w:tc>
          <w:tcPr>
            <w:tcW w:w="936" w:type="dxa"/>
            <w:tcBorders>
              <w:top w:val="nil"/>
              <w:left w:val="nil"/>
              <w:bottom w:val="nil"/>
              <w:right w:val="nil"/>
            </w:tcBorders>
            <w:shd w:val="clear" w:color="auto" w:fill="auto"/>
            <w:noWrap/>
            <w:vAlign w:val="bottom"/>
            <w:hideMark/>
          </w:tcPr>
          <w:p w:rsidR="00D45713" w:rsidRPr="00A17A95" w:rsidRDefault="00D45713" w:rsidP="00B825BD">
            <w:pPr>
              <w:jc w:val="right"/>
              <w:rPr>
                <w:rFonts w:ascii="Cambria" w:hAnsi="Cambria" w:cs="Calibri"/>
                <w:color w:val="000000"/>
                <w:lang w:val="en-ZA" w:eastAsia="en-ZA"/>
              </w:rPr>
            </w:pPr>
            <w:r w:rsidRPr="00A17A95">
              <w:rPr>
                <w:rFonts w:ascii="Cambria" w:hAnsi="Cambria" w:cs="Calibri"/>
                <w:color w:val="000000"/>
                <w:sz w:val="22"/>
                <w:szCs w:val="22"/>
                <w:lang w:val="en-ZA" w:eastAsia="en-ZA"/>
              </w:rPr>
              <w:t>1</w:t>
            </w:r>
          </w:p>
        </w:tc>
        <w:tc>
          <w:tcPr>
            <w:tcW w:w="1775" w:type="dxa"/>
            <w:tcBorders>
              <w:top w:val="nil"/>
              <w:left w:val="nil"/>
              <w:bottom w:val="nil"/>
              <w:right w:val="nil"/>
            </w:tcBorders>
            <w:shd w:val="clear" w:color="auto" w:fill="auto"/>
            <w:noWrap/>
            <w:vAlign w:val="bottom"/>
            <w:hideMark/>
          </w:tcPr>
          <w:p w:rsidR="00D45713" w:rsidRPr="00A17A95" w:rsidRDefault="00D45713" w:rsidP="00B825BD">
            <w:pPr>
              <w:rPr>
                <w:rFonts w:ascii="Cambria" w:hAnsi="Cambria" w:cs="Calibri"/>
                <w:color w:val="000000"/>
                <w:lang w:val="en-ZA" w:eastAsia="en-ZA"/>
              </w:rPr>
            </w:pPr>
            <w:r w:rsidRPr="00A17A95">
              <w:rPr>
                <w:rFonts w:ascii="Cambria" w:hAnsi="Cambria" w:cs="Calibri"/>
                <w:color w:val="000000"/>
                <w:sz w:val="22"/>
                <w:szCs w:val="22"/>
                <w:lang w:val="en-ZA" w:eastAsia="en-ZA"/>
              </w:rPr>
              <w:t>Annual</w:t>
            </w:r>
          </w:p>
        </w:tc>
        <w:tc>
          <w:tcPr>
            <w:tcW w:w="307" w:type="dxa"/>
            <w:tcBorders>
              <w:top w:val="nil"/>
              <w:left w:val="nil"/>
              <w:bottom w:val="nil"/>
              <w:right w:val="nil"/>
            </w:tcBorders>
            <w:shd w:val="clear" w:color="auto" w:fill="auto"/>
            <w:noWrap/>
            <w:vAlign w:val="bottom"/>
            <w:hideMark/>
          </w:tcPr>
          <w:p w:rsidR="00D45713" w:rsidRPr="00A17A95" w:rsidRDefault="00D45713" w:rsidP="00B825BD">
            <w:pPr>
              <w:jc w:val="right"/>
              <w:rPr>
                <w:rFonts w:ascii="Cambria" w:hAnsi="Cambria" w:cs="Calibri"/>
                <w:color w:val="000000"/>
                <w:lang w:val="en-ZA" w:eastAsia="en-ZA"/>
              </w:rPr>
            </w:pPr>
            <w:r w:rsidRPr="00A17A95">
              <w:rPr>
                <w:rFonts w:ascii="Cambria" w:hAnsi="Cambria" w:cs="Calibri"/>
                <w:color w:val="000000"/>
                <w:sz w:val="22"/>
                <w:szCs w:val="22"/>
                <w:lang w:val="en-ZA" w:eastAsia="en-ZA"/>
              </w:rPr>
              <w:t>1</w:t>
            </w:r>
          </w:p>
        </w:tc>
      </w:tr>
      <w:tr w:rsidR="00D45713" w:rsidRPr="00A17A95" w:rsidTr="00B825BD">
        <w:trPr>
          <w:trHeight w:val="300"/>
        </w:trPr>
        <w:tc>
          <w:tcPr>
            <w:tcW w:w="936" w:type="dxa"/>
            <w:tcBorders>
              <w:top w:val="nil"/>
              <w:left w:val="nil"/>
              <w:bottom w:val="nil"/>
              <w:right w:val="nil"/>
            </w:tcBorders>
            <w:shd w:val="clear" w:color="auto" w:fill="auto"/>
            <w:noWrap/>
            <w:vAlign w:val="bottom"/>
            <w:hideMark/>
          </w:tcPr>
          <w:p w:rsidR="00D45713" w:rsidRPr="00A17A95" w:rsidRDefault="00D45713" w:rsidP="00B825BD">
            <w:pPr>
              <w:jc w:val="right"/>
              <w:rPr>
                <w:rFonts w:ascii="Cambria" w:hAnsi="Cambria" w:cs="Calibri"/>
                <w:color w:val="000000"/>
                <w:lang w:val="en-ZA" w:eastAsia="en-ZA"/>
              </w:rPr>
            </w:pPr>
            <w:r w:rsidRPr="00A17A95">
              <w:rPr>
                <w:rFonts w:ascii="Cambria" w:hAnsi="Cambria" w:cs="Calibri"/>
                <w:color w:val="000000"/>
                <w:sz w:val="22"/>
                <w:szCs w:val="22"/>
                <w:lang w:val="en-ZA" w:eastAsia="en-ZA"/>
              </w:rPr>
              <w:t>2</w:t>
            </w:r>
          </w:p>
        </w:tc>
        <w:tc>
          <w:tcPr>
            <w:tcW w:w="1775" w:type="dxa"/>
            <w:tcBorders>
              <w:top w:val="nil"/>
              <w:left w:val="nil"/>
              <w:bottom w:val="nil"/>
              <w:right w:val="nil"/>
            </w:tcBorders>
            <w:shd w:val="clear" w:color="auto" w:fill="auto"/>
            <w:noWrap/>
            <w:vAlign w:val="bottom"/>
            <w:hideMark/>
          </w:tcPr>
          <w:p w:rsidR="00D45713" w:rsidRPr="00A17A95" w:rsidRDefault="00D45713" w:rsidP="00B825BD">
            <w:pPr>
              <w:rPr>
                <w:rFonts w:ascii="Cambria" w:hAnsi="Cambria" w:cs="Calibri"/>
                <w:color w:val="000000"/>
                <w:lang w:val="en-ZA" w:eastAsia="en-ZA"/>
              </w:rPr>
            </w:pPr>
            <w:r w:rsidRPr="00A17A95">
              <w:rPr>
                <w:rFonts w:ascii="Cambria" w:hAnsi="Cambria" w:cs="Calibri"/>
                <w:color w:val="000000"/>
                <w:sz w:val="22"/>
                <w:szCs w:val="22"/>
                <w:lang w:val="en-ZA" w:eastAsia="en-ZA"/>
              </w:rPr>
              <w:t>Semi-Annual</w:t>
            </w:r>
          </w:p>
        </w:tc>
        <w:tc>
          <w:tcPr>
            <w:tcW w:w="307" w:type="dxa"/>
            <w:tcBorders>
              <w:top w:val="nil"/>
              <w:left w:val="nil"/>
              <w:bottom w:val="nil"/>
              <w:right w:val="nil"/>
            </w:tcBorders>
            <w:shd w:val="clear" w:color="auto" w:fill="auto"/>
            <w:noWrap/>
            <w:vAlign w:val="bottom"/>
            <w:hideMark/>
          </w:tcPr>
          <w:p w:rsidR="00D45713" w:rsidRPr="00A17A95" w:rsidRDefault="00D45713" w:rsidP="00B825BD">
            <w:pPr>
              <w:jc w:val="right"/>
              <w:rPr>
                <w:rFonts w:ascii="Cambria" w:hAnsi="Cambria" w:cs="Calibri"/>
                <w:color w:val="000000"/>
                <w:lang w:val="en-ZA" w:eastAsia="en-ZA"/>
              </w:rPr>
            </w:pPr>
            <w:r w:rsidRPr="00A17A95">
              <w:rPr>
                <w:rFonts w:ascii="Cambria" w:hAnsi="Cambria" w:cs="Calibri"/>
                <w:color w:val="000000"/>
                <w:sz w:val="22"/>
                <w:szCs w:val="22"/>
                <w:lang w:val="en-ZA" w:eastAsia="en-ZA"/>
              </w:rPr>
              <w:t>0.52</w:t>
            </w:r>
          </w:p>
        </w:tc>
      </w:tr>
      <w:tr w:rsidR="00D45713" w:rsidRPr="00A17A95" w:rsidTr="00B825BD">
        <w:trPr>
          <w:trHeight w:val="300"/>
        </w:trPr>
        <w:tc>
          <w:tcPr>
            <w:tcW w:w="936" w:type="dxa"/>
            <w:tcBorders>
              <w:top w:val="nil"/>
              <w:left w:val="nil"/>
              <w:bottom w:val="nil"/>
              <w:right w:val="nil"/>
            </w:tcBorders>
            <w:shd w:val="clear" w:color="auto" w:fill="auto"/>
            <w:noWrap/>
            <w:vAlign w:val="bottom"/>
            <w:hideMark/>
          </w:tcPr>
          <w:p w:rsidR="00D45713" w:rsidRPr="00A17A95" w:rsidRDefault="00D45713" w:rsidP="00B825BD">
            <w:pPr>
              <w:jc w:val="right"/>
              <w:rPr>
                <w:rFonts w:ascii="Cambria" w:hAnsi="Cambria" w:cs="Calibri"/>
                <w:color w:val="000000"/>
                <w:lang w:val="en-ZA" w:eastAsia="en-ZA"/>
              </w:rPr>
            </w:pPr>
            <w:r w:rsidRPr="00A17A95">
              <w:rPr>
                <w:rFonts w:ascii="Cambria" w:hAnsi="Cambria" w:cs="Calibri"/>
                <w:color w:val="000000"/>
                <w:sz w:val="22"/>
                <w:szCs w:val="22"/>
                <w:lang w:val="en-ZA" w:eastAsia="en-ZA"/>
              </w:rPr>
              <w:t>3</w:t>
            </w:r>
          </w:p>
        </w:tc>
        <w:tc>
          <w:tcPr>
            <w:tcW w:w="1775" w:type="dxa"/>
            <w:tcBorders>
              <w:top w:val="nil"/>
              <w:left w:val="nil"/>
              <w:bottom w:val="nil"/>
              <w:right w:val="nil"/>
            </w:tcBorders>
            <w:shd w:val="clear" w:color="auto" w:fill="auto"/>
            <w:noWrap/>
            <w:vAlign w:val="bottom"/>
            <w:hideMark/>
          </w:tcPr>
          <w:p w:rsidR="00D45713" w:rsidRPr="00A17A95" w:rsidRDefault="00D45713" w:rsidP="00B825BD">
            <w:pPr>
              <w:rPr>
                <w:rFonts w:ascii="Cambria" w:hAnsi="Cambria" w:cs="Calibri"/>
                <w:color w:val="000000"/>
                <w:lang w:val="en-ZA" w:eastAsia="en-ZA"/>
              </w:rPr>
            </w:pPr>
            <w:r w:rsidRPr="00A17A95">
              <w:rPr>
                <w:rFonts w:ascii="Cambria" w:hAnsi="Cambria" w:cs="Calibri"/>
                <w:color w:val="000000"/>
                <w:sz w:val="22"/>
                <w:szCs w:val="22"/>
                <w:lang w:val="en-ZA" w:eastAsia="en-ZA"/>
              </w:rPr>
              <w:t>Quarterly</w:t>
            </w:r>
          </w:p>
        </w:tc>
        <w:tc>
          <w:tcPr>
            <w:tcW w:w="307" w:type="dxa"/>
            <w:tcBorders>
              <w:top w:val="nil"/>
              <w:left w:val="nil"/>
              <w:bottom w:val="nil"/>
              <w:right w:val="nil"/>
            </w:tcBorders>
            <w:shd w:val="clear" w:color="auto" w:fill="auto"/>
            <w:noWrap/>
            <w:vAlign w:val="bottom"/>
            <w:hideMark/>
          </w:tcPr>
          <w:p w:rsidR="00D45713" w:rsidRPr="00A17A95" w:rsidRDefault="00D45713" w:rsidP="00B825BD">
            <w:pPr>
              <w:jc w:val="right"/>
              <w:rPr>
                <w:rFonts w:ascii="Cambria" w:hAnsi="Cambria" w:cs="Calibri"/>
                <w:color w:val="000000"/>
                <w:lang w:val="en-ZA" w:eastAsia="en-ZA"/>
              </w:rPr>
            </w:pPr>
            <w:r w:rsidRPr="00A17A95">
              <w:rPr>
                <w:rFonts w:ascii="Cambria" w:hAnsi="Cambria" w:cs="Calibri"/>
                <w:color w:val="000000"/>
                <w:sz w:val="22"/>
                <w:szCs w:val="22"/>
                <w:lang w:val="en-ZA" w:eastAsia="en-ZA"/>
              </w:rPr>
              <w:t>0.265</w:t>
            </w:r>
          </w:p>
        </w:tc>
      </w:tr>
      <w:tr w:rsidR="00D45713" w:rsidRPr="00A17A95" w:rsidTr="00B825BD">
        <w:trPr>
          <w:trHeight w:val="300"/>
        </w:trPr>
        <w:tc>
          <w:tcPr>
            <w:tcW w:w="936" w:type="dxa"/>
            <w:tcBorders>
              <w:top w:val="nil"/>
              <w:left w:val="nil"/>
              <w:bottom w:val="nil"/>
              <w:right w:val="nil"/>
            </w:tcBorders>
            <w:shd w:val="clear" w:color="auto" w:fill="auto"/>
            <w:noWrap/>
            <w:vAlign w:val="bottom"/>
            <w:hideMark/>
          </w:tcPr>
          <w:p w:rsidR="00D45713" w:rsidRPr="00A17A95" w:rsidRDefault="00D45713" w:rsidP="00B825BD">
            <w:pPr>
              <w:jc w:val="right"/>
              <w:rPr>
                <w:rFonts w:ascii="Cambria" w:hAnsi="Cambria" w:cs="Calibri"/>
                <w:color w:val="000000"/>
                <w:lang w:val="en-ZA" w:eastAsia="en-ZA"/>
              </w:rPr>
            </w:pPr>
            <w:r w:rsidRPr="00A17A95">
              <w:rPr>
                <w:rFonts w:ascii="Cambria" w:hAnsi="Cambria" w:cs="Calibri"/>
                <w:color w:val="000000"/>
                <w:sz w:val="22"/>
                <w:szCs w:val="22"/>
                <w:lang w:val="en-ZA" w:eastAsia="en-ZA"/>
              </w:rPr>
              <w:t>4</w:t>
            </w:r>
          </w:p>
        </w:tc>
        <w:tc>
          <w:tcPr>
            <w:tcW w:w="1775" w:type="dxa"/>
            <w:tcBorders>
              <w:top w:val="nil"/>
              <w:left w:val="nil"/>
              <w:bottom w:val="nil"/>
              <w:right w:val="nil"/>
            </w:tcBorders>
            <w:shd w:val="clear" w:color="auto" w:fill="auto"/>
            <w:noWrap/>
            <w:vAlign w:val="bottom"/>
            <w:hideMark/>
          </w:tcPr>
          <w:p w:rsidR="00D45713" w:rsidRPr="00A17A95" w:rsidRDefault="00D45713" w:rsidP="00B825BD">
            <w:pPr>
              <w:rPr>
                <w:rFonts w:ascii="Cambria" w:hAnsi="Cambria" w:cs="Calibri"/>
                <w:color w:val="000000"/>
                <w:lang w:val="en-ZA" w:eastAsia="en-ZA"/>
              </w:rPr>
            </w:pPr>
            <w:r w:rsidRPr="00A17A95">
              <w:rPr>
                <w:rFonts w:ascii="Cambria" w:hAnsi="Cambria" w:cs="Calibri"/>
                <w:color w:val="000000"/>
                <w:sz w:val="22"/>
                <w:szCs w:val="22"/>
                <w:lang w:val="en-ZA" w:eastAsia="en-ZA"/>
              </w:rPr>
              <w:t>Monthly</w:t>
            </w:r>
          </w:p>
        </w:tc>
        <w:tc>
          <w:tcPr>
            <w:tcW w:w="307" w:type="dxa"/>
            <w:tcBorders>
              <w:top w:val="nil"/>
              <w:left w:val="nil"/>
              <w:bottom w:val="nil"/>
              <w:right w:val="nil"/>
            </w:tcBorders>
            <w:shd w:val="clear" w:color="auto" w:fill="auto"/>
            <w:noWrap/>
            <w:vAlign w:val="bottom"/>
            <w:hideMark/>
          </w:tcPr>
          <w:p w:rsidR="00D45713" w:rsidRPr="00A17A95" w:rsidRDefault="00D45713" w:rsidP="00B825BD">
            <w:pPr>
              <w:jc w:val="right"/>
              <w:rPr>
                <w:rFonts w:ascii="Cambria" w:hAnsi="Cambria" w:cs="Calibri"/>
                <w:color w:val="000000"/>
                <w:lang w:val="en-ZA" w:eastAsia="en-ZA"/>
              </w:rPr>
            </w:pPr>
            <w:r w:rsidRPr="00A17A95">
              <w:rPr>
                <w:rFonts w:ascii="Cambria" w:hAnsi="Cambria" w:cs="Calibri"/>
                <w:color w:val="000000"/>
                <w:sz w:val="22"/>
                <w:szCs w:val="22"/>
                <w:lang w:val="en-ZA" w:eastAsia="en-ZA"/>
              </w:rPr>
              <w:t>0.092</w:t>
            </w:r>
          </w:p>
        </w:tc>
      </w:tr>
    </w:tbl>
    <w:p w:rsidR="00D45713" w:rsidRPr="00A17A95" w:rsidRDefault="00D45713" w:rsidP="00092462">
      <w:pPr>
        <w:spacing w:line="360" w:lineRule="auto"/>
        <w:rPr>
          <w:rFonts w:ascii="Cambria" w:hAnsi="Cambria"/>
        </w:rPr>
      </w:pPr>
    </w:p>
    <w:p w:rsidR="00CB448F" w:rsidRPr="00A17A95" w:rsidRDefault="00CB448F" w:rsidP="00670EAE">
      <w:pPr>
        <w:pStyle w:val="Heading3"/>
        <w:rPr>
          <w:rFonts w:ascii="Cambria" w:hAnsi="Cambria"/>
        </w:rPr>
      </w:pPr>
      <w:bookmarkStart w:id="136" w:name="_Toc371586349"/>
      <w:r w:rsidRPr="00A17A95">
        <w:rPr>
          <w:rFonts w:ascii="Cambria" w:hAnsi="Cambria"/>
        </w:rPr>
        <w:t>Cash Value</w:t>
      </w:r>
      <w:r w:rsidR="00315641" w:rsidRPr="00A17A95">
        <w:rPr>
          <w:rFonts w:ascii="Cambria" w:hAnsi="Cambria"/>
        </w:rPr>
        <w:t>/Surrender Value</w:t>
      </w:r>
      <w:bookmarkEnd w:id="136"/>
    </w:p>
    <w:p w:rsidR="00CB448F" w:rsidRPr="00A17A95" w:rsidRDefault="00CB448F" w:rsidP="00092462">
      <w:pPr>
        <w:spacing w:line="360" w:lineRule="auto"/>
        <w:rPr>
          <w:rFonts w:ascii="Cambria" w:hAnsi="Cambria"/>
        </w:rPr>
      </w:pPr>
      <w:r w:rsidRPr="00A17A95">
        <w:rPr>
          <w:rFonts w:ascii="Cambria" w:hAnsi="Cambria"/>
        </w:rPr>
        <w:t>The cash value is 90% of the Account Balance at any point in the life of the policy provided the policy has a positive balance.</w:t>
      </w:r>
    </w:p>
    <w:p w:rsidR="00CB448F" w:rsidRDefault="00CB448F" w:rsidP="00092462">
      <w:pPr>
        <w:spacing w:line="360" w:lineRule="auto"/>
        <w:rPr>
          <w:ins w:id="137" w:author="UNDERWRITER" w:date="2013-11-12T14:43:00Z"/>
          <w:rFonts w:ascii="Cambria" w:hAnsi="Cambria"/>
        </w:rPr>
      </w:pPr>
      <w:r w:rsidRPr="00A17A95">
        <w:rPr>
          <w:rFonts w:ascii="Cambria" w:hAnsi="Cambria"/>
        </w:rPr>
        <w:t>Net cash value</w:t>
      </w:r>
      <w:ins w:id="138" w:author="UNDERWRITER" w:date="2013-11-12T14:42:00Z">
        <w:r w:rsidR="00933C67">
          <w:rPr>
            <w:rFonts w:ascii="Cambria" w:hAnsi="Cambria"/>
          </w:rPr>
          <w:t>/Surrender value</w:t>
        </w:r>
      </w:ins>
      <w:r w:rsidRPr="00A17A95">
        <w:rPr>
          <w:rFonts w:ascii="Cambria" w:hAnsi="Cambria"/>
        </w:rPr>
        <w:t xml:space="preserve"> = Cash value</w:t>
      </w:r>
      <w:ins w:id="139" w:author="UNDERWRITER" w:date="2013-11-12T14:42:00Z">
        <w:r w:rsidR="00933C67">
          <w:rPr>
            <w:rFonts w:ascii="Cambria" w:hAnsi="Cambria"/>
          </w:rPr>
          <w:t>/surrender value</w:t>
        </w:r>
      </w:ins>
    </w:p>
    <w:p w:rsidR="00933C67" w:rsidRPr="00A17A95" w:rsidRDefault="00933C67" w:rsidP="00092462">
      <w:pPr>
        <w:spacing w:line="360" w:lineRule="auto"/>
        <w:rPr>
          <w:rFonts w:ascii="Cambria" w:hAnsi="Cambria"/>
        </w:rPr>
      </w:pPr>
      <w:ins w:id="140" w:author="UNDERWRITER" w:date="2013-11-12T14:43:00Z">
        <w:r w:rsidRPr="00A17A95">
          <w:rPr>
            <w:rFonts w:ascii="Cambria" w:hAnsi="Cambria"/>
          </w:rPr>
          <w:t>Net cash value</w:t>
        </w:r>
        <w:r>
          <w:rPr>
            <w:rFonts w:ascii="Cambria" w:hAnsi="Cambria"/>
          </w:rPr>
          <w:t>/Surrender value</w:t>
        </w:r>
      </w:ins>
      <w:ins w:id="141" w:author="UNDERWRITER" w:date="2013-11-12T14:44:00Z">
        <w:r>
          <w:rPr>
            <w:rFonts w:ascii="Cambria" w:hAnsi="Cambria"/>
          </w:rPr>
          <w:t xml:space="preserve"> = 90% of </w:t>
        </w:r>
        <w:r w:rsidR="00F2015C">
          <w:rPr>
            <w:rFonts w:ascii="Cambria" w:hAnsi="Cambria"/>
          </w:rPr>
          <w:t>Account Balance</w:t>
        </w:r>
      </w:ins>
    </w:p>
    <w:p w:rsidR="00CB448F" w:rsidRPr="00A17A95" w:rsidRDefault="00CB448F" w:rsidP="00670EAE">
      <w:pPr>
        <w:pStyle w:val="Heading3"/>
        <w:rPr>
          <w:rFonts w:ascii="Cambria" w:hAnsi="Cambria"/>
        </w:rPr>
      </w:pPr>
      <w:bookmarkStart w:id="142" w:name="_Toc371586350"/>
      <w:r w:rsidRPr="00A17A95">
        <w:rPr>
          <w:rFonts w:ascii="Cambria" w:hAnsi="Cambria"/>
        </w:rPr>
        <w:t>Benefits</w:t>
      </w:r>
      <w:bookmarkEnd w:id="142"/>
    </w:p>
    <w:p w:rsidR="00CB448F" w:rsidRPr="00A17A95" w:rsidRDefault="00CB448F" w:rsidP="00F47CFD">
      <w:pPr>
        <w:pStyle w:val="Heading4"/>
        <w:ind w:left="1276" w:hanging="992"/>
      </w:pPr>
      <w:bookmarkStart w:id="143" w:name="_Toc371586351"/>
      <w:r w:rsidRPr="00A17A95">
        <w:t>Partial Withdrawals</w:t>
      </w:r>
      <w:bookmarkEnd w:id="143"/>
    </w:p>
    <w:p w:rsidR="00CB448F" w:rsidRPr="00A17A95" w:rsidRDefault="00CB448F" w:rsidP="00092462">
      <w:pPr>
        <w:spacing w:line="360" w:lineRule="auto"/>
        <w:rPr>
          <w:rFonts w:ascii="Cambria" w:hAnsi="Cambria"/>
        </w:rPr>
      </w:pPr>
    </w:p>
    <w:p w:rsidR="00CB448F" w:rsidRPr="00A17A95" w:rsidRDefault="00CB448F" w:rsidP="00092462">
      <w:pPr>
        <w:spacing w:line="360" w:lineRule="auto"/>
        <w:rPr>
          <w:rFonts w:ascii="Cambria" w:hAnsi="Cambria"/>
        </w:rPr>
      </w:pPr>
      <w:r w:rsidRPr="00A17A95">
        <w:rPr>
          <w:rFonts w:ascii="Cambria" w:hAnsi="Cambria"/>
        </w:rPr>
        <w:t>The life assured can access his/her investment fund subject to the following;</w:t>
      </w:r>
    </w:p>
    <w:p w:rsidR="00CB448F" w:rsidRPr="00A17A95" w:rsidRDefault="00CB448F" w:rsidP="00E259CB">
      <w:pPr>
        <w:pStyle w:val="ListParagraph"/>
        <w:numPr>
          <w:ilvl w:val="0"/>
          <w:numId w:val="34"/>
        </w:numPr>
        <w:rPr>
          <w:rFonts w:ascii="Cambria" w:hAnsi="Cambria"/>
          <w:sz w:val="24"/>
          <w:szCs w:val="24"/>
        </w:rPr>
      </w:pPr>
      <w:r w:rsidRPr="00A17A95">
        <w:rPr>
          <w:rFonts w:ascii="Cambria" w:hAnsi="Cambria"/>
          <w:sz w:val="24"/>
          <w:szCs w:val="24"/>
        </w:rPr>
        <w:t>First withdrawal is allowed after the fifth anniversary of the policy,</w:t>
      </w:r>
    </w:p>
    <w:p w:rsidR="00CB448F" w:rsidRPr="00A17A95" w:rsidRDefault="00CB448F" w:rsidP="00E259CB">
      <w:pPr>
        <w:pStyle w:val="ListParagraph"/>
        <w:numPr>
          <w:ilvl w:val="0"/>
          <w:numId w:val="34"/>
        </w:numPr>
        <w:rPr>
          <w:rFonts w:ascii="Cambria" w:hAnsi="Cambria"/>
          <w:sz w:val="24"/>
          <w:szCs w:val="24"/>
        </w:rPr>
      </w:pPr>
      <w:r w:rsidRPr="00A17A95">
        <w:rPr>
          <w:rFonts w:ascii="Cambria" w:hAnsi="Cambria"/>
          <w:sz w:val="24"/>
          <w:szCs w:val="24"/>
        </w:rPr>
        <w:t>Subsequent withdrawals are allowed only at the end of every two years after the prior withdrawal.</w:t>
      </w:r>
    </w:p>
    <w:p w:rsidR="00CB448F" w:rsidRPr="00A17A95" w:rsidRDefault="00CB448F" w:rsidP="00E259CB">
      <w:pPr>
        <w:pStyle w:val="ListParagraph"/>
        <w:numPr>
          <w:ilvl w:val="0"/>
          <w:numId w:val="34"/>
        </w:numPr>
        <w:rPr>
          <w:rFonts w:ascii="Cambria" w:hAnsi="Cambria"/>
          <w:sz w:val="24"/>
          <w:szCs w:val="24"/>
        </w:rPr>
      </w:pPr>
      <w:r w:rsidRPr="00A17A95">
        <w:rPr>
          <w:rFonts w:ascii="Cambria" w:hAnsi="Cambria"/>
          <w:sz w:val="24"/>
          <w:szCs w:val="24"/>
        </w:rPr>
        <w:t>Any withdrawal will not exceed 20% of the cash value at the time of applying.</w:t>
      </w:r>
    </w:p>
    <w:p w:rsidR="00CB448F" w:rsidRPr="00A17A95" w:rsidRDefault="00CB448F" w:rsidP="00670EAE">
      <w:pPr>
        <w:pStyle w:val="Heading3"/>
        <w:rPr>
          <w:rFonts w:ascii="Cambria" w:hAnsi="Cambria"/>
        </w:rPr>
      </w:pPr>
      <w:bookmarkStart w:id="144" w:name="_Toc371586352"/>
      <w:r w:rsidRPr="00A17A95">
        <w:rPr>
          <w:rFonts w:ascii="Cambria" w:hAnsi="Cambria"/>
        </w:rPr>
        <w:t>Underwriting Consideration</w:t>
      </w:r>
      <w:bookmarkEnd w:id="144"/>
    </w:p>
    <w:p w:rsidR="00CB448F" w:rsidRPr="00A17A95" w:rsidRDefault="00CB448F" w:rsidP="00092462">
      <w:pPr>
        <w:spacing w:line="360" w:lineRule="auto"/>
        <w:rPr>
          <w:rFonts w:ascii="Cambria" w:hAnsi="Cambria"/>
        </w:rPr>
      </w:pPr>
      <w:r w:rsidRPr="00A17A95">
        <w:rPr>
          <w:rFonts w:ascii="Cambria" w:hAnsi="Cambria"/>
        </w:rPr>
        <w:t>Issue age limit</w:t>
      </w:r>
      <w:r w:rsidRPr="00A17A95">
        <w:rPr>
          <w:rFonts w:ascii="Cambria" w:hAnsi="Cambria"/>
        </w:rPr>
        <w:tab/>
      </w:r>
      <w:r w:rsidRPr="00A17A95">
        <w:rPr>
          <w:rFonts w:ascii="Cambria" w:hAnsi="Cambria"/>
        </w:rPr>
        <w:tab/>
        <w:t>18 – 55 years</w:t>
      </w:r>
    </w:p>
    <w:p w:rsidR="00CB448F" w:rsidRPr="00A17A95" w:rsidRDefault="00CB448F" w:rsidP="00092462">
      <w:pPr>
        <w:spacing w:line="360" w:lineRule="auto"/>
        <w:rPr>
          <w:rFonts w:ascii="Cambria" w:hAnsi="Cambria"/>
        </w:rPr>
      </w:pPr>
      <w:r w:rsidRPr="00A17A95">
        <w:rPr>
          <w:rFonts w:ascii="Cambria" w:hAnsi="Cambria"/>
        </w:rPr>
        <w:t>Policy automatically expires at age 60</w:t>
      </w:r>
    </w:p>
    <w:p w:rsidR="00CB448F" w:rsidRPr="00A17A95" w:rsidRDefault="00CB448F" w:rsidP="00092462">
      <w:pPr>
        <w:spacing w:line="360" w:lineRule="auto"/>
        <w:rPr>
          <w:rFonts w:ascii="Cambria" w:hAnsi="Cambria"/>
        </w:rPr>
      </w:pPr>
      <w:r w:rsidRPr="00A17A95">
        <w:rPr>
          <w:rFonts w:ascii="Cambria" w:hAnsi="Cambria"/>
        </w:rPr>
        <w:t>Minimum Sum Assured</w:t>
      </w:r>
      <w:r w:rsidRPr="00A17A95">
        <w:rPr>
          <w:rFonts w:ascii="Cambria" w:hAnsi="Cambria"/>
        </w:rPr>
        <w:tab/>
        <w:t>GHC1, 000</w:t>
      </w:r>
    </w:p>
    <w:p w:rsidR="00CB448F" w:rsidRPr="00A17A95" w:rsidRDefault="00CB448F" w:rsidP="00CB448F">
      <w:pPr>
        <w:pStyle w:val="Heading2"/>
        <w:rPr>
          <w:rFonts w:ascii="Cambria" w:hAnsi="Cambria"/>
        </w:rPr>
      </w:pPr>
      <w:bookmarkStart w:id="145" w:name="_Toc371586353"/>
      <w:r w:rsidRPr="00A17A95">
        <w:rPr>
          <w:rFonts w:ascii="Cambria" w:hAnsi="Cambria"/>
        </w:rPr>
        <w:lastRenderedPageBreak/>
        <w:t>Express Family Protection Plan (EFPP)</w:t>
      </w:r>
      <w:bookmarkEnd w:id="145"/>
    </w:p>
    <w:p w:rsidR="00CB448F" w:rsidRPr="00A17A95" w:rsidRDefault="00CB448F" w:rsidP="00CB448F">
      <w:pPr>
        <w:pStyle w:val="Heading3"/>
        <w:rPr>
          <w:rFonts w:ascii="Cambria" w:hAnsi="Cambria"/>
        </w:rPr>
      </w:pPr>
      <w:bookmarkStart w:id="146" w:name="_Toc371586354"/>
      <w:r w:rsidRPr="00A17A95">
        <w:rPr>
          <w:rFonts w:ascii="Cambria" w:hAnsi="Cambria"/>
        </w:rPr>
        <w:t>Product Summary</w:t>
      </w:r>
      <w:bookmarkEnd w:id="146"/>
    </w:p>
    <w:p w:rsidR="00CB448F" w:rsidRPr="00A17A95" w:rsidRDefault="00CB448F" w:rsidP="00092462">
      <w:pPr>
        <w:spacing w:line="360" w:lineRule="auto"/>
        <w:rPr>
          <w:rFonts w:ascii="Cambria" w:hAnsi="Cambria"/>
        </w:rPr>
      </w:pPr>
      <w:r w:rsidRPr="00A17A95">
        <w:rPr>
          <w:rFonts w:ascii="Cambria" w:hAnsi="Cambria"/>
        </w:rPr>
        <w:t xml:space="preserve">The EFPP provides level death benefits (base coverage) payable in the event of death while the policy is in force. </w:t>
      </w:r>
    </w:p>
    <w:p w:rsidR="00CB448F" w:rsidRPr="00A17A95" w:rsidRDefault="00CB448F" w:rsidP="00092462">
      <w:pPr>
        <w:spacing w:line="360" w:lineRule="auto"/>
        <w:rPr>
          <w:rFonts w:ascii="Cambria" w:hAnsi="Cambria"/>
        </w:rPr>
      </w:pPr>
    </w:p>
    <w:p w:rsidR="00CB448F" w:rsidRPr="00A17A95" w:rsidRDefault="00CB448F" w:rsidP="00092462">
      <w:pPr>
        <w:spacing w:line="360" w:lineRule="auto"/>
        <w:rPr>
          <w:rFonts w:ascii="Cambria" w:hAnsi="Cambria"/>
        </w:rPr>
      </w:pPr>
      <w:r w:rsidRPr="00A17A95">
        <w:rPr>
          <w:rFonts w:ascii="Cambria" w:hAnsi="Cambria"/>
        </w:rPr>
        <w:t>Riders are optional benefits which allow</w:t>
      </w:r>
      <w:del w:id="147" w:author="UNDERWRITER" w:date="2013-11-12T13:42:00Z">
        <w:r w:rsidRPr="00A17A95" w:rsidDel="00566551">
          <w:rPr>
            <w:rFonts w:ascii="Cambria" w:hAnsi="Cambria"/>
          </w:rPr>
          <w:delText>s</w:delText>
        </w:r>
      </w:del>
      <w:r w:rsidRPr="00A17A95">
        <w:rPr>
          <w:rFonts w:ascii="Cambria" w:hAnsi="Cambria"/>
        </w:rPr>
        <w:t xml:space="preserve"> the primary life to elect additional benefits which are attach</w:t>
      </w:r>
      <w:r w:rsidR="00315641" w:rsidRPr="00A17A95">
        <w:rPr>
          <w:rFonts w:ascii="Cambria" w:hAnsi="Cambria"/>
        </w:rPr>
        <w:t>ed</w:t>
      </w:r>
      <w:r w:rsidRPr="00A17A95">
        <w:rPr>
          <w:rFonts w:ascii="Cambria" w:hAnsi="Cambria"/>
        </w:rPr>
        <w:t xml:space="preserve"> to the basic life cover with an additional cost. The rider anniversary date coincides with that of the base policy and cannot be sold as a separate policy item.</w:t>
      </w:r>
    </w:p>
    <w:p w:rsidR="00CB448F" w:rsidRPr="00A17A95" w:rsidRDefault="00CB448F" w:rsidP="00092462">
      <w:pPr>
        <w:spacing w:line="360" w:lineRule="auto"/>
        <w:rPr>
          <w:rFonts w:ascii="Cambria" w:hAnsi="Cambria"/>
        </w:rPr>
      </w:pPr>
    </w:p>
    <w:tbl>
      <w:tblPr>
        <w:tblStyle w:val="TableGrid"/>
        <w:tblW w:w="9576" w:type="dxa"/>
        <w:tblLook w:val="04A0" w:firstRow="1" w:lastRow="0" w:firstColumn="1" w:lastColumn="0" w:noHBand="0" w:noVBand="1"/>
      </w:tblPr>
      <w:tblGrid>
        <w:gridCol w:w="1963"/>
        <w:gridCol w:w="1990"/>
        <w:gridCol w:w="2002"/>
        <w:gridCol w:w="1903"/>
        <w:gridCol w:w="1718"/>
      </w:tblGrid>
      <w:tr w:rsidR="00CB448F" w:rsidRPr="00A17A95" w:rsidTr="006D4B42">
        <w:tc>
          <w:tcPr>
            <w:tcW w:w="1963" w:type="dxa"/>
          </w:tcPr>
          <w:p w:rsidR="00CB448F" w:rsidRPr="00A17A95" w:rsidRDefault="00CB448F" w:rsidP="006D4B42">
            <w:pPr>
              <w:rPr>
                <w:rFonts w:ascii="Cambria" w:hAnsi="Cambria"/>
                <w:b/>
              </w:rPr>
            </w:pPr>
            <w:r w:rsidRPr="00A17A95">
              <w:rPr>
                <w:rFonts w:ascii="Cambria" w:hAnsi="Cambria"/>
                <w:b/>
              </w:rPr>
              <w:t>Life covered</w:t>
            </w:r>
          </w:p>
        </w:tc>
        <w:tc>
          <w:tcPr>
            <w:tcW w:w="1990" w:type="dxa"/>
          </w:tcPr>
          <w:p w:rsidR="00CB448F" w:rsidRPr="00A17A95" w:rsidRDefault="00CB448F" w:rsidP="006D4B42">
            <w:pPr>
              <w:jc w:val="center"/>
              <w:rPr>
                <w:rFonts w:ascii="Cambria" w:hAnsi="Cambria"/>
                <w:b/>
              </w:rPr>
            </w:pPr>
            <w:r w:rsidRPr="00A17A95">
              <w:rPr>
                <w:rFonts w:ascii="Cambria" w:hAnsi="Cambria"/>
                <w:b/>
              </w:rPr>
              <w:t>Minimum age at entry</w:t>
            </w:r>
          </w:p>
        </w:tc>
        <w:tc>
          <w:tcPr>
            <w:tcW w:w="2002" w:type="dxa"/>
          </w:tcPr>
          <w:p w:rsidR="00CB448F" w:rsidRPr="00A17A95" w:rsidRDefault="00CB448F" w:rsidP="006D4B42">
            <w:pPr>
              <w:jc w:val="center"/>
              <w:rPr>
                <w:rFonts w:ascii="Cambria" w:hAnsi="Cambria"/>
                <w:b/>
              </w:rPr>
            </w:pPr>
            <w:r w:rsidRPr="00A17A95">
              <w:rPr>
                <w:rFonts w:ascii="Cambria" w:hAnsi="Cambria"/>
                <w:b/>
              </w:rPr>
              <w:t>Maximum age at entry</w:t>
            </w:r>
          </w:p>
        </w:tc>
        <w:tc>
          <w:tcPr>
            <w:tcW w:w="1903" w:type="dxa"/>
          </w:tcPr>
          <w:p w:rsidR="00CB448F" w:rsidRPr="00A17A95" w:rsidRDefault="00CB448F" w:rsidP="006D4B42">
            <w:pPr>
              <w:jc w:val="center"/>
              <w:rPr>
                <w:rFonts w:ascii="Cambria" w:hAnsi="Cambria"/>
                <w:b/>
              </w:rPr>
            </w:pPr>
            <w:r w:rsidRPr="00A17A95">
              <w:rPr>
                <w:rFonts w:ascii="Cambria" w:hAnsi="Cambria"/>
                <w:b/>
              </w:rPr>
              <w:t>Expiry age</w:t>
            </w:r>
          </w:p>
        </w:tc>
        <w:tc>
          <w:tcPr>
            <w:tcW w:w="1718" w:type="dxa"/>
          </w:tcPr>
          <w:p w:rsidR="00CB448F" w:rsidRPr="00A17A95" w:rsidRDefault="00CB448F" w:rsidP="006D4B42">
            <w:pPr>
              <w:jc w:val="center"/>
              <w:rPr>
                <w:rFonts w:ascii="Cambria" w:hAnsi="Cambria"/>
                <w:b/>
              </w:rPr>
            </w:pPr>
            <w:r w:rsidRPr="00A17A95">
              <w:rPr>
                <w:rFonts w:ascii="Cambria" w:hAnsi="Cambria"/>
                <w:b/>
              </w:rPr>
              <w:t>Minimum sum assured (GHC)</w:t>
            </w:r>
          </w:p>
        </w:tc>
      </w:tr>
      <w:tr w:rsidR="00CB448F" w:rsidRPr="00A17A95" w:rsidTr="006D4B42">
        <w:tc>
          <w:tcPr>
            <w:tcW w:w="1963" w:type="dxa"/>
          </w:tcPr>
          <w:p w:rsidR="00CB448F" w:rsidRPr="00A17A95" w:rsidRDefault="00CB448F" w:rsidP="006D4B42">
            <w:pPr>
              <w:rPr>
                <w:rFonts w:ascii="Cambria" w:hAnsi="Cambria"/>
              </w:rPr>
            </w:pPr>
            <w:r w:rsidRPr="00A17A95">
              <w:rPr>
                <w:rFonts w:ascii="Cambria" w:hAnsi="Cambria"/>
              </w:rPr>
              <w:t>Primary insured</w:t>
            </w:r>
          </w:p>
        </w:tc>
        <w:tc>
          <w:tcPr>
            <w:tcW w:w="1990" w:type="dxa"/>
          </w:tcPr>
          <w:p w:rsidR="00CB448F" w:rsidRPr="00A17A95" w:rsidRDefault="00CB448F" w:rsidP="006D4B42">
            <w:pPr>
              <w:jc w:val="center"/>
              <w:rPr>
                <w:rFonts w:ascii="Cambria" w:hAnsi="Cambria"/>
              </w:rPr>
            </w:pPr>
            <w:r w:rsidRPr="00A17A95">
              <w:rPr>
                <w:rFonts w:ascii="Cambria" w:hAnsi="Cambria"/>
              </w:rPr>
              <w:t>18</w:t>
            </w:r>
          </w:p>
        </w:tc>
        <w:tc>
          <w:tcPr>
            <w:tcW w:w="2002" w:type="dxa"/>
          </w:tcPr>
          <w:p w:rsidR="00CB448F" w:rsidRPr="00A17A95" w:rsidRDefault="00CB448F" w:rsidP="006D4B42">
            <w:pPr>
              <w:jc w:val="center"/>
              <w:rPr>
                <w:rFonts w:ascii="Cambria" w:hAnsi="Cambria"/>
              </w:rPr>
            </w:pPr>
            <w:r w:rsidRPr="00A17A95">
              <w:rPr>
                <w:rFonts w:ascii="Cambria" w:hAnsi="Cambria"/>
              </w:rPr>
              <w:t>60</w:t>
            </w:r>
          </w:p>
        </w:tc>
        <w:tc>
          <w:tcPr>
            <w:tcW w:w="1903" w:type="dxa"/>
          </w:tcPr>
          <w:p w:rsidR="00CB448F" w:rsidRPr="00A17A95" w:rsidRDefault="00CB448F" w:rsidP="006D4B42">
            <w:pPr>
              <w:jc w:val="center"/>
              <w:rPr>
                <w:rFonts w:ascii="Cambria" w:hAnsi="Cambria"/>
              </w:rPr>
            </w:pPr>
            <w:r w:rsidRPr="00A17A95">
              <w:rPr>
                <w:rFonts w:ascii="Cambria" w:hAnsi="Cambria"/>
              </w:rPr>
              <w:t>80</w:t>
            </w:r>
          </w:p>
        </w:tc>
        <w:tc>
          <w:tcPr>
            <w:tcW w:w="1718" w:type="dxa"/>
          </w:tcPr>
          <w:p w:rsidR="00CB448F" w:rsidRPr="00A17A95" w:rsidRDefault="00CB448F" w:rsidP="006D4B42">
            <w:pPr>
              <w:jc w:val="center"/>
              <w:rPr>
                <w:rFonts w:ascii="Cambria" w:hAnsi="Cambria"/>
              </w:rPr>
            </w:pPr>
            <w:r w:rsidRPr="00A17A95">
              <w:rPr>
                <w:rFonts w:ascii="Cambria" w:hAnsi="Cambria"/>
              </w:rPr>
              <w:t>1, 000</w:t>
            </w:r>
          </w:p>
        </w:tc>
      </w:tr>
    </w:tbl>
    <w:p w:rsidR="00CB448F" w:rsidRPr="00A17A95" w:rsidRDefault="00CB448F" w:rsidP="00092462">
      <w:pPr>
        <w:spacing w:line="360" w:lineRule="auto"/>
        <w:rPr>
          <w:rFonts w:ascii="Cambria" w:hAnsi="Cambria"/>
        </w:rPr>
      </w:pPr>
    </w:p>
    <w:p w:rsidR="00CB448F" w:rsidRPr="00A17A95" w:rsidRDefault="00CB448F" w:rsidP="00092462">
      <w:pPr>
        <w:spacing w:line="360" w:lineRule="auto"/>
        <w:rPr>
          <w:rFonts w:ascii="Cambria" w:hAnsi="Cambria"/>
        </w:rPr>
      </w:pPr>
      <w:r w:rsidRPr="00A17A95">
        <w:rPr>
          <w:rFonts w:ascii="Cambria" w:hAnsi="Cambria"/>
        </w:rPr>
        <w:t>Premium for the primary insured are payable until age 65 or till death occurs (the earliest of the two events) whiles those of the nominated lives are payable till their respective expiry age or death whichever occurs earlier.</w:t>
      </w:r>
    </w:p>
    <w:p w:rsidR="00CB448F" w:rsidRPr="00A17A95" w:rsidRDefault="00CB448F" w:rsidP="00092462">
      <w:pPr>
        <w:spacing w:line="360" w:lineRule="auto"/>
        <w:rPr>
          <w:rFonts w:ascii="Cambria" w:hAnsi="Cambria"/>
        </w:rPr>
      </w:pPr>
      <w:r w:rsidRPr="00A17A95">
        <w:rPr>
          <w:rFonts w:ascii="Cambria" w:hAnsi="Cambria"/>
        </w:rPr>
        <w:t>Premium rates are per GHC1, 000 of initial sum assured. The rates vary only by issue age of the insured and have been grouped in 5-years age –bands. Premiums are leveled and fixed at policy inception with both females and males having the same premiums.</w:t>
      </w:r>
    </w:p>
    <w:p w:rsidR="00CB448F" w:rsidRPr="00A17A95" w:rsidRDefault="00CB448F" w:rsidP="00092462">
      <w:pPr>
        <w:spacing w:line="360" w:lineRule="auto"/>
        <w:rPr>
          <w:rFonts w:ascii="Cambria" w:hAnsi="Cambria"/>
        </w:rPr>
      </w:pPr>
    </w:p>
    <w:p w:rsidR="00CB448F" w:rsidRPr="00A17A95" w:rsidRDefault="00CB448F" w:rsidP="00092462">
      <w:pPr>
        <w:spacing w:line="360" w:lineRule="auto"/>
        <w:rPr>
          <w:rFonts w:ascii="Cambria" w:hAnsi="Cambria"/>
        </w:rPr>
      </w:pPr>
      <w:r w:rsidRPr="00A17A95">
        <w:rPr>
          <w:rFonts w:ascii="Cambria" w:hAnsi="Cambria"/>
        </w:rPr>
        <w:t>Rates:</w:t>
      </w:r>
      <w:r w:rsidRPr="00A17A95">
        <w:rPr>
          <w:rFonts w:ascii="Cambria" w:hAnsi="Cambria"/>
        </w:rPr>
        <w:tab/>
        <w:t xml:space="preserve">All the premium rates are based on issue age </w:t>
      </w:r>
      <w:r w:rsidR="00B95570" w:rsidRPr="00A17A95">
        <w:rPr>
          <w:rFonts w:ascii="Cambria" w:hAnsi="Cambria"/>
        </w:rPr>
        <w:t xml:space="preserve">(Age at entry) </w:t>
      </w:r>
      <w:r w:rsidRPr="00A17A95">
        <w:rPr>
          <w:rFonts w:ascii="Cambria" w:hAnsi="Cambria"/>
        </w:rPr>
        <w:t>of the lives covered and remain level thereafter.</w:t>
      </w:r>
    </w:p>
    <w:p w:rsidR="00CB448F" w:rsidRPr="00A17A95" w:rsidRDefault="00CB448F" w:rsidP="00670EAE">
      <w:pPr>
        <w:pStyle w:val="Heading3"/>
        <w:rPr>
          <w:rFonts w:ascii="Cambria" w:hAnsi="Cambria"/>
        </w:rPr>
      </w:pPr>
      <w:bookmarkStart w:id="148" w:name="_Toc371586355"/>
      <w:r w:rsidRPr="00A17A95">
        <w:rPr>
          <w:rFonts w:ascii="Cambria" w:hAnsi="Cambria"/>
        </w:rPr>
        <w:t>Benefits</w:t>
      </w:r>
      <w:bookmarkEnd w:id="148"/>
    </w:p>
    <w:p w:rsidR="00CB448F" w:rsidRPr="00A17A95" w:rsidRDefault="00CB448F" w:rsidP="00F47CFD">
      <w:pPr>
        <w:pStyle w:val="Heading4"/>
        <w:ind w:left="1276" w:hanging="992"/>
      </w:pPr>
      <w:bookmarkStart w:id="149" w:name="_Toc371586356"/>
      <w:r w:rsidRPr="00A17A95">
        <w:t>Death Benefit</w:t>
      </w:r>
      <w:bookmarkEnd w:id="149"/>
    </w:p>
    <w:p w:rsidR="00CB448F" w:rsidRPr="00A17A95" w:rsidRDefault="00CB448F" w:rsidP="00092462">
      <w:pPr>
        <w:spacing w:line="360" w:lineRule="auto"/>
        <w:rPr>
          <w:rFonts w:ascii="Cambria" w:hAnsi="Cambria"/>
        </w:rPr>
      </w:pPr>
    </w:p>
    <w:p w:rsidR="00CB448F" w:rsidRPr="00A17A95" w:rsidRDefault="00CB448F" w:rsidP="00092462">
      <w:pPr>
        <w:spacing w:line="360" w:lineRule="auto"/>
        <w:rPr>
          <w:rFonts w:ascii="Cambria" w:hAnsi="Cambria"/>
        </w:rPr>
      </w:pPr>
      <w:r w:rsidRPr="00A17A95">
        <w:rPr>
          <w:rFonts w:ascii="Cambria" w:hAnsi="Cambria"/>
        </w:rPr>
        <w:t>Risks covered</w:t>
      </w:r>
    </w:p>
    <w:p w:rsidR="00CB448F" w:rsidRPr="00A17A95" w:rsidRDefault="00CB448F" w:rsidP="00092462">
      <w:pPr>
        <w:spacing w:line="360" w:lineRule="auto"/>
        <w:rPr>
          <w:rFonts w:ascii="Cambria" w:hAnsi="Cambria"/>
        </w:rPr>
      </w:pPr>
      <w:r w:rsidRPr="00A17A95">
        <w:rPr>
          <w:rFonts w:ascii="Cambria" w:hAnsi="Cambria"/>
        </w:rPr>
        <w:t>Only mortality risk is covered under this policy. Thus benefits become payable only when a life covered under the policy dies whilst the policy is in force.</w:t>
      </w:r>
    </w:p>
    <w:p w:rsidR="00CB448F" w:rsidRPr="00A17A95" w:rsidRDefault="00CB448F" w:rsidP="00092462">
      <w:pPr>
        <w:spacing w:line="360" w:lineRule="auto"/>
        <w:rPr>
          <w:rFonts w:ascii="Cambria" w:hAnsi="Cambria"/>
        </w:rPr>
      </w:pPr>
    </w:p>
    <w:p w:rsidR="00CB448F" w:rsidRPr="00A17A95" w:rsidRDefault="00CB448F" w:rsidP="00092462">
      <w:pPr>
        <w:spacing w:line="360" w:lineRule="auto"/>
        <w:rPr>
          <w:rFonts w:ascii="Cambria" w:hAnsi="Cambria"/>
        </w:rPr>
      </w:pPr>
      <w:r w:rsidRPr="00A17A95">
        <w:rPr>
          <w:rFonts w:ascii="Cambria" w:hAnsi="Cambria"/>
        </w:rPr>
        <w:t>The sum assured currently in force is the death benefit payable in time of death. This may be reduced by any indebtedness</w:t>
      </w:r>
      <w:r w:rsidR="002A55B0" w:rsidRPr="00A17A95">
        <w:rPr>
          <w:rFonts w:ascii="Cambria" w:hAnsi="Cambria"/>
        </w:rPr>
        <w:t xml:space="preserve"> (O/S premiums)</w:t>
      </w:r>
      <w:r w:rsidRPr="00A17A95">
        <w:rPr>
          <w:rFonts w:ascii="Cambria" w:hAnsi="Cambria"/>
        </w:rPr>
        <w:t xml:space="preserve"> and the grace period premium required </w:t>
      </w:r>
      <w:r w:rsidRPr="00A17A95">
        <w:rPr>
          <w:rFonts w:ascii="Cambria" w:hAnsi="Cambria"/>
        </w:rPr>
        <w:lastRenderedPageBreak/>
        <w:t>to provide insurance coverage to the date of death if the insured died during the grace period. The amount of death benefit may be affected by misstatement of age.</w:t>
      </w:r>
    </w:p>
    <w:p w:rsidR="00CB448F" w:rsidRPr="00A17A95" w:rsidRDefault="00CB448F" w:rsidP="00092462">
      <w:pPr>
        <w:spacing w:line="360" w:lineRule="auto"/>
        <w:rPr>
          <w:rFonts w:ascii="Cambria" w:hAnsi="Cambria"/>
        </w:rPr>
      </w:pPr>
    </w:p>
    <w:p w:rsidR="00CB448F" w:rsidRPr="00A17A95" w:rsidRDefault="00CB448F" w:rsidP="00092462">
      <w:pPr>
        <w:spacing w:line="360" w:lineRule="auto"/>
        <w:rPr>
          <w:rFonts w:ascii="Cambria" w:hAnsi="Cambria"/>
        </w:rPr>
      </w:pPr>
      <w:r w:rsidRPr="00A17A95">
        <w:rPr>
          <w:rFonts w:ascii="Cambria" w:hAnsi="Cambria"/>
        </w:rPr>
        <w:t>Any premium paid after the insured’s date of death will be refunded with the death benefit proceeds.</w:t>
      </w:r>
    </w:p>
    <w:p w:rsidR="00CB448F" w:rsidRPr="00A17A95" w:rsidRDefault="00CB448F" w:rsidP="00670EAE">
      <w:pPr>
        <w:pStyle w:val="Heading3"/>
        <w:rPr>
          <w:rFonts w:ascii="Cambria" w:hAnsi="Cambria"/>
        </w:rPr>
      </w:pPr>
      <w:bookmarkStart w:id="150" w:name="_Toc371586357"/>
      <w:r w:rsidRPr="00A17A95">
        <w:rPr>
          <w:rFonts w:ascii="Cambria" w:hAnsi="Cambria"/>
        </w:rPr>
        <w:t>Optional Benefit - Riders</w:t>
      </w:r>
      <w:bookmarkEnd w:id="150"/>
    </w:p>
    <w:p w:rsidR="00CB448F" w:rsidRPr="00A17A95" w:rsidRDefault="00CB448F" w:rsidP="00F47CFD">
      <w:pPr>
        <w:pStyle w:val="Heading4"/>
        <w:ind w:left="1276" w:hanging="992"/>
      </w:pPr>
      <w:bookmarkStart w:id="151" w:name="_Toc371586358"/>
      <w:r w:rsidRPr="00A17A95">
        <w:t>Family and Partners Insurance Benefits</w:t>
      </w:r>
      <w:bookmarkEnd w:id="151"/>
    </w:p>
    <w:p w:rsidR="00CB448F" w:rsidRPr="00A17A95" w:rsidRDefault="00CB448F" w:rsidP="00092462">
      <w:pPr>
        <w:spacing w:line="360" w:lineRule="auto"/>
        <w:rPr>
          <w:rFonts w:ascii="Cambria" w:hAnsi="Cambria"/>
        </w:rPr>
      </w:pPr>
    </w:p>
    <w:p w:rsidR="00CB448F" w:rsidRPr="00A17A95" w:rsidRDefault="00CB448F" w:rsidP="00092462">
      <w:pPr>
        <w:spacing w:line="360" w:lineRule="auto"/>
        <w:rPr>
          <w:rFonts w:ascii="Cambria" w:hAnsi="Cambria"/>
        </w:rPr>
      </w:pPr>
      <w:r w:rsidRPr="00A17A95">
        <w:rPr>
          <w:rFonts w:ascii="Cambria" w:hAnsi="Cambria"/>
        </w:rPr>
        <w:t>Each of the lives (spouse, children, parents, parents-in-laws and business partners) will be covered under a separate term life insurance rider.</w:t>
      </w:r>
    </w:p>
    <w:p w:rsidR="00CB448F" w:rsidRPr="00A17A95" w:rsidRDefault="00CB448F" w:rsidP="00092462">
      <w:pPr>
        <w:spacing w:line="360" w:lineRule="auto"/>
        <w:rPr>
          <w:rFonts w:ascii="Cambria" w:hAnsi="Cambria"/>
        </w:rPr>
      </w:pPr>
    </w:p>
    <w:p w:rsidR="00CB448F" w:rsidRPr="00A17A95" w:rsidRDefault="00CB448F" w:rsidP="00092462">
      <w:pPr>
        <w:spacing w:line="360" w:lineRule="auto"/>
        <w:rPr>
          <w:rFonts w:ascii="Cambria" w:hAnsi="Cambria"/>
        </w:rPr>
      </w:pPr>
      <w:r w:rsidRPr="00A17A95">
        <w:rPr>
          <w:rFonts w:ascii="Cambria" w:hAnsi="Cambria"/>
        </w:rPr>
        <w:t>Premiums are determined separately for each nominated life as, the level premiums required to provide life protection to the expiry age of the nominated life. The premiums are payable until the death or the expiry age of the nominated life (whichever occurs earlier).</w:t>
      </w:r>
    </w:p>
    <w:p w:rsidR="00CB448F" w:rsidRPr="00A17A95" w:rsidRDefault="00CB448F" w:rsidP="00092462">
      <w:pPr>
        <w:spacing w:line="360" w:lineRule="auto"/>
        <w:rPr>
          <w:rFonts w:ascii="Cambria" w:hAnsi="Cambria"/>
        </w:rPr>
      </w:pPr>
    </w:p>
    <w:p w:rsidR="00CB448F" w:rsidRPr="00A17A95" w:rsidRDefault="00CB448F" w:rsidP="00092462">
      <w:pPr>
        <w:spacing w:line="360" w:lineRule="auto"/>
        <w:rPr>
          <w:rFonts w:ascii="Cambria" w:hAnsi="Cambria"/>
        </w:rPr>
      </w:pPr>
    </w:p>
    <w:tbl>
      <w:tblPr>
        <w:tblStyle w:val="TableGrid"/>
        <w:tblW w:w="9576" w:type="dxa"/>
        <w:tblLook w:val="04A0" w:firstRow="1" w:lastRow="0" w:firstColumn="1" w:lastColumn="0" w:noHBand="0" w:noVBand="1"/>
      </w:tblPr>
      <w:tblGrid>
        <w:gridCol w:w="1963"/>
        <w:gridCol w:w="1990"/>
        <w:gridCol w:w="2002"/>
        <w:gridCol w:w="1903"/>
        <w:gridCol w:w="1718"/>
      </w:tblGrid>
      <w:tr w:rsidR="00CB448F" w:rsidRPr="00A17A95" w:rsidTr="006D4B42">
        <w:tc>
          <w:tcPr>
            <w:tcW w:w="1963" w:type="dxa"/>
          </w:tcPr>
          <w:p w:rsidR="00CB448F" w:rsidRPr="00A17A95" w:rsidRDefault="00CB448F" w:rsidP="006D4B42">
            <w:pPr>
              <w:rPr>
                <w:rFonts w:ascii="Cambria" w:hAnsi="Cambria"/>
                <w:b/>
              </w:rPr>
            </w:pPr>
            <w:r w:rsidRPr="00A17A95">
              <w:rPr>
                <w:rFonts w:ascii="Cambria" w:hAnsi="Cambria"/>
                <w:b/>
              </w:rPr>
              <w:t>Life covered</w:t>
            </w:r>
          </w:p>
        </w:tc>
        <w:tc>
          <w:tcPr>
            <w:tcW w:w="1990" w:type="dxa"/>
          </w:tcPr>
          <w:p w:rsidR="00CB448F" w:rsidRPr="00A17A95" w:rsidRDefault="00CB448F" w:rsidP="006D4B42">
            <w:pPr>
              <w:jc w:val="center"/>
              <w:rPr>
                <w:rFonts w:ascii="Cambria" w:hAnsi="Cambria"/>
                <w:b/>
              </w:rPr>
            </w:pPr>
            <w:r w:rsidRPr="00A17A95">
              <w:rPr>
                <w:rFonts w:ascii="Cambria" w:hAnsi="Cambria"/>
                <w:b/>
              </w:rPr>
              <w:t>Minimum age at entry</w:t>
            </w:r>
          </w:p>
        </w:tc>
        <w:tc>
          <w:tcPr>
            <w:tcW w:w="2002" w:type="dxa"/>
          </w:tcPr>
          <w:p w:rsidR="00CB448F" w:rsidRPr="00A17A95" w:rsidRDefault="00CB448F" w:rsidP="006D4B42">
            <w:pPr>
              <w:jc w:val="center"/>
              <w:rPr>
                <w:rFonts w:ascii="Cambria" w:hAnsi="Cambria"/>
                <w:b/>
              </w:rPr>
            </w:pPr>
            <w:r w:rsidRPr="00A17A95">
              <w:rPr>
                <w:rFonts w:ascii="Cambria" w:hAnsi="Cambria"/>
                <w:b/>
              </w:rPr>
              <w:t>Maximum age at entry</w:t>
            </w:r>
          </w:p>
        </w:tc>
        <w:tc>
          <w:tcPr>
            <w:tcW w:w="1903" w:type="dxa"/>
          </w:tcPr>
          <w:p w:rsidR="00CB448F" w:rsidRPr="00A17A95" w:rsidRDefault="00CB448F" w:rsidP="006D4B42">
            <w:pPr>
              <w:jc w:val="center"/>
              <w:rPr>
                <w:rFonts w:ascii="Cambria" w:hAnsi="Cambria"/>
                <w:b/>
              </w:rPr>
            </w:pPr>
            <w:r w:rsidRPr="00A17A95">
              <w:rPr>
                <w:rFonts w:ascii="Cambria" w:hAnsi="Cambria"/>
                <w:b/>
              </w:rPr>
              <w:t>Expiry age</w:t>
            </w:r>
          </w:p>
        </w:tc>
        <w:tc>
          <w:tcPr>
            <w:tcW w:w="1718" w:type="dxa"/>
          </w:tcPr>
          <w:p w:rsidR="00CB448F" w:rsidRPr="00A17A95" w:rsidRDefault="00CB448F" w:rsidP="006D4B42">
            <w:pPr>
              <w:jc w:val="center"/>
              <w:rPr>
                <w:rFonts w:ascii="Cambria" w:hAnsi="Cambria"/>
                <w:b/>
              </w:rPr>
            </w:pPr>
            <w:r w:rsidRPr="00A17A95">
              <w:rPr>
                <w:rFonts w:ascii="Cambria" w:hAnsi="Cambria"/>
                <w:b/>
              </w:rPr>
              <w:t>Minimum sum assured (GHC)</w:t>
            </w:r>
          </w:p>
        </w:tc>
      </w:tr>
      <w:tr w:rsidR="00CB448F" w:rsidRPr="00A17A95" w:rsidTr="006D4B42">
        <w:tc>
          <w:tcPr>
            <w:tcW w:w="1963" w:type="dxa"/>
          </w:tcPr>
          <w:p w:rsidR="00CB448F" w:rsidRPr="00A17A95" w:rsidRDefault="00CB448F" w:rsidP="006D4B42">
            <w:pPr>
              <w:rPr>
                <w:rFonts w:ascii="Cambria" w:hAnsi="Cambria"/>
              </w:rPr>
            </w:pPr>
            <w:r w:rsidRPr="00A17A95">
              <w:rPr>
                <w:rFonts w:ascii="Cambria" w:hAnsi="Cambria"/>
              </w:rPr>
              <w:t>Spouse</w:t>
            </w:r>
          </w:p>
        </w:tc>
        <w:tc>
          <w:tcPr>
            <w:tcW w:w="1990" w:type="dxa"/>
          </w:tcPr>
          <w:p w:rsidR="00CB448F" w:rsidRPr="00A17A95" w:rsidRDefault="00CB448F" w:rsidP="006D4B42">
            <w:pPr>
              <w:jc w:val="center"/>
              <w:rPr>
                <w:rFonts w:ascii="Cambria" w:hAnsi="Cambria"/>
              </w:rPr>
            </w:pPr>
            <w:r w:rsidRPr="00A17A95">
              <w:rPr>
                <w:rFonts w:ascii="Cambria" w:hAnsi="Cambria"/>
              </w:rPr>
              <w:t>18</w:t>
            </w:r>
          </w:p>
        </w:tc>
        <w:tc>
          <w:tcPr>
            <w:tcW w:w="2002" w:type="dxa"/>
          </w:tcPr>
          <w:p w:rsidR="00CB448F" w:rsidRPr="00A17A95" w:rsidRDefault="00CB448F" w:rsidP="006D4B42">
            <w:pPr>
              <w:jc w:val="center"/>
              <w:rPr>
                <w:rFonts w:ascii="Cambria" w:hAnsi="Cambria"/>
              </w:rPr>
            </w:pPr>
            <w:r w:rsidRPr="00A17A95">
              <w:rPr>
                <w:rFonts w:ascii="Cambria" w:hAnsi="Cambria"/>
              </w:rPr>
              <w:t>60</w:t>
            </w:r>
          </w:p>
        </w:tc>
        <w:tc>
          <w:tcPr>
            <w:tcW w:w="1903" w:type="dxa"/>
          </w:tcPr>
          <w:p w:rsidR="00CB448F" w:rsidRPr="00A17A95" w:rsidRDefault="00CB448F" w:rsidP="006D4B42">
            <w:pPr>
              <w:jc w:val="center"/>
              <w:rPr>
                <w:rFonts w:ascii="Cambria" w:hAnsi="Cambria"/>
              </w:rPr>
            </w:pPr>
            <w:r w:rsidRPr="00A17A95">
              <w:rPr>
                <w:rFonts w:ascii="Cambria" w:hAnsi="Cambria"/>
              </w:rPr>
              <w:t>80</w:t>
            </w:r>
          </w:p>
        </w:tc>
        <w:tc>
          <w:tcPr>
            <w:tcW w:w="1718" w:type="dxa"/>
          </w:tcPr>
          <w:p w:rsidR="00CB448F" w:rsidRPr="00A17A95" w:rsidRDefault="00CB448F" w:rsidP="006D4B42">
            <w:pPr>
              <w:jc w:val="center"/>
              <w:rPr>
                <w:rFonts w:ascii="Cambria" w:hAnsi="Cambria"/>
              </w:rPr>
            </w:pPr>
            <w:r w:rsidRPr="00A17A95">
              <w:rPr>
                <w:rFonts w:ascii="Cambria" w:hAnsi="Cambria"/>
              </w:rPr>
              <w:t>1, 000</w:t>
            </w:r>
          </w:p>
        </w:tc>
      </w:tr>
      <w:tr w:rsidR="00CB448F" w:rsidRPr="00A17A95" w:rsidTr="006D4B42">
        <w:tc>
          <w:tcPr>
            <w:tcW w:w="1963" w:type="dxa"/>
          </w:tcPr>
          <w:p w:rsidR="00CB448F" w:rsidRPr="00A17A95" w:rsidRDefault="00CB448F" w:rsidP="006D4B42">
            <w:pPr>
              <w:rPr>
                <w:rFonts w:ascii="Cambria" w:hAnsi="Cambria"/>
              </w:rPr>
            </w:pPr>
            <w:r w:rsidRPr="00A17A95">
              <w:rPr>
                <w:rFonts w:ascii="Cambria" w:hAnsi="Cambria"/>
              </w:rPr>
              <w:t>Children</w:t>
            </w:r>
          </w:p>
        </w:tc>
        <w:tc>
          <w:tcPr>
            <w:tcW w:w="1990" w:type="dxa"/>
          </w:tcPr>
          <w:p w:rsidR="00CB448F" w:rsidRPr="00A17A95" w:rsidRDefault="00CB448F" w:rsidP="006D4B42">
            <w:pPr>
              <w:jc w:val="center"/>
              <w:rPr>
                <w:rFonts w:ascii="Cambria" w:hAnsi="Cambria"/>
              </w:rPr>
            </w:pPr>
            <w:r w:rsidRPr="00A17A95">
              <w:rPr>
                <w:rFonts w:ascii="Cambria" w:hAnsi="Cambria"/>
              </w:rPr>
              <w:t>15 days</w:t>
            </w:r>
          </w:p>
        </w:tc>
        <w:tc>
          <w:tcPr>
            <w:tcW w:w="2002" w:type="dxa"/>
          </w:tcPr>
          <w:p w:rsidR="00CB448F" w:rsidRPr="00A17A95" w:rsidRDefault="00CB448F" w:rsidP="006D4B42">
            <w:pPr>
              <w:jc w:val="center"/>
              <w:rPr>
                <w:rFonts w:ascii="Cambria" w:hAnsi="Cambria"/>
              </w:rPr>
            </w:pPr>
            <w:r w:rsidRPr="00A17A95">
              <w:rPr>
                <w:rFonts w:ascii="Cambria" w:hAnsi="Cambria"/>
              </w:rPr>
              <w:t>18</w:t>
            </w:r>
          </w:p>
        </w:tc>
        <w:tc>
          <w:tcPr>
            <w:tcW w:w="1903" w:type="dxa"/>
          </w:tcPr>
          <w:p w:rsidR="00CB448F" w:rsidRPr="00A17A95" w:rsidRDefault="00CB448F" w:rsidP="006D4B42">
            <w:pPr>
              <w:jc w:val="center"/>
              <w:rPr>
                <w:rFonts w:ascii="Cambria" w:hAnsi="Cambria"/>
              </w:rPr>
            </w:pPr>
            <w:r w:rsidRPr="00A17A95">
              <w:rPr>
                <w:rFonts w:ascii="Cambria" w:hAnsi="Cambria"/>
              </w:rPr>
              <w:t>25</w:t>
            </w:r>
          </w:p>
        </w:tc>
        <w:tc>
          <w:tcPr>
            <w:tcW w:w="1718" w:type="dxa"/>
          </w:tcPr>
          <w:p w:rsidR="00CB448F" w:rsidRPr="00A17A95" w:rsidRDefault="00CB448F" w:rsidP="006D4B42">
            <w:pPr>
              <w:jc w:val="center"/>
              <w:rPr>
                <w:rFonts w:ascii="Cambria" w:hAnsi="Cambria"/>
              </w:rPr>
            </w:pPr>
            <w:r w:rsidRPr="00A17A95">
              <w:rPr>
                <w:rFonts w:ascii="Cambria" w:hAnsi="Cambria"/>
              </w:rPr>
              <w:t>500</w:t>
            </w:r>
          </w:p>
        </w:tc>
      </w:tr>
      <w:tr w:rsidR="00CB448F" w:rsidRPr="00A17A95" w:rsidTr="006D4B42">
        <w:tc>
          <w:tcPr>
            <w:tcW w:w="1963" w:type="dxa"/>
          </w:tcPr>
          <w:p w:rsidR="00CB448F" w:rsidRPr="00A17A95" w:rsidRDefault="00CB448F" w:rsidP="006D4B42">
            <w:pPr>
              <w:rPr>
                <w:rFonts w:ascii="Cambria" w:hAnsi="Cambria"/>
              </w:rPr>
            </w:pPr>
            <w:r w:rsidRPr="00A17A95">
              <w:rPr>
                <w:rFonts w:ascii="Cambria" w:hAnsi="Cambria"/>
              </w:rPr>
              <w:t>Parent(s)</w:t>
            </w:r>
          </w:p>
        </w:tc>
        <w:tc>
          <w:tcPr>
            <w:tcW w:w="1990" w:type="dxa"/>
          </w:tcPr>
          <w:p w:rsidR="00CB448F" w:rsidRPr="00A17A95" w:rsidRDefault="00CB448F" w:rsidP="006D4B42">
            <w:pPr>
              <w:jc w:val="center"/>
              <w:rPr>
                <w:rFonts w:ascii="Cambria" w:hAnsi="Cambria"/>
              </w:rPr>
            </w:pPr>
            <w:r w:rsidRPr="00A17A95">
              <w:rPr>
                <w:rFonts w:ascii="Cambria" w:hAnsi="Cambria"/>
              </w:rPr>
              <w:t>45</w:t>
            </w:r>
          </w:p>
        </w:tc>
        <w:tc>
          <w:tcPr>
            <w:tcW w:w="2002" w:type="dxa"/>
          </w:tcPr>
          <w:p w:rsidR="00CB448F" w:rsidRPr="00A17A95" w:rsidRDefault="00CB448F" w:rsidP="006D4B42">
            <w:pPr>
              <w:jc w:val="center"/>
              <w:rPr>
                <w:rFonts w:ascii="Cambria" w:hAnsi="Cambria"/>
              </w:rPr>
            </w:pPr>
            <w:r w:rsidRPr="00A17A95">
              <w:rPr>
                <w:rFonts w:ascii="Cambria" w:hAnsi="Cambria"/>
              </w:rPr>
              <w:t>75</w:t>
            </w:r>
          </w:p>
        </w:tc>
        <w:tc>
          <w:tcPr>
            <w:tcW w:w="1903" w:type="dxa"/>
          </w:tcPr>
          <w:p w:rsidR="00CB448F" w:rsidRPr="00A17A95" w:rsidRDefault="00CB448F" w:rsidP="006D4B42">
            <w:pPr>
              <w:jc w:val="center"/>
              <w:rPr>
                <w:rFonts w:ascii="Cambria" w:hAnsi="Cambria"/>
              </w:rPr>
            </w:pPr>
            <w:r w:rsidRPr="00A17A95">
              <w:rPr>
                <w:rFonts w:ascii="Cambria" w:hAnsi="Cambria"/>
              </w:rPr>
              <w:t>90</w:t>
            </w:r>
          </w:p>
        </w:tc>
        <w:tc>
          <w:tcPr>
            <w:tcW w:w="1718" w:type="dxa"/>
          </w:tcPr>
          <w:p w:rsidR="00CB448F" w:rsidRPr="00A17A95" w:rsidRDefault="00CB448F" w:rsidP="006D4B42">
            <w:pPr>
              <w:jc w:val="center"/>
              <w:rPr>
                <w:rFonts w:ascii="Cambria" w:hAnsi="Cambria"/>
              </w:rPr>
            </w:pPr>
            <w:r w:rsidRPr="00A17A95">
              <w:rPr>
                <w:rFonts w:ascii="Cambria" w:hAnsi="Cambria"/>
              </w:rPr>
              <w:t>1, 000</w:t>
            </w:r>
          </w:p>
        </w:tc>
      </w:tr>
      <w:tr w:rsidR="00CB448F" w:rsidRPr="00A17A95" w:rsidTr="006D4B42">
        <w:tc>
          <w:tcPr>
            <w:tcW w:w="1963" w:type="dxa"/>
          </w:tcPr>
          <w:p w:rsidR="00CB448F" w:rsidRPr="00A17A95" w:rsidRDefault="00CB448F" w:rsidP="006D4B42">
            <w:pPr>
              <w:rPr>
                <w:rFonts w:ascii="Cambria" w:hAnsi="Cambria"/>
              </w:rPr>
            </w:pPr>
            <w:r w:rsidRPr="00A17A95">
              <w:rPr>
                <w:rFonts w:ascii="Cambria" w:hAnsi="Cambria"/>
              </w:rPr>
              <w:t>Parents-in-laws</w:t>
            </w:r>
          </w:p>
        </w:tc>
        <w:tc>
          <w:tcPr>
            <w:tcW w:w="1990" w:type="dxa"/>
          </w:tcPr>
          <w:p w:rsidR="00CB448F" w:rsidRPr="00A17A95" w:rsidRDefault="00CB448F" w:rsidP="006D4B42">
            <w:pPr>
              <w:jc w:val="center"/>
              <w:rPr>
                <w:rFonts w:ascii="Cambria" w:hAnsi="Cambria"/>
              </w:rPr>
            </w:pPr>
            <w:r w:rsidRPr="00A17A95">
              <w:rPr>
                <w:rFonts w:ascii="Cambria" w:hAnsi="Cambria"/>
              </w:rPr>
              <w:t>45</w:t>
            </w:r>
          </w:p>
        </w:tc>
        <w:tc>
          <w:tcPr>
            <w:tcW w:w="2002" w:type="dxa"/>
          </w:tcPr>
          <w:p w:rsidR="00CB448F" w:rsidRPr="00A17A95" w:rsidRDefault="00CB448F" w:rsidP="006D4B42">
            <w:pPr>
              <w:jc w:val="center"/>
              <w:rPr>
                <w:rFonts w:ascii="Cambria" w:hAnsi="Cambria"/>
              </w:rPr>
            </w:pPr>
            <w:r w:rsidRPr="00A17A95">
              <w:rPr>
                <w:rFonts w:ascii="Cambria" w:hAnsi="Cambria"/>
              </w:rPr>
              <w:t>75</w:t>
            </w:r>
          </w:p>
        </w:tc>
        <w:tc>
          <w:tcPr>
            <w:tcW w:w="1903" w:type="dxa"/>
          </w:tcPr>
          <w:p w:rsidR="00CB448F" w:rsidRPr="00A17A95" w:rsidRDefault="00CB448F" w:rsidP="006D4B42">
            <w:pPr>
              <w:jc w:val="center"/>
              <w:rPr>
                <w:rFonts w:ascii="Cambria" w:hAnsi="Cambria"/>
              </w:rPr>
            </w:pPr>
            <w:r w:rsidRPr="00A17A95">
              <w:rPr>
                <w:rFonts w:ascii="Cambria" w:hAnsi="Cambria"/>
              </w:rPr>
              <w:t>90</w:t>
            </w:r>
          </w:p>
        </w:tc>
        <w:tc>
          <w:tcPr>
            <w:tcW w:w="1718" w:type="dxa"/>
          </w:tcPr>
          <w:p w:rsidR="00CB448F" w:rsidRPr="00A17A95" w:rsidRDefault="00CB448F" w:rsidP="006D4B42">
            <w:pPr>
              <w:jc w:val="center"/>
              <w:rPr>
                <w:rFonts w:ascii="Cambria" w:hAnsi="Cambria"/>
              </w:rPr>
            </w:pPr>
            <w:r w:rsidRPr="00A17A95">
              <w:rPr>
                <w:rFonts w:ascii="Cambria" w:hAnsi="Cambria"/>
              </w:rPr>
              <w:t>1, 000</w:t>
            </w:r>
          </w:p>
        </w:tc>
      </w:tr>
      <w:tr w:rsidR="00CB448F" w:rsidRPr="00A17A95" w:rsidTr="006D4B42">
        <w:tc>
          <w:tcPr>
            <w:tcW w:w="1963" w:type="dxa"/>
          </w:tcPr>
          <w:p w:rsidR="00CB448F" w:rsidRPr="00A17A95" w:rsidRDefault="00CB448F" w:rsidP="006D4B42">
            <w:pPr>
              <w:rPr>
                <w:rFonts w:ascii="Cambria" w:hAnsi="Cambria"/>
              </w:rPr>
            </w:pPr>
            <w:r w:rsidRPr="00A17A95">
              <w:rPr>
                <w:rFonts w:ascii="Cambria" w:hAnsi="Cambria"/>
              </w:rPr>
              <w:t>Business partners</w:t>
            </w:r>
          </w:p>
        </w:tc>
        <w:tc>
          <w:tcPr>
            <w:tcW w:w="1990" w:type="dxa"/>
          </w:tcPr>
          <w:p w:rsidR="00CB448F" w:rsidRPr="00A17A95" w:rsidRDefault="00CB448F" w:rsidP="006D4B42">
            <w:pPr>
              <w:jc w:val="center"/>
              <w:rPr>
                <w:rFonts w:ascii="Cambria" w:hAnsi="Cambria"/>
              </w:rPr>
            </w:pPr>
            <w:r w:rsidRPr="00A17A95">
              <w:rPr>
                <w:rFonts w:ascii="Cambria" w:hAnsi="Cambria"/>
              </w:rPr>
              <w:t>18</w:t>
            </w:r>
          </w:p>
        </w:tc>
        <w:tc>
          <w:tcPr>
            <w:tcW w:w="2002" w:type="dxa"/>
          </w:tcPr>
          <w:p w:rsidR="00CB448F" w:rsidRPr="00A17A95" w:rsidRDefault="00CB448F" w:rsidP="006D4B42">
            <w:pPr>
              <w:jc w:val="center"/>
              <w:rPr>
                <w:rFonts w:ascii="Cambria" w:hAnsi="Cambria"/>
              </w:rPr>
            </w:pPr>
            <w:r w:rsidRPr="00A17A95">
              <w:rPr>
                <w:rFonts w:ascii="Cambria" w:hAnsi="Cambria"/>
              </w:rPr>
              <w:t>60</w:t>
            </w:r>
          </w:p>
        </w:tc>
        <w:tc>
          <w:tcPr>
            <w:tcW w:w="1903" w:type="dxa"/>
          </w:tcPr>
          <w:p w:rsidR="00CB448F" w:rsidRPr="00A17A95" w:rsidRDefault="00CB448F" w:rsidP="006D4B42">
            <w:pPr>
              <w:jc w:val="center"/>
              <w:rPr>
                <w:rFonts w:ascii="Cambria" w:hAnsi="Cambria"/>
              </w:rPr>
            </w:pPr>
            <w:r w:rsidRPr="00A17A95">
              <w:rPr>
                <w:rFonts w:ascii="Cambria" w:hAnsi="Cambria"/>
              </w:rPr>
              <w:t>80</w:t>
            </w:r>
          </w:p>
        </w:tc>
        <w:tc>
          <w:tcPr>
            <w:tcW w:w="1718" w:type="dxa"/>
          </w:tcPr>
          <w:p w:rsidR="00CB448F" w:rsidRPr="00A17A95" w:rsidRDefault="00CB448F" w:rsidP="006D4B42">
            <w:pPr>
              <w:jc w:val="center"/>
              <w:rPr>
                <w:rFonts w:ascii="Cambria" w:hAnsi="Cambria"/>
              </w:rPr>
            </w:pPr>
            <w:r w:rsidRPr="00A17A95">
              <w:rPr>
                <w:rFonts w:ascii="Cambria" w:hAnsi="Cambria"/>
              </w:rPr>
              <w:t>1, 000</w:t>
            </w:r>
          </w:p>
        </w:tc>
      </w:tr>
    </w:tbl>
    <w:p w:rsidR="00CB448F" w:rsidRPr="00A17A95" w:rsidRDefault="00CB448F" w:rsidP="00092462">
      <w:pPr>
        <w:spacing w:line="360" w:lineRule="auto"/>
        <w:rPr>
          <w:rFonts w:ascii="Cambria" w:hAnsi="Cambria"/>
        </w:rPr>
      </w:pPr>
    </w:p>
    <w:p w:rsidR="00CB448F" w:rsidRPr="00A17A95" w:rsidRDefault="00CB448F" w:rsidP="00670EAE">
      <w:pPr>
        <w:pStyle w:val="Heading3"/>
        <w:rPr>
          <w:rFonts w:ascii="Cambria" w:hAnsi="Cambria"/>
        </w:rPr>
      </w:pPr>
      <w:bookmarkStart w:id="152" w:name="_Toc371586359"/>
      <w:r w:rsidRPr="00A17A95">
        <w:rPr>
          <w:rFonts w:ascii="Cambria" w:hAnsi="Cambria"/>
        </w:rPr>
        <w:t>Premium Payable</w:t>
      </w:r>
      <w:bookmarkEnd w:id="152"/>
    </w:p>
    <w:p w:rsidR="00CB448F" w:rsidRPr="00A17A95" w:rsidRDefault="00CB448F" w:rsidP="00092462">
      <w:pPr>
        <w:spacing w:line="360" w:lineRule="auto"/>
        <w:rPr>
          <w:rFonts w:ascii="Cambria" w:hAnsi="Cambria"/>
        </w:rPr>
      </w:pPr>
      <w:r w:rsidRPr="00A17A95">
        <w:rPr>
          <w:rFonts w:ascii="Cambria" w:hAnsi="Cambria"/>
        </w:rPr>
        <w:t>Premium may be paid on annual, semi-annual, quarterly and monthly basis. This is made up of;</w:t>
      </w:r>
    </w:p>
    <w:p w:rsidR="00CB448F" w:rsidRPr="00A17A95" w:rsidRDefault="00CB448F" w:rsidP="00092462">
      <w:pPr>
        <w:spacing w:line="360" w:lineRule="auto"/>
        <w:rPr>
          <w:rFonts w:ascii="Cambria" w:hAnsi="Cambria"/>
        </w:rPr>
      </w:pPr>
    </w:p>
    <w:p w:rsidR="00CB448F" w:rsidRPr="00A17A95" w:rsidRDefault="004E2823" w:rsidP="00E259CB">
      <w:pPr>
        <w:pStyle w:val="ListParagraph"/>
        <w:numPr>
          <w:ilvl w:val="0"/>
          <w:numId w:val="38"/>
        </w:numPr>
        <w:rPr>
          <w:rFonts w:ascii="Cambria" w:hAnsi="Cambria"/>
          <w:sz w:val="24"/>
          <w:szCs w:val="24"/>
        </w:rPr>
      </w:pPr>
      <w:r w:rsidRPr="00A17A95">
        <w:rPr>
          <w:rFonts w:ascii="Cambria" w:hAnsi="Cambria"/>
          <w:sz w:val="24"/>
          <w:szCs w:val="24"/>
        </w:rPr>
        <w:t xml:space="preserve">Basic policy premium; </w:t>
      </w:r>
      <w:r w:rsidR="00CB448F" w:rsidRPr="00A17A95">
        <w:rPr>
          <w:rFonts w:ascii="Cambria" w:hAnsi="Cambria"/>
          <w:sz w:val="24"/>
          <w:szCs w:val="24"/>
        </w:rPr>
        <w:t>this represents the annual cost of insurance for the base life protection on the primary insured. Substandard extra premiums may be charged to cover the extra mortality for those insured with substandard lives.</w:t>
      </w:r>
    </w:p>
    <w:p w:rsidR="00CB448F" w:rsidRPr="00A17A95" w:rsidRDefault="004E2823" w:rsidP="00E259CB">
      <w:pPr>
        <w:pStyle w:val="ListParagraph"/>
        <w:numPr>
          <w:ilvl w:val="0"/>
          <w:numId w:val="38"/>
        </w:numPr>
        <w:rPr>
          <w:rFonts w:ascii="Cambria" w:hAnsi="Cambria"/>
          <w:sz w:val="24"/>
          <w:szCs w:val="24"/>
        </w:rPr>
      </w:pPr>
      <w:r w:rsidRPr="00A17A95">
        <w:rPr>
          <w:rFonts w:ascii="Cambria" w:hAnsi="Cambria"/>
          <w:sz w:val="24"/>
          <w:szCs w:val="24"/>
        </w:rPr>
        <w:lastRenderedPageBreak/>
        <w:t xml:space="preserve">Rider premiums; </w:t>
      </w:r>
      <w:r w:rsidR="00CB448F" w:rsidRPr="00A17A95">
        <w:rPr>
          <w:rFonts w:ascii="Cambria" w:hAnsi="Cambria"/>
          <w:sz w:val="24"/>
          <w:szCs w:val="24"/>
        </w:rPr>
        <w:t>premiums may be assessed in respect of the riders elected by the policy owner and attached to the policy as additional benefits.</w:t>
      </w:r>
    </w:p>
    <w:p w:rsidR="00CB448F" w:rsidRPr="00A17A95" w:rsidRDefault="00CB448F" w:rsidP="00092462">
      <w:pPr>
        <w:spacing w:line="360" w:lineRule="auto"/>
        <w:rPr>
          <w:rFonts w:ascii="Cambria" w:hAnsi="Cambria"/>
        </w:rPr>
      </w:pPr>
      <w:r w:rsidRPr="00A17A95">
        <w:rPr>
          <w:rFonts w:ascii="Cambria" w:hAnsi="Cambria"/>
        </w:rPr>
        <w:t>Total premium = basic policy premium + rider premiums</w:t>
      </w:r>
    </w:p>
    <w:p w:rsidR="00CB448F" w:rsidRPr="00A17A95" w:rsidRDefault="00CB448F" w:rsidP="00670EAE">
      <w:pPr>
        <w:pStyle w:val="Heading3"/>
        <w:rPr>
          <w:rFonts w:ascii="Cambria" w:hAnsi="Cambria"/>
        </w:rPr>
      </w:pPr>
      <w:bookmarkStart w:id="153" w:name="_Toc371586360"/>
      <w:r w:rsidRPr="00A17A95">
        <w:rPr>
          <w:rFonts w:ascii="Cambria" w:hAnsi="Cambria"/>
        </w:rPr>
        <w:t>Cash Values</w:t>
      </w:r>
      <w:bookmarkEnd w:id="153"/>
    </w:p>
    <w:p w:rsidR="00CB448F" w:rsidRPr="00A17A95" w:rsidRDefault="00CB448F" w:rsidP="00092462">
      <w:pPr>
        <w:spacing w:line="360" w:lineRule="auto"/>
        <w:rPr>
          <w:rFonts w:ascii="Cambria" w:hAnsi="Cambria"/>
        </w:rPr>
      </w:pPr>
      <w:r w:rsidRPr="00A17A95">
        <w:rPr>
          <w:rFonts w:ascii="Cambria" w:hAnsi="Cambria"/>
        </w:rPr>
        <w:t>The EFPP does not accrue cash value</w:t>
      </w:r>
    </w:p>
    <w:p w:rsidR="00CB448F" w:rsidRPr="00A17A95" w:rsidRDefault="00CB448F" w:rsidP="00670EAE">
      <w:pPr>
        <w:pStyle w:val="Heading3"/>
        <w:rPr>
          <w:rFonts w:ascii="Cambria" w:hAnsi="Cambria"/>
        </w:rPr>
      </w:pPr>
      <w:bookmarkStart w:id="154" w:name="_Toc371586361"/>
      <w:r w:rsidRPr="00A17A95">
        <w:rPr>
          <w:rFonts w:ascii="Cambria" w:hAnsi="Cambria"/>
        </w:rPr>
        <w:t>Non-Forfeiture Benefits</w:t>
      </w:r>
      <w:bookmarkEnd w:id="154"/>
    </w:p>
    <w:p w:rsidR="00CB448F" w:rsidRPr="00A17A95" w:rsidRDefault="00CB448F" w:rsidP="00092462">
      <w:pPr>
        <w:spacing w:line="360" w:lineRule="auto"/>
        <w:rPr>
          <w:rFonts w:ascii="Cambria" w:hAnsi="Cambria"/>
        </w:rPr>
      </w:pPr>
      <w:r w:rsidRPr="00A17A95">
        <w:rPr>
          <w:rFonts w:ascii="Cambria" w:hAnsi="Cambria"/>
        </w:rPr>
        <w:t>This is not applicable for this plan</w:t>
      </w:r>
    </w:p>
    <w:p w:rsidR="00D81E1A" w:rsidRPr="00B75FC8" w:rsidRDefault="00D81E1A" w:rsidP="00D81E1A">
      <w:pPr>
        <w:pStyle w:val="Heading2"/>
        <w:rPr>
          <w:rFonts w:eastAsia="Times New Roman"/>
        </w:rPr>
      </w:pPr>
      <w:bookmarkStart w:id="155" w:name="_Toc371586362"/>
      <w:r w:rsidRPr="00B75FC8">
        <w:rPr>
          <w:rFonts w:eastAsia="Times New Roman"/>
        </w:rPr>
        <w:t>HOSPITALIZATION SUPPORT PLAN</w:t>
      </w:r>
    </w:p>
    <w:p w:rsidR="00D81E1A" w:rsidRPr="00B75FC8" w:rsidRDefault="00D81E1A" w:rsidP="00D81E1A">
      <w:pPr>
        <w:spacing w:after="180"/>
        <w:rPr>
          <w:rFonts w:ascii="Cambria" w:hAnsi="Cambria" w:cs="Calibri"/>
        </w:rPr>
      </w:pPr>
    </w:p>
    <w:p w:rsidR="00D81E1A" w:rsidRPr="00B75FC8" w:rsidRDefault="00AE1055" w:rsidP="00D81E1A">
      <w:pPr>
        <w:pStyle w:val="Heading3"/>
        <w:rPr>
          <w:rFonts w:eastAsia="Times New Roman"/>
        </w:rPr>
      </w:pPr>
      <w:r>
        <w:rPr>
          <w:rFonts w:eastAsia="Times New Roman"/>
          <w:noProof/>
        </w:rPr>
        <w:pict>
          <v:line id="Straight Connector 6" o:spid="_x0000_s1072" style="position:absolute;left:0;text-align:left;z-index:251709440;visibility:visible;mso-wrap-distance-top:-3e-5mm;mso-wrap-distance-bottom:-3e-5mm" from="0,-.6pt" to="467.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c98HgIAADY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"/>
        </w:pict>
      </w:r>
      <w:r w:rsidR="00D81E1A" w:rsidRPr="00B75FC8">
        <w:rPr>
          <w:rFonts w:eastAsia="Times New Roman"/>
        </w:rPr>
        <w:t>PRODUCT SPECIFICATIONS &amp; POLICY TERMS AND CONDITIONS.</w:t>
      </w:r>
    </w:p>
    <w:p w:rsidR="00D81E1A" w:rsidRPr="00B75FC8" w:rsidRDefault="00AE1055" w:rsidP="00D81E1A">
      <w:pPr>
        <w:spacing w:after="180"/>
        <w:rPr>
          <w:rFonts w:ascii="Cambria" w:hAnsi="Cambria" w:cs="Calibri"/>
        </w:rPr>
      </w:pPr>
      <w:r>
        <w:rPr>
          <w:rFonts w:ascii="Cambria" w:hAnsi="Cambria" w:cs="Calibri"/>
          <w:noProof/>
        </w:rPr>
        <w:pict>
          <v:line id="Straight Connector 5" o:spid="_x0000_s1073" style="position:absolute;z-index:251710464;visibility:visible;mso-wrap-distance-top:-3e-5mm;mso-wrap-distance-bottom:-3e-5mm" from="0,3.55pt" to="467.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lHgIAADYEAAAOAAAAZHJzL2Uyb0RvYy54bWysU02P2yAQvVfqf0DcE9vZeD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"/>
        </w:pict>
      </w:r>
    </w:p>
    <w:p w:rsidR="00D81E1A" w:rsidRPr="00B75FC8" w:rsidRDefault="00D81E1A" w:rsidP="00D81E1A">
      <w:pPr>
        <w:pStyle w:val="Heading4"/>
        <w:ind w:left="993" w:hanging="993"/>
        <w:rPr>
          <w:rFonts w:eastAsia="Times New Roman"/>
        </w:rPr>
      </w:pPr>
      <w:r w:rsidRPr="00B75FC8">
        <w:rPr>
          <w:rFonts w:eastAsia="Times New Roman"/>
        </w:rPr>
        <w:t>INTRODUCTION</w:t>
      </w:r>
    </w:p>
    <w:p w:rsidR="00D81E1A" w:rsidRPr="00B75FC8" w:rsidRDefault="00D81E1A" w:rsidP="00D81E1A">
      <w:pPr>
        <w:spacing w:after="180"/>
        <w:ind w:left="720"/>
        <w:rPr>
          <w:rFonts w:ascii="Cambria" w:hAnsi="Cambria"/>
        </w:rPr>
      </w:pPr>
      <w:r w:rsidRPr="00B75FC8">
        <w:rPr>
          <w:rFonts w:ascii="Cambria" w:hAnsi="Cambria"/>
        </w:rPr>
        <w:t xml:space="preserve">The hospitalization insurance plan is </w:t>
      </w:r>
      <w:r w:rsidRPr="00B75FC8">
        <w:rPr>
          <w:rFonts w:ascii="Cambria" w:hAnsi="Cambria" w:cs="Calibri"/>
        </w:rPr>
        <w:t xml:space="preserve">underwritten by Express Life Insurance Company limited. It </w:t>
      </w:r>
      <w:r w:rsidRPr="00B75FC8">
        <w:rPr>
          <w:rFonts w:ascii="Cambria" w:hAnsi="Cambria"/>
        </w:rPr>
        <w:t xml:space="preserve">provides financial support to policyholders who suffer some form of income loss due to the hospitalization of the policyholder or any of his/her dependents. </w:t>
      </w:r>
    </w:p>
    <w:p w:rsidR="00D81E1A" w:rsidRPr="00B75FC8" w:rsidRDefault="00D81E1A" w:rsidP="00D81E1A">
      <w:pPr>
        <w:spacing w:after="180"/>
        <w:ind w:left="720"/>
        <w:rPr>
          <w:rFonts w:ascii="Cambria" w:hAnsi="Cambria"/>
        </w:rPr>
      </w:pPr>
      <w:r w:rsidRPr="00B75FC8">
        <w:rPr>
          <w:rFonts w:ascii="Cambria" w:hAnsi="Cambria"/>
        </w:rPr>
        <w:t xml:space="preserve">The insurance will cover the policyholder and a selected number of lives (dependents). </w:t>
      </w:r>
    </w:p>
    <w:p w:rsidR="00D81E1A" w:rsidRPr="00B75FC8" w:rsidRDefault="00D81E1A" w:rsidP="00D81E1A">
      <w:pPr>
        <w:spacing w:after="180"/>
        <w:ind w:left="720"/>
        <w:rPr>
          <w:rFonts w:ascii="Cambria" w:hAnsi="Cambria" w:cs="Calibri"/>
        </w:rPr>
      </w:pPr>
      <w:r w:rsidRPr="00B75FC8">
        <w:rPr>
          <w:rFonts w:ascii="Cambria" w:hAnsi="Cambria" w:cs="Calibri"/>
        </w:rPr>
        <w:t>Once the first monthly premium is paid, the policyholder is entitled to benefit three months after the policy start date.</w:t>
      </w:r>
    </w:p>
    <w:p w:rsidR="00D81E1A" w:rsidRPr="00B75FC8" w:rsidRDefault="00D81E1A" w:rsidP="00D81E1A">
      <w:pPr>
        <w:pStyle w:val="Heading4"/>
        <w:ind w:left="993" w:hanging="851"/>
        <w:rPr>
          <w:rFonts w:eastAsia="Times New Roman"/>
        </w:rPr>
      </w:pPr>
      <w:r w:rsidRPr="00B75FC8">
        <w:rPr>
          <w:rFonts w:eastAsia="Times New Roman"/>
        </w:rPr>
        <w:t>PRODUCT FEATURES</w:t>
      </w:r>
    </w:p>
    <w:p w:rsidR="00D81E1A" w:rsidRPr="00B75FC8" w:rsidRDefault="00D81E1A" w:rsidP="00D81E1A">
      <w:pPr>
        <w:pStyle w:val="Heading5"/>
        <w:rPr>
          <w:rFonts w:eastAsia="Times New Roman"/>
        </w:rPr>
      </w:pPr>
      <w:r w:rsidRPr="00B75FC8">
        <w:rPr>
          <w:rFonts w:eastAsia="Times New Roman"/>
        </w:rPr>
        <w:t xml:space="preserve">Benefits </w:t>
      </w:r>
    </w:p>
    <w:p w:rsidR="00D81E1A" w:rsidRPr="00B75FC8" w:rsidRDefault="00D81E1A" w:rsidP="00D81E1A">
      <w:pPr>
        <w:pStyle w:val="ListParagraph"/>
        <w:numPr>
          <w:ilvl w:val="0"/>
          <w:numId w:val="109"/>
        </w:numPr>
        <w:spacing w:after="180" w:line="240" w:lineRule="auto"/>
        <w:ind w:left="720"/>
        <w:contextualSpacing/>
        <w:rPr>
          <w:rFonts w:ascii="Cambria" w:hAnsi="Cambria"/>
          <w:sz w:val="24"/>
          <w:szCs w:val="24"/>
        </w:rPr>
      </w:pPr>
      <w:r w:rsidRPr="00B75FC8">
        <w:rPr>
          <w:rFonts w:ascii="Cambria" w:hAnsi="Cambria"/>
          <w:sz w:val="24"/>
          <w:szCs w:val="24"/>
        </w:rPr>
        <w:t>The benefit cover pays an amount (example GHS 50) per night of hospitalization up to a maximum of 30 days excluding the first day of hospitalization. The benefits could be a flat amount for all policyholders or graduated benefits for different salary levels.</w:t>
      </w:r>
    </w:p>
    <w:p w:rsidR="00D81E1A" w:rsidRPr="00B75FC8" w:rsidRDefault="00D81E1A" w:rsidP="00D81E1A">
      <w:pPr>
        <w:pStyle w:val="ListParagraph"/>
        <w:spacing w:after="180" w:line="240" w:lineRule="auto"/>
        <w:rPr>
          <w:rFonts w:ascii="Cambria" w:hAnsi="Cambria"/>
          <w:sz w:val="24"/>
          <w:szCs w:val="24"/>
        </w:rPr>
      </w:pPr>
      <w:r w:rsidRPr="00B75FC8">
        <w:rPr>
          <w:rFonts w:ascii="Cambria" w:hAnsi="Cambria"/>
          <w:sz w:val="24"/>
          <w:szCs w:val="24"/>
        </w:rPr>
        <w:t>The insured must therefore be hospitalized for a minimum of 48 hours from the time at admission to claim a benefit.</w:t>
      </w:r>
    </w:p>
    <w:p w:rsidR="00D81E1A" w:rsidRPr="00B75FC8" w:rsidRDefault="00D81E1A" w:rsidP="00D81E1A">
      <w:pPr>
        <w:pStyle w:val="ListParagraph"/>
        <w:spacing w:after="180" w:line="240" w:lineRule="auto"/>
        <w:ind w:hanging="360"/>
        <w:rPr>
          <w:rFonts w:ascii="Cambria" w:hAnsi="Cambria"/>
          <w:sz w:val="24"/>
          <w:szCs w:val="24"/>
        </w:rPr>
      </w:pPr>
    </w:p>
    <w:p w:rsidR="00D81E1A" w:rsidRPr="00B75FC8" w:rsidRDefault="00D81E1A" w:rsidP="00D81E1A">
      <w:pPr>
        <w:pStyle w:val="ListParagraph"/>
        <w:numPr>
          <w:ilvl w:val="0"/>
          <w:numId w:val="109"/>
        </w:numPr>
        <w:spacing w:after="0" w:line="240" w:lineRule="auto"/>
        <w:ind w:left="720"/>
        <w:contextualSpacing/>
        <w:jc w:val="both"/>
        <w:rPr>
          <w:rFonts w:ascii="Cambria" w:hAnsi="Cambria"/>
          <w:sz w:val="24"/>
          <w:szCs w:val="24"/>
        </w:rPr>
      </w:pPr>
      <w:r w:rsidRPr="00B75FC8">
        <w:rPr>
          <w:rFonts w:ascii="Cambria" w:hAnsi="Cambria" w:cstheme="minorHAnsi"/>
          <w:bCs/>
          <w:sz w:val="24"/>
          <w:szCs w:val="24"/>
          <w:lang w:val="en-GB"/>
        </w:rPr>
        <w:t>A sum of</w:t>
      </w:r>
      <w:r w:rsidRPr="00B75FC8">
        <w:rPr>
          <w:rFonts w:ascii="Cambria" w:hAnsi="Cambria" w:cstheme="minorHAnsi"/>
          <w:sz w:val="24"/>
          <w:szCs w:val="24"/>
          <w:lang w:val="en-GB"/>
        </w:rPr>
        <w:t>5% of total premiums paid would be refunded to the policyholder after every two (2) consecutive years so long as the policy is active andno claim has been made.</w:t>
      </w:r>
    </w:p>
    <w:p w:rsidR="00D81E1A" w:rsidRPr="00B75FC8" w:rsidRDefault="00D81E1A" w:rsidP="00D81E1A">
      <w:pPr>
        <w:spacing w:after="180"/>
        <w:ind w:left="720"/>
        <w:rPr>
          <w:rFonts w:ascii="Cambria" w:hAnsi="Cambria"/>
        </w:rPr>
      </w:pPr>
    </w:p>
    <w:p w:rsidR="00D81E1A" w:rsidRPr="00B75FC8" w:rsidRDefault="00D81E1A" w:rsidP="00D81E1A">
      <w:pPr>
        <w:pStyle w:val="Heading5"/>
        <w:rPr>
          <w:rFonts w:eastAsia="Times New Roman"/>
        </w:rPr>
      </w:pPr>
      <w:r w:rsidRPr="00B75FC8">
        <w:rPr>
          <w:rFonts w:eastAsia="Times New Roman"/>
        </w:rPr>
        <w:lastRenderedPageBreak/>
        <w:t>Benefit Commencement</w:t>
      </w:r>
    </w:p>
    <w:p w:rsidR="00D81E1A" w:rsidRPr="00B75FC8" w:rsidRDefault="00D81E1A" w:rsidP="00D81E1A">
      <w:pPr>
        <w:pStyle w:val="ListParagraph"/>
        <w:spacing w:after="180" w:line="240" w:lineRule="auto"/>
        <w:rPr>
          <w:rFonts w:ascii="Cambria" w:hAnsi="Cambria"/>
          <w:sz w:val="24"/>
          <w:szCs w:val="24"/>
        </w:rPr>
      </w:pPr>
      <w:r w:rsidRPr="00B75FC8">
        <w:rPr>
          <w:rFonts w:ascii="Cambria" w:hAnsi="Cambria"/>
          <w:sz w:val="24"/>
          <w:szCs w:val="24"/>
        </w:rPr>
        <w:t xml:space="preserve">Benefit commences three months after the policy start date on condition that the policy has not missed any premium within the first three months and the policy is in force. </w:t>
      </w:r>
    </w:p>
    <w:p w:rsidR="00D81E1A" w:rsidRPr="00B75FC8" w:rsidRDefault="00D81E1A" w:rsidP="00D81E1A">
      <w:pPr>
        <w:spacing w:after="180"/>
        <w:ind w:left="720"/>
        <w:rPr>
          <w:rFonts w:ascii="Cambria" w:hAnsi="Cambria" w:cs="Calibri"/>
          <w:bCs/>
        </w:rPr>
      </w:pPr>
      <w:r w:rsidRPr="00B75FC8">
        <w:rPr>
          <w:rFonts w:ascii="Cambria" w:hAnsi="Cambria" w:cs="Calibri"/>
          <w:bCs/>
        </w:rPr>
        <w:t xml:space="preserve">The policy must be in force to be eligible for the above benefits. A waiting period of three (3) months from the policy start date must be satisfied. During this period no benefit will be paid out. </w:t>
      </w:r>
    </w:p>
    <w:p w:rsidR="00D81E1A" w:rsidRPr="00B75FC8" w:rsidRDefault="00D81E1A" w:rsidP="00D81E1A">
      <w:pPr>
        <w:pStyle w:val="Heading5"/>
        <w:rPr>
          <w:rFonts w:eastAsia="Times New Roman"/>
        </w:rPr>
      </w:pPr>
      <w:r w:rsidRPr="00B75FC8">
        <w:rPr>
          <w:rFonts w:eastAsia="Times New Roman"/>
        </w:rPr>
        <w:t>Covered Lives</w:t>
      </w:r>
    </w:p>
    <w:p w:rsidR="00D81E1A" w:rsidRPr="00B75FC8" w:rsidRDefault="00D81E1A" w:rsidP="00D81E1A">
      <w:pPr>
        <w:ind w:firstLine="720"/>
        <w:rPr>
          <w:rFonts w:ascii="Cambria" w:hAnsi="Cambria" w:cstheme="minorHAnsi"/>
          <w:lang w:val="en-GB"/>
        </w:rPr>
      </w:pPr>
      <w:r w:rsidRPr="00B75FC8">
        <w:rPr>
          <w:rFonts w:ascii="Cambria" w:hAnsi="Cambria" w:cstheme="minorHAnsi"/>
          <w:lang w:val="en-GB"/>
        </w:rPr>
        <w:t xml:space="preserve">The policy covers the policyholder and his/her dependants. </w:t>
      </w:r>
    </w:p>
    <w:p w:rsidR="00D81E1A" w:rsidRPr="00B75FC8" w:rsidRDefault="00D81E1A" w:rsidP="00D81E1A">
      <w:pPr>
        <w:ind w:left="1080"/>
        <w:rPr>
          <w:rFonts w:ascii="Cambria" w:hAnsi="Cambria" w:cstheme="minorHAnsi"/>
          <w:lang w:val="en-GB"/>
        </w:rPr>
      </w:pPr>
    </w:p>
    <w:p w:rsidR="00D81E1A" w:rsidRPr="00B75FC8" w:rsidRDefault="00D81E1A" w:rsidP="00D81E1A">
      <w:pPr>
        <w:ind w:firstLine="720"/>
        <w:rPr>
          <w:rFonts w:ascii="Cambria" w:hAnsi="Cambria" w:cstheme="minorHAnsi"/>
          <w:b/>
          <w:lang w:val="en-GB"/>
        </w:rPr>
      </w:pPr>
      <w:r w:rsidRPr="00B75FC8">
        <w:rPr>
          <w:rFonts w:ascii="Cambria" w:hAnsi="Cambria" w:cstheme="minorHAnsi"/>
          <w:b/>
          <w:lang w:val="en-GB"/>
        </w:rPr>
        <w:t xml:space="preserve">Dependants may be any of the following; </w:t>
      </w:r>
    </w:p>
    <w:p w:rsidR="00D81E1A" w:rsidRPr="00B75FC8" w:rsidRDefault="00D81E1A" w:rsidP="00D81E1A">
      <w:pPr>
        <w:ind w:left="1080"/>
        <w:rPr>
          <w:rFonts w:ascii="Cambria" w:hAnsi="Cambria" w:cstheme="minorHAnsi"/>
          <w:lang w:val="en-GB"/>
        </w:rPr>
      </w:pPr>
    </w:p>
    <w:p w:rsidR="00D81E1A" w:rsidRPr="00B75FC8" w:rsidRDefault="00D81E1A" w:rsidP="00D81E1A">
      <w:pPr>
        <w:numPr>
          <w:ilvl w:val="0"/>
          <w:numId w:val="108"/>
        </w:numPr>
        <w:ind w:left="1800"/>
        <w:rPr>
          <w:rFonts w:ascii="Cambria" w:hAnsi="Cambria" w:cstheme="minorHAnsi"/>
          <w:lang w:val="en-GB"/>
        </w:rPr>
      </w:pPr>
      <w:r w:rsidRPr="00B75FC8">
        <w:rPr>
          <w:rFonts w:ascii="Cambria" w:hAnsi="Cambria" w:cstheme="minorHAnsi"/>
          <w:lang w:val="en-GB"/>
        </w:rPr>
        <w:t>Spouse</w:t>
      </w:r>
    </w:p>
    <w:p w:rsidR="00D81E1A" w:rsidRPr="00B75FC8" w:rsidRDefault="00D81E1A" w:rsidP="00D81E1A">
      <w:pPr>
        <w:numPr>
          <w:ilvl w:val="0"/>
          <w:numId w:val="108"/>
        </w:numPr>
        <w:ind w:left="1800"/>
        <w:rPr>
          <w:rFonts w:ascii="Cambria" w:hAnsi="Cambria" w:cstheme="minorHAnsi"/>
          <w:lang w:val="en-GB"/>
        </w:rPr>
      </w:pPr>
      <w:r w:rsidRPr="00B75FC8">
        <w:rPr>
          <w:rFonts w:ascii="Cambria" w:hAnsi="Cambria" w:cstheme="minorHAnsi"/>
          <w:lang w:val="en-GB"/>
        </w:rPr>
        <w:t>Children (max of 4)</w:t>
      </w:r>
    </w:p>
    <w:p w:rsidR="00D81E1A" w:rsidRPr="00B75FC8" w:rsidRDefault="00D81E1A" w:rsidP="00D81E1A">
      <w:pPr>
        <w:numPr>
          <w:ilvl w:val="0"/>
          <w:numId w:val="108"/>
        </w:numPr>
        <w:ind w:left="1800"/>
        <w:rPr>
          <w:rFonts w:ascii="Cambria" w:hAnsi="Cambria" w:cstheme="minorHAnsi"/>
          <w:lang w:val="en-GB"/>
        </w:rPr>
      </w:pPr>
      <w:r w:rsidRPr="00B75FC8">
        <w:rPr>
          <w:rFonts w:ascii="Cambria" w:hAnsi="Cambria" w:cstheme="minorHAnsi"/>
          <w:lang w:val="en-GB"/>
        </w:rPr>
        <w:t>Parents (max of 2)</w:t>
      </w:r>
    </w:p>
    <w:p w:rsidR="00D81E1A" w:rsidRPr="00B75FC8" w:rsidRDefault="00D81E1A" w:rsidP="00D81E1A">
      <w:pPr>
        <w:pStyle w:val="Heading5"/>
        <w:rPr>
          <w:rFonts w:eastAsia="Times New Roman"/>
        </w:rPr>
      </w:pPr>
      <w:r w:rsidRPr="00B75FC8">
        <w:rPr>
          <w:rFonts w:eastAsia="Times New Roman"/>
        </w:rPr>
        <w:t>Cover period</w:t>
      </w:r>
    </w:p>
    <w:p w:rsidR="00D81E1A" w:rsidRPr="00B75FC8" w:rsidRDefault="00D81E1A" w:rsidP="00D81E1A">
      <w:pPr>
        <w:spacing w:after="180"/>
        <w:ind w:left="720"/>
        <w:rPr>
          <w:rFonts w:ascii="Cambria" w:hAnsi="Cambria" w:cs="Calibri"/>
        </w:rPr>
      </w:pPr>
      <w:r w:rsidRPr="00B75FC8">
        <w:rPr>
          <w:rFonts w:ascii="Cambria" w:hAnsi="Cambria" w:cs="Calibri"/>
        </w:rPr>
        <w:t>Allowed covered period i.e. Term</w:t>
      </w:r>
    </w:p>
    <w:p w:rsidR="00D81E1A" w:rsidRPr="00B75FC8" w:rsidRDefault="00D81E1A" w:rsidP="00D81E1A">
      <w:pPr>
        <w:spacing w:after="180"/>
        <w:ind w:left="720"/>
        <w:rPr>
          <w:rFonts w:ascii="Cambria" w:hAnsi="Cambria" w:cs="Calibri"/>
        </w:rPr>
      </w:pPr>
      <w:r w:rsidRPr="00B75FC8">
        <w:rPr>
          <w:rFonts w:ascii="Cambria" w:hAnsi="Cambria" w:cs="Calibri"/>
        </w:rPr>
        <w:t>It’s a whole life policy. There is coverage till the death of the policyholder or the lapse of the policy.</w:t>
      </w:r>
    </w:p>
    <w:p w:rsidR="00D81E1A" w:rsidRPr="00B75FC8" w:rsidRDefault="00D81E1A" w:rsidP="00D81E1A">
      <w:pPr>
        <w:pStyle w:val="Heading5"/>
        <w:rPr>
          <w:rFonts w:eastAsia="Times New Roman"/>
        </w:rPr>
      </w:pPr>
      <w:r w:rsidRPr="00B75FC8">
        <w:rPr>
          <w:rFonts w:eastAsia="Times New Roman"/>
        </w:rPr>
        <w:t>Sum Assured</w:t>
      </w:r>
    </w:p>
    <w:p w:rsidR="00D81E1A" w:rsidRPr="00B75FC8" w:rsidRDefault="00D81E1A" w:rsidP="00D81E1A">
      <w:pPr>
        <w:spacing w:after="180"/>
        <w:ind w:left="720"/>
        <w:rPr>
          <w:rFonts w:ascii="Cambria" w:hAnsi="Cambria" w:cs="Calibri"/>
        </w:rPr>
      </w:pPr>
      <w:r w:rsidRPr="00B75FC8">
        <w:rPr>
          <w:rFonts w:ascii="Cambria" w:hAnsi="Cambria" w:cs="Calibri"/>
        </w:rPr>
        <w:t>How is the sum assured determined? Main cover &amp;Dependants</w:t>
      </w:r>
    </w:p>
    <w:p w:rsidR="00D81E1A" w:rsidRPr="00B75FC8" w:rsidRDefault="00D81E1A" w:rsidP="00D81E1A">
      <w:pPr>
        <w:spacing w:after="180"/>
        <w:ind w:left="720"/>
        <w:rPr>
          <w:rFonts w:ascii="Cambria" w:hAnsi="Cambria" w:cs="Calibri"/>
        </w:rPr>
      </w:pPr>
      <w:r w:rsidRPr="00B75FC8">
        <w:rPr>
          <w:rFonts w:ascii="Cambria" w:hAnsi="Cambria" w:cs="Calibri"/>
        </w:rPr>
        <w:t>Sum Assured = min [ { 50 * ((no of days of hospitalization) -1)}, 1500)</w:t>
      </w:r>
    </w:p>
    <w:p w:rsidR="00D81E1A" w:rsidRPr="00B75FC8" w:rsidRDefault="00D81E1A" w:rsidP="00D81E1A">
      <w:pPr>
        <w:pStyle w:val="Heading5"/>
        <w:rPr>
          <w:rFonts w:eastAsia="Times New Roman"/>
        </w:rPr>
      </w:pPr>
      <w:r w:rsidRPr="00B75FC8">
        <w:rPr>
          <w:rFonts w:eastAsia="Times New Roman"/>
        </w:rPr>
        <w:t>Premium</w:t>
      </w:r>
    </w:p>
    <w:p w:rsidR="00D81E1A" w:rsidRPr="00B75FC8" w:rsidRDefault="00D81E1A" w:rsidP="00D81E1A">
      <w:pPr>
        <w:spacing w:after="180"/>
        <w:ind w:left="720"/>
        <w:rPr>
          <w:rFonts w:ascii="Cambria" w:hAnsi="Cambria" w:cs="Calibri"/>
        </w:rPr>
      </w:pPr>
      <w:r w:rsidRPr="00B75FC8">
        <w:rPr>
          <w:rFonts w:ascii="Cambria" w:hAnsi="Cambria" w:cs="Calibri"/>
        </w:rPr>
        <w:t>How is premium computed? What is the format of the premium rates?</w:t>
      </w:r>
    </w:p>
    <w:p w:rsidR="00D81E1A" w:rsidRPr="00B75FC8" w:rsidRDefault="00D81E1A" w:rsidP="00D81E1A">
      <w:pPr>
        <w:spacing w:after="180"/>
        <w:ind w:left="720"/>
        <w:rPr>
          <w:rFonts w:ascii="Cambria" w:hAnsi="Cambria" w:cs="Calibri"/>
        </w:rPr>
      </w:pPr>
      <w:r w:rsidRPr="00B75FC8">
        <w:rPr>
          <w:rFonts w:ascii="Cambria" w:hAnsi="Cambria" w:cs="Calibri"/>
        </w:rPr>
        <w:t>Premium is from a rate table based on the age of the covered life</w:t>
      </w:r>
    </w:p>
    <w:p w:rsidR="00D81E1A" w:rsidRPr="00B75FC8" w:rsidRDefault="00D81E1A" w:rsidP="00D81E1A">
      <w:pPr>
        <w:pStyle w:val="Heading5"/>
        <w:rPr>
          <w:rFonts w:eastAsia="Times New Roman"/>
        </w:rPr>
      </w:pPr>
      <w:r w:rsidRPr="00B75FC8">
        <w:rPr>
          <w:rFonts w:eastAsia="Times New Roman"/>
        </w:rPr>
        <w:t>Premium Payments</w:t>
      </w:r>
    </w:p>
    <w:p w:rsidR="00D81E1A" w:rsidRPr="00B75FC8" w:rsidRDefault="00D81E1A" w:rsidP="00D81E1A">
      <w:pPr>
        <w:ind w:left="720"/>
        <w:jc w:val="both"/>
        <w:rPr>
          <w:rFonts w:ascii="Cambria" w:hAnsi="Cambria" w:cstheme="minorHAnsi"/>
          <w:bCs/>
          <w:lang w:val="en-GB"/>
        </w:rPr>
      </w:pPr>
      <w:r w:rsidRPr="00B75FC8">
        <w:rPr>
          <w:rFonts w:ascii="Cambria" w:hAnsi="Cambria" w:cstheme="minorHAnsi"/>
          <w:bCs/>
          <w:lang w:val="en-GB"/>
        </w:rPr>
        <w:t>Premiums are payable monthly in advance or before the first day of each calendar month.</w:t>
      </w:r>
    </w:p>
    <w:p w:rsidR="00D81E1A" w:rsidRPr="00B75FC8" w:rsidRDefault="00D81E1A" w:rsidP="00D81E1A">
      <w:pPr>
        <w:jc w:val="both"/>
        <w:rPr>
          <w:rFonts w:ascii="Cambria" w:hAnsi="Cambria" w:cstheme="minorHAnsi"/>
          <w:b/>
          <w:bCs/>
          <w:lang w:val="en-GB"/>
        </w:rPr>
      </w:pPr>
    </w:p>
    <w:p w:rsidR="00D81E1A" w:rsidRPr="00B75FC8" w:rsidRDefault="00D81E1A" w:rsidP="00D81E1A">
      <w:pPr>
        <w:ind w:left="720"/>
        <w:jc w:val="both"/>
        <w:rPr>
          <w:rFonts w:ascii="Cambria" w:hAnsi="Cambria" w:cstheme="minorHAnsi"/>
          <w:lang w:val="en-GB"/>
        </w:rPr>
      </w:pPr>
      <w:r w:rsidRPr="00B75FC8">
        <w:rPr>
          <w:rFonts w:ascii="Cambria" w:hAnsi="Cambria" w:cstheme="minorHAnsi"/>
          <w:lang w:val="en-GB"/>
        </w:rPr>
        <w:t xml:space="preserve">If the first premium required for the commencement of the policy is not received within six (6) months, your application for insurance will be cancelled. </w:t>
      </w:r>
    </w:p>
    <w:p w:rsidR="00D81E1A" w:rsidRPr="00B75FC8" w:rsidRDefault="00D81E1A" w:rsidP="00D81E1A">
      <w:pPr>
        <w:ind w:left="720"/>
        <w:jc w:val="both"/>
        <w:rPr>
          <w:rFonts w:ascii="Cambria" w:hAnsi="Cambria" w:cstheme="minorHAnsi"/>
          <w:lang w:val="en-GB"/>
        </w:rPr>
      </w:pPr>
      <w:r w:rsidRPr="00B75FC8">
        <w:rPr>
          <w:rFonts w:ascii="Cambria" w:hAnsi="Cambria" w:cstheme="minorHAnsi"/>
          <w:lang w:val="en-GB"/>
        </w:rPr>
        <w:t>It is your responsibility to ensure that we receive the premium regularly and at the scheduled date.</w:t>
      </w:r>
    </w:p>
    <w:p w:rsidR="00D81E1A" w:rsidRPr="00B75FC8" w:rsidRDefault="00D81E1A" w:rsidP="00D81E1A">
      <w:pPr>
        <w:ind w:left="720"/>
        <w:jc w:val="both"/>
        <w:rPr>
          <w:rFonts w:ascii="Cambria" w:hAnsi="Cambria" w:cstheme="minorHAnsi"/>
          <w:lang w:val="en-GB"/>
        </w:rPr>
      </w:pPr>
    </w:p>
    <w:p w:rsidR="00D81E1A" w:rsidRPr="00B75FC8" w:rsidRDefault="00D81E1A" w:rsidP="00D81E1A">
      <w:pPr>
        <w:pStyle w:val="Heading5"/>
        <w:rPr>
          <w:rFonts w:eastAsia="Times New Roman"/>
        </w:rPr>
      </w:pPr>
      <w:r w:rsidRPr="00B75FC8">
        <w:rPr>
          <w:rFonts w:eastAsia="Times New Roman"/>
        </w:rPr>
        <w:t>Claims</w:t>
      </w:r>
    </w:p>
    <w:p w:rsidR="00D81E1A" w:rsidRPr="00B75FC8" w:rsidRDefault="00D81E1A" w:rsidP="00D81E1A">
      <w:pPr>
        <w:spacing w:after="180"/>
        <w:ind w:left="720"/>
        <w:rPr>
          <w:rFonts w:ascii="Cambria" w:hAnsi="Cambria"/>
        </w:rPr>
      </w:pPr>
      <w:r w:rsidRPr="00B75FC8">
        <w:rPr>
          <w:rFonts w:ascii="Cambria" w:hAnsi="Cambria"/>
        </w:rPr>
        <w:t>A claim can be accessed after being hospitalized for a minimum of 48 hours from the time of admission.</w:t>
      </w:r>
    </w:p>
    <w:p w:rsidR="00D81E1A" w:rsidRPr="00B75FC8" w:rsidRDefault="00D81E1A" w:rsidP="00D81E1A">
      <w:pPr>
        <w:spacing w:after="180"/>
        <w:ind w:left="720"/>
        <w:rPr>
          <w:rFonts w:ascii="Cambria" w:hAnsi="Cambria"/>
        </w:rPr>
      </w:pPr>
      <w:r w:rsidRPr="00B75FC8">
        <w:rPr>
          <w:rFonts w:ascii="Cambria" w:hAnsi="Cambria"/>
        </w:rPr>
        <w:t xml:space="preserve">The total claims in a policy year cannot exceed 30 days of hospitalization. </w:t>
      </w:r>
    </w:p>
    <w:p w:rsidR="00D81E1A" w:rsidRPr="00B75FC8" w:rsidRDefault="00D81E1A" w:rsidP="00D81E1A">
      <w:pPr>
        <w:spacing w:after="180"/>
        <w:ind w:left="720"/>
        <w:rPr>
          <w:rFonts w:ascii="Cambria" w:hAnsi="Cambria"/>
        </w:rPr>
      </w:pPr>
      <w:r w:rsidRPr="00B75FC8">
        <w:rPr>
          <w:rFonts w:ascii="Cambria" w:hAnsi="Cambria"/>
        </w:rPr>
        <w:lastRenderedPageBreak/>
        <w:t>Claims should be initiated within three (3) months of discharge from the hospital.</w:t>
      </w:r>
    </w:p>
    <w:p w:rsidR="00D81E1A" w:rsidRPr="00B75FC8" w:rsidRDefault="00D81E1A" w:rsidP="00D81E1A">
      <w:pPr>
        <w:pStyle w:val="Heading4"/>
        <w:ind w:left="1134" w:hanging="850"/>
        <w:rPr>
          <w:rFonts w:eastAsia="Times New Roman"/>
        </w:rPr>
      </w:pPr>
      <w:r w:rsidRPr="00B75FC8">
        <w:rPr>
          <w:rFonts w:eastAsia="Times New Roman"/>
        </w:rPr>
        <w:t>GENERAL CONDITIONS</w:t>
      </w:r>
    </w:p>
    <w:p w:rsidR="00D81E1A" w:rsidRPr="00B75FC8" w:rsidRDefault="00D81E1A" w:rsidP="00D81E1A">
      <w:pPr>
        <w:pStyle w:val="Heading5"/>
        <w:rPr>
          <w:rFonts w:eastAsia="Times New Roman"/>
        </w:rPr>
      </w:pPr>
      <w:r w:rsidRPr="00B75FC8">
        <w:rPr>
          <w:rFonts w:eastAsia="Times New Roman"/>
        </w:rPr>
        <w:t>Lapse Rule</w:t>
      </w:r>
      <w:r w:rsidRPr="00B75FC8">
        <w:rPr>
          <w:rFonts w:eastAsia="Times New Roman"/>
        </w:rPr>
        <w:tab/>
      </w:r>
    </w:p>
    <w:p w:rsidR="00D81E1A" w:rsidRPr="00B75FC8" w:rsidRDefault="00D81E1A" w:rsidP="00D81E1A">
      <w:pPr>
        <w:spacing w:after="180"/>
        <w:ind w:left="720"/>
        <w:rPr>
          <w:rFonts w:ascii="Cambria" w:hAnsi="Cambria"/>
        </w:rPr>
      </w:pPr>
      <w:r w:rsidRPr="00B75FC8">
        <w:rPr>
          <w:rFonts w:ascii="Cambria" w:hAnsi="Cambria"/>
        </w:rPr>
        <w:t>If premium is not received within three calendar months from the due date, or the policy has a total of twelve months outstanding, the policy will lapse. If the policy is re-instated, it will be subjected to a three (3) months waiting period.</w:t>
      </w:r>
    </w:p>
    <w:p w:rsidR="00D81E1A" w:rsidRPr="00B75FC8" w:rsidRDefault="00D81E1A" w:rsidP="00D81E1A">
      <w:pPr>
        <w:spacing w:after="180"/>
        <w:ind w:left="720"/>
        <w:rPr>
          <w:rFonts w:ascii="Cambria" w:hAnsi="Cambria" w:cs="Calibri"/>
          <w:b/>
        </w:rPr>
      </w:pPr>
      <w:r w:rsidRPr="00B75FC8">
        <w:rPr>
          <w:rFonts w:ascii="Cambria" w:hAnsi="Cambria"/>
        </w:rPr>
        <w:t>The policy will not be reinstated if it has not lapsed for more than three (3) months.</w:t>
      </w:r>
    </w:p>
    <w:p w:rsidR="00D81E1A" w:rsidRPr="00B75FC8" w:rsidRDefault="00D81E1A" w:rsidP="00D81E1A">
      <w:pPr>
        <w:pStyle w:val="Heading5"/>
        <w:rPr>
          <w:rFonts w:eastAsia="Times New Roman"/>
        </w:rPr>
      </w:pPr>
      <w:r w:rsidRPr="00B75FC8">
        <w:rPr>
          <w:rFonts w:eastAsia="Times New Roman"/>
        </w:rPr>
        <w:t>Claims Procedure</w:t>
      </w:r>
    </w:p>
    <w:p w:rsidR="00D81E1A" w:rsidRPr="00B75FC8" w:rsidRDefault="00D81E1A" w:rsidP="00D81E1A">
      <w:pPr>
        <w:spacing w:after="180"/>
        <w:ind w:left="720"/>
        <w:rPr>
          <w:rFonts w:ascii="Cambria" w:hAnsi="Cambria" w:cs="Calibri"/>
        </w:rPr>
      </w:pPr>
      <w:r w:rsidRPr="00B75FC8">
        <w:rPr>
          <w:rFonts w:ascii="Cambria" w:hAnsi="Cambria" w:cs="Calibri"/>
        </w:rPr>
        <w:t xml:space="preserve">The processing of claim will commence only after we have received these documents: </w:t>
      </w:r>
    </w:p>
    <w:p w:rsidR="00D81E1A" w:rsidRPr="00B75FC8" w:rsidRDefault="00D81E1A" w:rsidP="00D81E1A">
      <w:pPr>
        <w:numPr>
          <w:ilvl w:val="0"/>
          <w:numId w:val="105"/>
        </w:numPr>
        <w:rPr>
          <w:rFonts w:ascii="Cambria" w:hAnsi="Cambria" w:cstheme="minorHAnsi"/>
          <w:lang w:val="en-GB"/>
        </w:rPr>
      </w:pPr>
      <w:r w:rsidRPr="00B75FC8">
        <w:rPr>
          <w:rFonts w:ascii="Cambria" w:hAnsi="Cambria" w:cstheme="minorHAnsi"/>
          <w:lang w:val="en-GB"/>
        </w:rPr>
        <w:t>The original Document of Insurance and any other documents.</w:t>
      </w:r>
    </w:p>
    <w:p w:rsidR="00D81E1A" w:rsidRPr="00B75FC8" w:rsidRDefault="00D81E1A" w:rsidP="00D81E1A">
      <w:pPr>
        <w:numPr>
          <w:ilvl w:val="0"/>
          <w:numId w:val="105"/>
        </w:numPr>
        <w:rPr>
          <w:rFonts w:ascii="Cambria" w:hAnsi="Cambria" w:cstheme="minorHAnsi"/>
          <w:lang w:val="en-GB"/>
        </w:rPr>
      </w:pPr>
      <w:r w:rsidRPr="00B75FC8">
        <w:rPr>
          <w:rFonts w:ascii="Cambria" w:hAnsi="Cambria" w:cstheme="minorHAnsi"/>
          <w:lang w:val="en-GB"/>
        </w:rPr>
        <w:t>A completed claim form</w:t>
      </w:r>
    </w:p>
    <w:p w:rsidR="00D81E1A" w:rsidRPr="00B75FC8" w:rsidRDefault="00D81E1A" w:rsidP="00D81E1A">
      <w:pPr>
        <w:pStyle w:val="ListParagraph"/>
        <w:numPr>
          <w:ilvl w:val="0"/>
          <w:numId w:val="105"/>
        </w:numPr>
        <w:spacing w:after="180" w:line="240" w:lineRule="auto"/>
        <w:contextualSpacing/>
        <w:rPr>
          <w:rFonts w:ascii="Cambria" w:hAnsi="Cambria"/>
          <w:sz w:val="24"/>
          <w:szCs w:val="24"/>
        </w:rPr>
      </w:pPr>
      <w:r w:rsidRPr="00B75FC8">
        <w:rPr>
          <w:rFonts w:ascii="Cambria" w:hAnsi="Cambria"/>
          <w:sz w:val="24"/>
          <w:szCs w:val="24"/>
        </w:rPr>
        <w:t>Hospital invoice</w:t>
      </w:r>
    </w:p>
    <w:p w:rsidR="00D81E1A" w:rsidRPr="00B75FC8" w:rsidRDefault="00D81E1A" w:rsidP="00D81E1A">
      <w:pPr>
        <w:pStyle w:val="ListParagraph"/>
        <w:numPr>
          <w:ilvl w:val="0"/>
          <w:numId w:val="105"/>
        </w:numPr>
        <w:spacing w:after="180" w:line="240" w:lineRule="auto"/>
        <w:contextualSpacing/>
        <w:rPr>
          <w:rFonts w:ascii="Cambria" w:hAnsi="Cambria"/>
          <w:sz w:val="24"/>
          <w:szCs w:val="24"/>
        </w:rPr>
      </w:pPr>
      <w:r w:rsidRPr="00B75FC8">
        <w:rPr>
          <w:rFonts w:ascii="Cambria" w:hAnsi="Cambria"/>
          <w:sz w:val="24"/>
          <w:szCs w:val="24"/>
        </w:rPr>
        <w:t>Doctor’s note</w:t>
      </w:r>
    </w:p>
    <w:p w:rsidR="00D81E1A" w:rsidRPr="00B75FC8" w:rsidRDefault="00D81E1A" w:rsidP="00D81E1A">
      <w:pPr>
        <w:pStyle w:val="ListParagraph"/>
        <w:numPr>
          <w:ilvl w:val="0"/>
          <w:numId w:val="105"/>
        </w:numPr>
        <w:spacing w:after="180" w:line="240" w:lineRule="auto"/>
        <w:contextualSpacing/>
        <w:rPr>
          <w:rFonts w:ascii="Cambria" w:hAnsi="Cambria"/>
          <w:sz w:val="24"/>
          <w:szCs w:val="24"/>
        </w:rPr>
      </w:pPr>
      <w:r w:rsidRPr="00B75FC8">
        <w:rPr>
          <w:rFonts w:ascii="Cambria" w:hAnsi="Cambria"/>
          <w:sz w:val="24"/>
          <w:szCs w:val="24"/>
        </w:rPr>
        <w:t>Identification document.</w:t>
      </w:r>
    </w:p>
    <w:p w:rsidR="00D81E1A" w:rsidRPr="00B75FC8" w:rsidRDefault="00D81E1A" w:rsidP="00D81E1A">
      <w:pPr>
        <w:pStyle w:val="ListParagraph"/>
        <w:numPr>
          <w:ilvl w:val="0"/>
          <w:numId w:val="105"/>
        </w:numPr>
        <w:spacing w:after="180" w:line="240" w:lineRule="auto"/>
        <w:contextualSpacing/>
        <w:rPr>
          <w:rFonts w:ascii="Cambria" w:hAnsi="Cambria"/>
          <w:sz w:val="24"/>
          <w:szCs w:val="24"/>
        </w:rPr>
      </w:pPr>
      <w:r w:rsidRPr="00B75FC8">
        <w:rPr>
          <w:rFonts w:ascii="Cambria" w:hAnsi="Cambria"/>
          <w:sz w:val="24"/>
          <w:szCs w:val="24"/>
        </w:rPr>
        <w:t>Proof of relationship to dependant</w:t>
      </w:r>
    </w:p>
    <w:p w:rsidR="00D81E1A" w:rsidRPr="00B75FC8" w:rsidRDefault="00D81E1A" w:rsidP="00D81E1A">
      <w:pPr>
        <w:spacing w:after="180"/>
        <w:ind w:left="720"/>
        <w:rPr>
          <w:rFonts w:ascii="Cambria" w:hAnsi="Cambria"/>
        </w:rPr>
      </w:pPr>
      <w:r w:rsidRPr="00B75FC8">
        <w:rPr>
          <w:rFonts w:ascii="Cambria" w:hAnsi="Cambria"/>
        </w:rPr>
        <w:t>The accepted Identification documents at the point of claims will be: National ID, Voters ID, Driver’s license, Passport or NHIS ID card.</w:t>
      </w:r>
    </w:p>
    <w:p w:rsidR="00D81E1A" w:rsidRPr="00B75FC8" w:rsidRDefault="00D81E1A" w:rsidP="00D81E1A">
      <w:pPr>
        <w:spacing w:after="180"/>
        <w:ind w:left="720"/>
        <w:rPr>
          <w:rFonts w:ascii="Cambria" w:hAnsi="Cambria"/>
        </w:rPr>
      </w:pPr>
      <w:r w:rsidRPr="00B75FC8">
        <w:rPr>
          <w:rFonts w:ascii="Cambria" w:hAnsi="Cambria"/>
        </w:rPr>
        <w:t>Proof of relationship to dependant will be a marriage certificate or birth certificate.</w:t>
      </w:r>
    </w:p>
    <w:p w:rsidR="00D81E1A" w:rsidRPr="00B75FC8" w:rsidRDefault="00D81E1A" w:rsidP="00D81E1A">
      <w:pPr>
        <w:spacing w:after="180"/>
        <w:ind w:left="720"/>
        <w:rPr>
          <w:rFonts w:ascii="Cambria" w:hAnsi="Cambria" w:cs="Calibri"/>
        </w:rPr>
      </w:pPr>
      <w:r w:rsidRPr="00B75FC8">
        <w:rPr>
          <w:rFonts w:ascii="Cambria" w:hAnsi="Cambria" w:cs="Calibri"/>
        </w:rPr>
        <w:t>Express Life will pay claims within 72 hours upon complete submission of forms.</w:t>
      </w:r>
    </w:p>
    <w:p w:rsidR="00D81E1A" w:rsidRPr="00B75FC8" w:rsidRDefault="00D81E1A" w:rsidP="00D81E1A">
      <w:pPr>
        <w:pStyle w:val="Heading5"/>
        <w:rPr>
          <w:rFonts w:eastAsia="Times New Roman"/>
        </w:rPr>
      </w:pPr>
      <w:r w:rsidRPr="00B75FC8">
        <w:rPr>
          <w:rFonts w:eastAsia="Times New Roman"/>
        </w:rPr>
        <w:t>Incontestability</w:t>
      </w:r>
    </w:p>
    <w:p w:rsidR="00D81E1A" w:rsidRPr="00B75FC8" w:rsidRDefault="00D81E1A" w:rsidP="00D81E1A">
      <w:pPr>
        <w:spacing w:after="180"/>
        <w:ind w:left="720"/>
        <w:jc w:val="both"/>
        <w:rPr>
          <w:rFonts w:ascii="Cambria" w:hAnsi="Cambria" w:cstheme="minorHAnsi"/>
          <w:bCs/>
          <w:lang w:val="en-GB"/>
        </w:rPr>
      </w:pPr>
      <w:r w:rsidRPr="00B75FC8">
        <w:rPr>
          <w:rFonts w:ascii="Cambria" w:hAnsi="Cambria" w:cstheme="minorHAnsi"/>
          <w:bCs/>
          <w:lang w:val="en-GB"/>
        </w:rPr>
        <w:t>Express Life will contest the validity of the insurance contract with you on the grounds of material misrepresentation in the application/proposal for insurance within two (2) years of the inception of the policy.</w:t>
      </w:r>
    </w:p>
    <w:p w:rsidR="00D81E1A" w:rsidRPr="00B75FC8" w:rsidRDefault="00D81E1A" w:rsidP="00D81E1A">
      <w:pPr>
        <w:spacing w:after="180"/>
        <w:ind w:left="720"/>
        <w:jc w:val="both"/>
        <w:rPr>
          <w:rFonts w:ascii="Cambria" w:hAnsi="Cambria" w:cstheme="minorHAnsi"/>
          <w:b/>
          <w:bCs/>
          <w:lang w:val="en-GB"/>
        </w:rPr>
      </w:pPr>
      <w:r w:rsidRPr="00B75FC8">
        <w:rPr>
          <w:rFonts w:ascii="Cambria" w:hAnsi="Cambria" w:cstheme="minorHAnsi"/>
          <w:bCs/>
          <w:lang w:val="en-GB"/>
        </w:rPr>
        <w:t>A material misrepresentation in an application for insurance is a misrepresentation that is relevant to the evaluation of the application. The misrepresentation is material when, if the truth had been known, we would not have issued the policy or would have issued the policy on a different basis, such as a higher premium or a lower face amount</w:t>
      </w:r>
      <w:r w:rsidRPr="00B75FC8">
        <w:rPr>
          <w:rFonts w:ascii="Cambria" w:hAnsi="Cambria" w:cstheme="minorHAnsi"/>
          <w:b/>
          <w:bCs/>
          <w:lang w:val="en-GB"/>
        </w:rPr>
        <w:t>.</w:t>
      </w:r>
    </w:p>
    <w:p w:rsidR="00D81E1A" w:rsidRPr="00B75FC8" w:rsidRDefault="00D81E1A" w:rsidP="00D81E1A">
      <w:pPr>
        <w:pStyle w:val="Heading5"/>
        <w:rPr>
          <w:rFonts w:eastAsia="Times New Roman"/>
        </w:rPr>
      </w:pPr>
      <w:r w:rsidRPr="00B75FC8">
        <w:rPr>
          <w:rFonts w:eastAsia="Times New Roman"/>
        </w:rPr>
        <w:t>Policy Exclusions</w:t>
      </w:r>
    </w:p>
    <w:p w:rsidR="00D81E1A" w:rsidRPr="00B75FC8" w:rsidRDefault="00D81E1A" w:rsidP="00D81E1A">
      <w:pPr>
        <w:spacing w:after="180"/>
        <w:ind w:left="720"/>
        <w:rPr>
          <w:rFonts w:ascii="Cambria" w:hAnsi="Cambria"/>
        </w:rPr>
      </w:pPr>
      <w:r w:rsidRPr="00B75FC8">
        <w:rPr>
          <w:rFonts w:ascii="Cambria" w:hAnsi="Cambria"/>
        </w:rPr>
        <w:t>The benefit prescribed under this policy will not be paid if hospitalization arises from any of these exclusions:</w:t>
      </w:r>
    </w:p>
    <w:p w:rsidR="00D81E1A" w:rsidRPr="00B75FC8" w:rsidRDefault="00D81E1A" w:rsidP="00D81E1A">
      <w:pPr>
        <w:pStyle w:val="ListParagraph"/>
        <w:numPr>
          <w:ilvl w:val="1"/>
          <w:numId w:val="107"/>
        </w:numPr>
        <w:spacing w:after="180" w:line="240" w:lineRule="auto"/>
        <w:contextualSpacing/>
        <w:rPr>
          <w:rFonts w:ascii="Cambria" w:hAnsi="Cambria"/>
          <w:sz w:val="24"/>
          <w:szCs w:val="24"/>
        </w:rPr>
      </w:pPr>
      <w:r w:rsidRPr="00B75FC8">
        <w:rPr>
          <w:rFonts w:ascii="Cambria" w:hAnsi="Cambria"/>
          <w:sz w:val="24"/>
          <w:szCs w:val="24"/>
        </w:rPr>
        <w:t>Political unrest (riots, civil uprising etc.)</w:t>
      </w:r>
    </w:p>
    <w:p w:rsidR="00D81E1A" w:rsidRPr="00B75FC8" w:rsidRDefault="00D81E1A" w:rsidP="00D81E1A">
      <w:pPr>
        <w:pStyle w:val="ListParagraph"/>
        <w:numPr>
          <w:ilvl w:val="1"/>
          <w:numId w:val="107"/>
        </w:numPr>
        <w:spacing w:after="180" w:line="240" w:lineRule="auto"/>
        <w:contextualSpacing/>
        <w:rPr>
          <w:rFonts w:ascii="Cambria" w:hAnsi="Cambria"/>
          <w:sz w:val="24"/>
          <w:szCs w:val="24"/>
        </w:rPr>
      </w:pPr>
      <w:r w:rsidRPr="00B75FC8">
        <w:rPr>
          <w:rFonts w:ascii="Cambria" w:hAnsi="Cambria"/>
          <w:sz w:val="24"/>
          <w:szCs w:val="24"/>
        </w:rPr>
        <w:t>Self-inflicted injury.</w:t>
      </w:r>
    </w:p>
    <w:p w:rsidR="00D81E1A" w:rsidRPr="00B75FC8" w:rsidRDefault="00D81E1A" w:rsidP="00D81E1A">
      <w:pPr>
        <w:pStyle w:val="ListParagraph"/>
        <w:numPr>
          <w:ilvl w:val="1"/>
          <w:numId w:val="107"/>
        </w:numPr>
        <w:spacing w:after="180" w:line="240" w:lineRule="auto"/>
        <w:contextualSpacing/>
        <w:rPr>
          <w:rFonts w:ascii="Cambria" w:hAnsi="Cambria"/>
          <w:sz w:val="24"/>
          <w:szCs w:val="24"/>
        </w:rPr>
      </w:pPr>
      <w:r w:rsidRPr="00B75FC8">
        <w:rPr>
          <w:rFonts w:ascii="Cambria" w:hAnsi="Cambria"/>
          <w:sz w:val="24"/>
          <w:szCs w:val="24"/>
        </w:rPr>
        <w:t>Participation in military exercises.</w:t>
      </w:r>
    </w:p>
    <w:p w:rsidR="00D81E1A" w:rsidRPr="00B75FC8" w:rsidRDefault="00D81E1A" w:rsidP="00D81E1A">
      <w:pPr>
        <w:pStyle w:val="ListParagraph"/>
        <w:numPr>
          <w:ilvl w:val="1"/>
          <w:numId w:val="107"/>
        </w:numPr>
        <w:spacing w:after="180" w:line="240" w:lineRule="auto"/>
        <w:contextualSpacing/>
        <w:rPr>
          <w:rFonts w:ascii="Cambria" w:hAnsi="Cambria"/>
          <w:sz w:val="24"/>
          <w:szCs w:val="24"/>
        </w:rPr>
      </w:pPr>
      <w:r w:rsidRPr="00B75FC8">
        <w:rPr>
          <w:rFonts w:ascii="Cambria" w:hAnsi="Cambria"/>
          <w:sz w:val="24"/>
          <w:szCs w:val="24"/>
        </w:rPr>
        <w:t>Abuse of alcohol and illegal narcotics.</w:t>
      </w:r>
    </w:p>
    <w:p w:rsidR="00D81E1A" w:rsidRPr="00B75FC8" w:rsidRDefault="00D81E1A" w:rsidP="00D81E1A">
      <w:pPr>
        <w:pStyle w:val="ListParagraph"/>
        <w:numPr>
          <w:ilvl w:val="1"/>
          <w:numId w:val="107"/>
        </w:numPr>
        <w:spacing w:after="180" w:line="240" w:lineRule="auto"/>
        <w:contextualSpacing/>
        <w:rPr>
          <w:rFonts w:ascii="Cambria" w:hAnsi="Cambria"/>
          <w:sz w:val="24"/>
          <w:szCs w:val="24"/>
        </w:rPr>
      </w:pPr>
      <w:r w:rsidRPr="00B75FC8">
        <w:rPr>
          <w:rFonts w:ascii="Cambria" w:hAnsi="Cambria"/>
          <w:sz w:val="24"/>
          <w:szCs w:val="24"/>
        </w:rPr>
        <w:t>Participating in dangerous sports and recreational activities.</w:t>
      </w:r>
    </w:p>
    <w:p w:rsidR="00D81E1A" w:rsidRPr="00B75FC8" w:rsidRDefault="00D81E1A" w:rsidP="00D81E1A">
      <w:pPr>
        <w:pStyle w:val="ListParagraph"/>
        <w:numPr>
          <w:ilvl w:val="1"/>
          <w:numId w:val="107"/>
        </w:numPr>
        <w:spacing w:after="180" w:line="240" w:lineRule="auto"/>
        <w:contextualSpacing/>
        <w:rPr>
          <w:rFonts w:ascii="Cambria" w:hAnsi="Cambria"/>
          <w:sz w:val="24"/>
          <w:szCs w:val="24"/>
        </w:rPr>
      </w:pPr>
      <w:r w:rsidRPr="00B75FC8">
        <w:rPr>
          <w:rFonts w:ascii="Cambria" w:hAnsi="Cambria"/>
          <w:sz w:val="24"/>
          <w:szCs w:val="24"/>
        </w:rPr>
        <w:lastRenderedPageBreak/>
        <w:t>Committing or attempting to commit a criminal offence.</w:t>
      </w:r>
    </w:p>
    <w:p w:rsidR="00D81E1A" w:rsidRPr="00B75FC8" w:rsidRDefault="00D81E1A" w:rsidP="00D81E1A">
      <w:pPr>
        <w:pStyle w:val="ListParagraph"/>
        <w:numPr>
          <w:ilvl w:val="1"/>
          <w:numId w:val="107"/>
        </w:numPr>
        <w:spacing w:after="180" w:line="240" w:lineRule="auto"/>
        <w:contextualSpacing/>
        <w:rPr>
          <w:rFonts w:ascii="Cambria" w:hAnsi="Cambria"/>
          <w:sz w:val="24"/>
          <w:szCs w:val="24"/>
        </w:rPr>
      </w:pPr>
      <w:r w:rsidRPr="00B75FC8">
        <w:rPr>
          <w:rFonts w:ascii="Cambria" w:hAnsi="Cambria"/>
          <w:sz w:val="24"/>
          <w:szCs w:val="24"/>
        </w:rPr>
        <w:t xml:space="preserve">Non-disclosure of any pre-existing disease, medical impairment or serious past history suffered by the assured on enrolment. </w:t>
      </w:r>
    </w:p>
    <w:p w:rsidR="00D81E1A" w:rsidRPr="00B75FC8" w:rsidRDefault="00D81E1A" w:rsidP="00D81E1A">
      <w:pPr>
        <w:pStyle w:val="ListParagraph"/>
        <w:numPr>
          <w:ilvl w:val="1"/>
          <w:numId w:val="107"/>
        </w:numPr>
        <w:spacing w:after="180" w:line="240" w:lineRule="auto"/>
        <w:contextualSpacing/>
        <w:rPr>
          <w:rFonts w:ascii="Cambria" w:hAnsi="Cambria"/>
          <w:sz w:val="24"/>
          <w:szCs w:val="24"/>
        </w:rPr>
      </w:pPr>
      <w:r w:rsidRPr="00B75FC8">
        <w:rPr>
          <w:rFonts w:ascii="Cambria" w:hAnsi="Cambria"/>
          <w:sz w:val="24"/>
          <w:szCs w:val="24"/>
        </w:rPr>
        <w:t>Medical exclusions include hospitalization on childbirth, cosmetic and elective surgery.</w:t>
      </w:r>
    </w:p>
    <w:p w:rsidR="00D81E1A" w:rsidRPr="00B75FC8" w:rsidRDefault="00D81E1A" w:rsidP="00D81E1A">
      <w:pPr>
        <w:pStyle w:val="Heading5"/>
        <w:rPr>
          <w:rFonts w:eastAsia="Times New Roman"/>
        </w:rPr>
      </w:pPr>
      <w:r w:rsidRPr="00B75FC8">
        <w:rPr>
          <w:rFonts w:eastAsia="Times New Roman"/>
        </w:rPr>
        <w:t>Cancellation of Policy</w:t>
      </w:r>
    </w:p>
    <w:p w:rsidR="00D81E1A" w:rsidRPr="00B75FC8" w:rsidRDefault="00D81E1A" w:rsidP="00D81E1A">
      <w:pPr>
        <w:spacing w:after="180"/>
        <w:ind w:left="720"/>
        <w:rPr>
          <w:rFonts w:ascii="Cambria" w:hAnsi="Cambria"/>
        </w:rPr>
      </w:pPr>
      <w:r w:rsidRPr="00B75FC8">
        <w:rPr>
          <w:rFonts w:ascii="Cambria" w:hAnsi="Cambria"/>
        </w:rPr>
        <w:t>The policyholder can terminate the policy by notifying Express Life and the policy will be terminated within 24 hours.</w:t>
      </w:r>
    </w:p>
    <w:p w:rsidR="00D81E1A" w:rsidRPr="00B75FC8" w:rsidRDefault="00D81E1A" w:rsidP="00D81E1A">
      <w:pPr>
        <w:pStyle w:val="Heading4"/>
        <w:ind w:left="1134" w:hanging="850"/>
        <w:rPr>
          <w:rFonts w:eastAsia="Times New Roman"/>
          <w:lang w:val="en-GB"/>
        </w:rPr>
      </w:pPr>
      <w:r w:rsidRPr="00B75FC8">
        <w:rPr>
          <w:rFonts w:eastAsia="Times New Roman"/>
          <w:lang w:val="en-GB"/>
        </w:rPr>
        <w:t>Some Policy Conditions</w:t>
      </w:r>
    </w:p>
    <w:p w:rsidR="00D81E1A" w:rsidRPr="00B75FC8" w:rsidRDefault="00D81E1A" w:rsidP="00D81E1A">
      <w:pPr>
        <w:ind w:left="720"/>
        <w:rPr>
          <w:rFonts w:ascii="Cambria" w:hAnsi="Cambria" w:cstheme="minorHAnsi"/>
          <w:lang w:val="en-GB"/>
        </w:rPr>
      </w:pPr>
      <w:r w:rsidRPr="00B75FC8">
        <w:rPr>
          <w:rFonts w:ascii="Cambria" w:hAnsi="Cambria" w:cstheme="minorHAnsi"/>
          <w:b/>
          <w:lang w:val="en-GB"/>
        </w:rPr>
        <w:t xml:space="preserve">Policy Fee   : </w:t>
      </w:r>
      <w:r w:rsidRPr="00B75FC8">
        <w:rPr>
          <w:rFonts w:ascii="Cambria" w:hAnsi="Cambria" w:cstheme="minorHAnsi"/>
          <w:b/>
          <w:lang w:val="en-GB"/>
        </w:rPr>
        <w:tab/>
      </w:r>
      <w:r w:rsidRPr="00B75FC8">
        <w:rPr>
          <w:rFonts w:ascii="Cambria" w:hAnsi="Cambria" w:cstheme="minorHAnsi"/>
          <w:lang w:val="en-GB"/>
        </w:rPr>
        <w:t>We have the right to revise the policy fee annually if necessary.</w:t>
      </w:r>
    </w:p>
    <w:p w:rsidR="00D81E1A" w:rsidRPr="00B75FC8" w:rsidRDefault="00D81E1A" w:rsidP="00D81E1A">
      <w:pPr>
        <w:ind w:left="2160" w:hanging="1440"/>
        <w:rPr>
          <w:rFonts w:ascii="Cambria" w:hAnsi="Cambria" w:cstheme="minorHAnsi"/>
          <w:lang w:val="en-GB"/>
        </w:rPr>
      </w:pPr>
      <w:r w:rsidRPr="00B75FC8">
        <w:rPr>
          <w:rFonts w:ascii="Cambria" w:hAnsi="Cambria" w:cstheme="minorHAnsi"/>
          <w:b/>
          <w:lang w:val="en-GB"/>
        </w:rPr>
        <w:t>Occupation</w:t>
      </w:r>
      <w:r w:rsidRPr="00B75FC8">
        <w:rPr>
          <w:rFonts w:ascii="Cambria" w:hAnsi="Cambria" w:cstheme="minorHAnsi"/>
          <w:lang w:val="en-GB"/>
        </w:rPr>
        <w:t xml:space="preserve">: </w:t>
      </w:r>
      <w:r w:rsidRPr="00B75FC8">
        <w:rPr>
          <w:rFonts w:ascii="Cambria" w:hAnsi="Cambria" w:cstheme="minorHAnsi"/>
          <w:lang w:val="en-GB"/>
        </w:rPr>
        <w:tab/>
        <w:t>There is no restriction on the occupation of the lives insured.</w:t>
      </w:r>
    </w:p>
    <w:p w:rsidR="00D81E1A" w:rsidRPr="00B75FC8" w:rsidRDefault="00D81E1A" w:rsidP="00D81E1A">
      <w:pPr>
        <w:ind w:left="2160" w:hanging="1440"/>
        <w:jc w:val="both"/>
        <w:rPr>
          <w:rFonts w:ascii="Cambria" w:hAnsi="Cambria" w:cstheme="minorHAnsi"/>
          <w:b/>
          <w:lang w:val="en-GB"/>
        </w:rPr>
      </w:pPr>
      <w:r w:rsidRPr="00B75FC8">
        <w:rPr>
          <w:rFonts w:ascii="Cambria" w:hAnsi="Cambria" w:cstheme="minorHAnsi"/>
          <w:b/>
          <w:lang w:val="en-GB"/>
        </w:rPr>
        <w:t>Residence   :</w:t>
      </w:r>
      <w:r w:rsidRPr="00B75FC8">
        <w:rPr>
          <w:rFonts w:ascii="Cambria" w:hAnsi="Cambria" w:cstheme="minorHAnsi"/>
          <w:lang w:val="en-GB"/>
        </w:rPr>
        <w:tab/>
        <w:t>All the lives insured should be permanently resident in Ghana at the time of the application.</w:t>
      </w:r>
    </w:p>
    <w:p w:rsidR="00D81E1A" w:rsidRPr="00B75FC8" w:rsidRDefault="00D81E1A" w:rsidP="00D81E1A">
      <w:pPr>
        <w:ind w:left="2160" w:hanging="1440"/>
        <w:jc w:val="both"/>
        <w:rPr>
          <w:rFonts w:ascii="Cambria" w:hAnsi="Cambria" w:cstheme="minorHAnsi"/>
          <w:lang w:val="en-GB"/>
        </w:rPr>
      </w:pPr>
      <w:r w:rsidRPr="00B75FC8">
        <w:rPr>
          <w:rFonts w:ascii="Cambria" w:hAnsi="Cambria" w:cstheme="minorHAnsi"/>
          <w:b/>
          <w:lang w:val="en-GB"/>
        </w:rPr>
        <w:t xml:space="preserve">Travel          : </w:t>
      </w:r>
      <w:r w:rsidRPr="00B75FC8">
        <w:rPr>
          <w:rFonts w:ascii="Cambria" w:hAnsi="Cambria" w:cstheme="minorHAnsi"/>
          <w:b/>
          <w:lang w:val="en-GB"/>
        </w:rPr>
        <w:tab/>
      </w:r>
      <w:r w:rsidRPr="00B75FC8">
        <w:rPr>
          <w:rFonts w:ascii="Cambria" w:hAnsi="Cambria" w:cstheme="minorHAnsi"/>
          <w:lang w:val="en-GB"/>
        </w:rPr>
        <w:t xml:space="preserve">The insured lives are not prohibited from travelling outside Ghana but no benefits will be paid if you are hospitalised in a foreign country. </w:t>
      </w:r>
    </w:p>
    <w:p w:rsidR="00D81E1A" w:rsidRPr="00B75FC8" w:rsidRDefault="00D81E1A" w:rsidP="00D81E1A">
      <w:pPr>
        <w:pStyle w:val="Heading4"/>
        <w:ind w:left="1134" w:hanging="850"/>
        <w:rPr>
          <w:rFonts w:eastAsia="Times New Roman"/>
        </w:rPr>
      </w:pPr>
      <w:r w:rsidRPr="00B75FC8">
        <w:rPr>
          <w:rFonts w:eastAsia="Times New Roman"/>
        </w:rPr>
        <w:t>POLICY DEFINITIONS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1"/>
        <w:gridCol w:w="6835"/>
      </w:tblGrid>
      <w:tr w:rsidR="00D81E1A" w:rsidRPr="00B75FC8" w:rsidTr="007A126D">
        <w:trPr>
          <w:trHeight w:val="684"/>
        </w:trPr>
        <w:tc>
          <w:tcPr>
            <w:tcW w:w="2898" w:type="dxa"/>
            <w:shd w:val="clear" w:color="auto" w:fill="auto"/>
          </w:tcPr>
          <w:p w:rsidR="00D81E1A" w:rsidRPr="00B75FC8" w:rsidRDefault="00D81E1A" w:rsidP="00D81E1A">
            <w:pPr>
              <w:pStyle w:val="ListParagraph"/>
              <w:numPr>
                <w:ilvl w:val="0"/>
                <w:numId w:val="106"/>
              </w:numPr>
              <w:spacing w:after="180" w:line="240" w:lineRule="auto"/>
              <w:ind w:left="0"/>
              <w:contextualSpacing/>
              <w:rPr>
                <w:rFonts w:ascii="Cambria" w:hAnsi="Cambria"/>
                <w:b/>
                <w:sz w:val="24"/>
                <w:szCs w:val="24"/>
              </w:rPr>
            </w:pPr>
            <w:r w:rsidRPr="00B75FC8">
              <w:rPr>
                <w:rFonts w:ascii="Cambria" w:hAnsi="Cambria"/>
                <w:b/>
                <w:sz w:val="24"/>
                <w:szCs w:val="24"/>
              </w:rPr>
              <w:t>Service Providers</w:t>
            </w:r>
          </w:p>
          <w:p w:rsidR="00D81E1A" w:rsidRPr="00B75FC8" w:rsidRDefault="00D81E1A" w:rsidP="007A126D">
            <w:pPr>
              <w:spacing w:after="180"/>
              <w:rPr>
                <w:rFonts w:ascii="Cambria" w:hAnsi="Cambria" w:cs="Calibri"/>
                <w:b/>
              </w:rPr>
            </w:pPr>
          </w:p>
        </w:tc>
        <w:tc>
          <w:tcPr>
            <w:tcW w:w="7542" w:type="dxa"/>
            <w:shd w:val="clear" w:color="auto" w:fill="auto"/>
          </w:tcPr>
          <w:p w:rsidR="00D81E1A" w:rsidRPr="00B75FC8" w:rsidRDefault="00D81E1A" w:rsidP="00D81E1A">
            <w:pPr>
              <w:pStyle w:val="ListParagraph"/>
              <w:numPr>
                <w:ilvl w:val="0"/>
                <w:numId w:val="106"/>
              </w:numPr>
              <w:spacing w:after="180" w:line="240" w:lineRule="auto"/>
              <w:ind w:left="0"/>
              <w:contextualSpacing/>
              <w:rPr>
                <w:rFonts w:ascii="Cambria" w:hAnsi="Cambria"/>
                <w:b/>
                <w:sz w:val="24"/>
                <w:szCs w:val="24"/>
              </w:rPr>
            </w:pPr>
            <w:r w:rsidRPr="00B75FC8">
              <w:rPr>
                <w:rFonts w:ascii="Cambria" w:hAnsi="Cambria"/>
                <w:sz w:val="24"/>
                <w:szCs w:val="24"/>
              </w:rPr>
              <w:t>All accredited (By the Ghana Health Service) health service providers in Ghana</w:t>
            </w:r>
          </w:p>
        </w:tc>
      </w:tr>
      <w:tr w:rsidR="00D81E1A" w:rsidRPr="00B75FC8" w:rsidTr="007A126D">
        <w:tc>
          <w:tcPr>
            <w:tcW w:w="2898" w:type="dxa"/>
            <w:shd w:val="clear" w:color="auto" w:fill="auto"/>
          </w:tcPr>
          <w:p w:rsidR="00D81E1A" w:rsidRPr="00B75FC8" w:rsidRDefault="00D81E1A" w:rsidP="007A126D">
            <w:pPr>
              <w:spacing w:after="180"/>
              <w:rPr>
                <w:rFonts w:ascii="Cambria" w:hAnsi="Cambria" w:cs="Calibri"/>
                <w:b/>
              </w:rPr>
            </w:pPr>
            <w:r w:rsidRPr="00B75FC8">
              <w:rPr>
                <w:rFonts w:ascii="Cambria" w:hAnsi="Cambria" w:cs="Calibri"/>
                <w:b/>
              </w:rPr>
              <w:t>Claim</w:t>
            </w:r>
          </w:p>
        </w:tc>
        <w:tc>
          <w:tcPr>
            <w:tcW w:w="7542" w:type="dxa"/>
            <w:shd w:val="clear" w:color="auto" w:fill="auto"/>
          </w:tcPr>
          <w:p w:rsidR="00D81E1A" w:rsidRPr="00B75FC8" w:rsidRDefault="00D81E1A" w:rsidP="007A126D">
            <w:pPr>
              <w:spacing w:after="180"/>
              <w:rPr>
                <w:rFonts w:ascii="Cambria" w:hAnsi="Cambria" w:cs="Calibri"/>
                <w:b/>
              </w:rPr>
            </w:pPr>
            <w:r w:rsidRPr="00B75FC8">
              <w:rPr>
                <w:rFonts w:ascii="Cambria" w:hAnsi="Cambria" w:cs="Calibri"/>
              </w:rPr>
              <w:t>A claim occurs when the policyholder is hospitalized for more than 48 hours from time of admission.</w:t>
            </w:r>
          </w:p>
        </w:tc>
      </w:tr>
      <w:tr w:rsidR="00D81E1A" w:rsidRPr="00B75FC8" w:rsidTr="007A126D">
        <w:tc>
          <w:tcPr>
            <w:tcW w:w="2898" w:type="dxa"/>
            <w:shd w:val="clear" w:color="auto" w:fill="auto"/>
          </w:tcPr>
          <w:p w:rsidR="00D81E1A" w:rsidRPr="00B75FC8" w:rsidRDefault="00D81E1A" w:rsidP="007A126D">
            <w:pPr>
              <w:spacing w:after="180"/>
              <w:rPr>
                <w:rFonts w:ascii="Cambria" w:hAnsi="Cambria" w:cs="Calibri"/>
                <w:b/>
              </w:rPr>
            </w:pPr>
            <w:r w:rsidRPr="00B75FC8">
              <w:rPr>
                <w:rFonts w:ascii="Cambria" w:hAnsi="Cambria" w:cs="Calibri"/>
                <w:b/>
              </w:rPr>
              <w:t>Policy Start Date</w:t>
            </w:r>
          </w:p>
          <w:p w:rsidR="00D81E1A" w:rsidRPr="00B75FC8" w:rsidRDefault="00D81E1A" w:rsidP="007A126D">
            <w:pPr>
              <w:spacing w:after="180"/>
              <w:rPr>
                <w:rFonts w:ascii="Cambria" w:hAnsi="Cambria" w:cs="Calibri"/>
                <w:b/>
                <w:bCs/>
              </w:rPr>
            </w:pPr>
          </w:p>
        </w:tc>
        <w:tc>
          <w:tcPr>
            <w:tcW w:w="7542" w:type="dxa"/>
            <w:shd w:val="clear" w:color="auto" w:fill="auto"/>
          </w:tcPr>
          <w:p w:rsidR="00D81E1A" w:rsidRPr="00B75FC8" w:rsidRDefault="00D81E1A" w:rsidP="007A126D">
            <w:pPr>
              <w:spacing w:after="180"/>
              <w:rPr>
                <w:rFonts w:ascii="Cambria" w:hAnsi="Cambria" w:cs="Calibri"/>
                <w:b/>
              </w:rPr>
            </w:pPr>
            <w:r w:rsidRPr="00B75FC8">
              <w:rPr>
                <w:rFonts w:ascii="Cambria" w:hAnsi="Cambria" w:cs="Calibri"/>
              </w:rPr>
              <w:t>Start date of insurance policy, is the first day of the month following receipt of a full month premium.</w:t>
            </w:r>
          </w:p>
        </w:tc>
      </w:tr>
      <w:tr w:rsidR="00D81E1A" w:rsidRPr="00B75FC8" w:rsidTr="007A126D">
        <w:tc>
          <w:tcPr>
            <w:tcW w:w="2898" w:type="dxa"/>
            <w:shd w:val="clear" w:color="auto" w:fill="auto"/>
          </w:tcPr>
          <w:p w:rsidR="00D81E1A" w:rsidRPr="00B75FC8" w:rsidRDefault="00D81E1A" w:rsidP="007A126D">
            <w:pPr>
              <w:spacing w:after="180"/>
              <w:rPr>
                <w:rFonts w:ascii="Cambria" w:hAnsi="Cambria" w:cs="Calibri"/>
                <w:b/>
                <w:bCs/>
              </w:rPr>
            </w:pPr>
            <w:r w:rsidRPr="00B75FC8">
              <w:rPr>
                <w:rFonts w:ascii="Cambria" w:hAnsi="Cambria" w:cs="Calibri"/>
                <w:b/>
                <w:bCs/>
              </w:rPr>
              <w:t>Age Restrictions</w:t>
            </w:r>
          </w:p>
          <w:p w:rsidR="00D81E1A" w:rsidRPr="00B75FC8" w:rsidRDefault="00D81E1A" w:rsidP="007A126D">
            <w:pPr>
              <w:spacing w:after="180"/>
              <w:ind w:left="720"/>
              <w:rPr>
                <w:rFonts w:ascii="Cambria" w:hAnsi="Cambria" w:cs="Calibri"/>
                <w:b/>
                <w:bCs/>
              </w:rPr>
            </w:pPr>
          </w:p>
        </w:tc>
        <w:tc>
          <w:tcPr>
            <w:tcW w:w="7542" w:type="dxa"/>
            <w:shd w:val="clear" w:color="auto" w:fill="auto"/>
          </w:tcPr>
          <w:p w:rsidR="00D81E1A" w:rsidRPr="00B75FC8" w:rsidRDefault="00D81E1A" w:rsidP="007A126D">
            <w:pPr>
              <w:spacing w:after="180"/>
              <w:rPr>
                <w:rFonts w:ascii="Cambria" w:hAnsi="Cambria"/>
              </w:rPr>
            </w:pPr>
            <w:r w:rsidRPr="00B75FC8">
              <w:rPr>
                <w:rFonts w:ascii="Cambria" w:hAnsi="Cambria"/>
              </w:rPr>
              <w:t>The minimum age of entry is 18 years and a maximum of 60 years.</w:t>
            </w:r>
          </w:p>
        </w:tc>
      </w:tr>
    </w:tbl>
    <w:p w:rsidR="00826736" w:rsidRPr="00A17A95" w:rsidRDefault="00763FA9" w:rsidP="004B0B85">
      <w:pPr>
        <w:pStyle w:val="Heading1"/>
        <w:rPr>
          <w:rFonts w:ascii="Cambria" w:hAnsi="Cambria"/>
        </w:rPr>
      </w:pPr>
      <w:r w:rsidRPr="00A17A95">
        <w:rPr>
          <w:rFonts w:ascii="Cambria" w:hAnsi="Cambria"/>
        </w:rPr>
        <w:t>Quotations</w:t>
      </w:r>
      <w:bookmarkEnd w:id="155"/>
    </w:p>
    <w:p w:rsidR="00763FA9" w:rsidRPr="00A17A95" w:rsidRDefault="005468BB" w:rsidP="00092462">
      <w:pPr>
        <w:spacing w:line="360" w:lineRule="auto"/>
        <w:rPr>
          <w:rFonts w:ascii="Cambria" w:hAnsi="Cambria"/>
        </w:rPr>
      </w:pPr>
      <w:r w:rsidRPr="00A17A95">
        <w:rPr>
          <w:rFonts w:ascii="Cambria" w:hAnsi="Cambria"/>
        </w:rPr>
        <w:t>Quotations are currently handled by the marketing officers in the field. This is manually done using the premium rates attached on the policy document</w:t>
      </w:r>
    </w:p>
    <w:p w:rsidR="00B80CFD" w:rsidRPr="00A17A95" w:rsidRDefault="00B80CFD" w:rsidP="00092462">
      <w:pPr>
        <w:spacing w:line="360" w:lineRule="auto"/>
        <w:rPr>
          <w:rFonts w:ascii="Cambria" w:hAnsi="Cambria"/>
        </w:rPr>
      </w:pPr>
      <w:r w:rsidRPr="00A17A95">
        <w:rPr>
          <w:rFonts w:ascii="Cambria" w:hAnsi="Cambria"/>
        </w:rPr>
        <w:t>The system should be able to provide projections for the escalation rates provided for products that do.</w:t>
      </w:r>
    </w:p>
    <w:p w:rsidR="004B0B85" w:rsidRPr="00A17A95" w:rsidRDefault="004B0B85" w:rsidP="004B0B85">
      <w:pPr>
        <w:pStyle w:val="Heading1"/>
        <w:rPr>
          <w:rFonts w:ascii="Cambria" w:hAnsi="Cambria"/>
        </w:rPr>
      </w:pPr>
      <w:bookmarkStart w:id="156" w:name="_Toc371586363"/>
      <w:r w:rsidRPr="00A17A95">
        <w:rPr>
          <w:rFonts w:ascii="Cambria" w:hAnsi="Cambria"/>
        </w:rPr>
        <w:t>New Business process</w:t>
      </w:r>
      <w:bookmarkEnd w:id="156"/>
    </w:p>
    <w:p w:rsidR="004B0B85" w:rsidRPr="00A17A95" w:rsidRDefault="004B0B85" w:rsidP="00FD3A51">
      <w:pPr>
        <w:autoSpaceDE w:val="0"/>
        <w:autoSpaceDN w:val="0"/>
        <w:adjustRightInd w:val="0"/>
        <w:spacing w:line="276" w:lineRule="auto"/>
        <w:rPr>
          <w:rFonts w:ascii="Cambria" w:eastAsiaTheme="minorHAnsi" w:hAnsi="Cambria" w:cs="ArialMT"/>
        </w:rPr>
      </w:pPr>
      <w:r w:rsidRPr="00A17A95">
        <w:rPr>
          <w:rFonts w:ascii="Cambria" w:eastAsiaTheme="minorHAnsi" w:hAnsi="Cambria" w:cs="ArialMT"/>
        </w:rPr>
        <w:t>New Business processing involves the following activities:</w:t>
      </w:r>
    </w:p>
    <w:p w:rsidR="00843871" w:rsidRPr="00A17A95" w:rsidRDefault="004B0B85" w:rsidP="00843871">
      <w:pPr>
        <w:pStyle w:val="Heading2"/>
        <w:rPr>
          <w:rFonts w:ascii="Cambria" w:eastAsiaTheme="minorHAnsi" w:hAnsi="Cambria"/>
        </w:rPr>
      </w:pPr>
      <w:bookmarkStart w:id="157" w:name="_Toc371586364"/>
      <w:r w:rsidRPr="00A17A95">
        <w:rPr>
          <w:rFonts w:ascii="Cambria" w:eastAsiaTheme="minorHAnsi" w:hAnsi="Cambria"/>
        </w:rPr>
        <w:lastRenderedPageBreak/>
        <w:t>Point of sale [POS] processes:</w:t>
      </w:r>
      <w:bookmarkEnd w:id="157"/>
    </w:p>
    <w:p w:rsidR="004B0B85" w:rsidRPr="00A17A95" w:rsidRDefault="004B0B85" w:rsidP="00FD3A51">
      <w:pPr>
        <w:autoSpaceDE w:val="0"/>
        <w:autoSpaceDN w:val="0"/>
        <w:adjustRightInd w:val="0"/>
        <w:spacing w:line="276" w:lineRule="auto"/>
        <w:rPr>
          <w:rFonts w:ascii="Cambria" w:eastAsiaTheme="minorHAnsi" w:hAnsi="Cambria" w:cs="ArialMT"/>
        </w:rPr>
      </w:pPr>
      <w:r w:rsidRPr="00A17A95">
        <w:rPr>
          <w:rFonts w:ascii="Cambria" w:eastAsiaTheme="minorHAnsi" w:hAnsi="Cambria" w:cs="ArialMT"/>
        </w:rPr>
        <w:t>This includes processes that the MO / broker agent needs tofollow on completion of the sale process. These processes are extremely crucial to ensurecompleteness and high quality of customer data which is later fed into the policy admin system.</w:t>
      </w:r>
    </w:p>
    <w:p w:rsidR="00843871" w:rsidRPr="00A17A95" w:rsidRDefault="00843871" w:rsidP="00FD3A51">
      <w:pPr>
        <w:autoSpaceDE w:val="0"/>
        <w:autoSpaceDN w:val="0"/>
        <w:adjustRightInd w:val="0"/>
        <w:spacing w:line="276" w:lineRule="auto"/>
        <w:rPr>
          <w:rFonts w:ascii="Cambria" w:eastAsiaTheme="minorHAnsi" w:hAnsi="Cambria" w:cs="ArialMT"/>
        </w:rPr>
      </w:pPr>
    </w:p>
    <w:p w:rsidR="004B0B85" w:rsidRPr="00A17A95" w:rsidRDefault="004B0B85" w:rsidP="00092462">
      <w:pPr>
        <w:autoSpaceDE w:val="0"/>
        <w:autoSpaceDN w:val="0"/>
        <w:adjustRightInd w:val="0"/>
        <w:spacing w:line="360" w:lineRule="auto"/>
        <w:rPr>
          <w:rFonts w:ascii="Cambria" w:eastAsiaTheme="minorHAnsi" w:hAnsi="Cambria" w:cs="ArialMT"/>
        </w:rPr>
      </w:pPr>
      <w:r w:rsidRPr="00A17A95">
        <w:rPr>
          <w:rFonts w:ascii="Cambria" w:eastAsiaTheme="minorHAnsi" w:hAnsi="Cambria" w:cs="ArialMT"/>
        </w:rPr>
        <w:t xml:space="preserve">This is the </w:t>
      </w:r>
      <w:r w:rsidRPr="00A17A95">
        <w:rPr>
          <w:rFonts w:ascii="Cambria" w:eastAsiaTheme="minorHAnsi" w:hAnsi="Cambria" w:cs="Helvetica-Bold"/>
          <w:b/>
          <w:bCs/>
        </w:rPr>
        <w:t xml:space="preserve">first check-point </w:t>
      </w:r>
      <w:r w:rsidRPr="00A17A95">
        <w:rPr>
          <w:rFonts w:ascii="Cambria" w:eastAsiaTheme="minorHAnsi" w:hAnsi="Cambria" w:cs="ArialMT"/>
        </w:rPr>
        <w:t>to ensure quality of customer data is not compromised.</w:t>
      </w:r>
    </w:p>
    <w:p w:rsidR="004B0B85" w:rsidRPr="00A17A95" w:rsidRDefault="004B0B85" w:rsidP="00FD3A51">
      <w:pPr>
        <w:autoSpaceDE w:val="0"/>
        <w:autoSpaceDN w:val="0"/>
        <w:adjustRightInd w:val="0"/>
        <w:spacing w:line="276" w:lineRule="auto"/>
        <w:rPr>
          <w:rFonts w:ascii="Cambria" w:eastAsiaTheme="minorHAnsi" w:hAnsi="Cambria" w:cs="ArialMT"/>
        </w:rPr>
      </w:pPr>
      <w:r w:rsidRPr="00A17A95">
        <w:rPr>
          <w:rFonts w:ascii="Cambria" w:eastAsiaTheme="minorHAnsi" w:hAnsi="Cambria" w:cs="Symbol"/>
        </w:rPr>
        <w:t xml:space="preserve">• </w:t>
      </w:r>
      <w:r w:rsidRPr="00A17A95">
        <w:rPr>
          <w:rFonts w:ascii="Cambria" w:eastAsiaTheme="minorHAnsi" w:hAnsi="Cambria" w:cs="ArialMT"/>
        </w:rPr>
        <w:t>Customer needs to be informed that these providing correct information in their best interests,especially in times of claims or making other request</w:t>
      </w:r>
    </w:p>
    <w:p w:rsidR="004B0B85" w:rsidRPr="00A17A95" w:rsidRDefault="004B0B85" w:rsidP="00FD3A51">
      <w:pPr>
        <w:autoSpaceDE w:val="0"/>
        <w:autoSpaceDN w:val="0"/>
        <w:adjustRightInd w:val="0"/>
        <w:spacing w:line="276" w:lineRule="auto"/>
        <w:rPr>
          <w:rFonts w:ascii="Cambria" w:eastAsiaTheme="minorHAnsi" w:hAnsi="Cambria" w:cs="ArialMT"/>
        </w:rPr>
      </w:pPr>
      <w:r w:rsidRPr="00A17A95">
        <w:rPr>
          <w:rFonts w:ascii="Cambria" w:eastAsiaTheme="minorHAnsi" w:hAnsi="Cambria" w:cs="Symbol"/>
        </w:rPr>
        <w:t xml:space="preserve">• </w:t>
      </w:r>
      <w:r w:rsidRPr="00A17A95">
        <w:rPr>
          <w:rFonts w:ascii="Cambria" w:eastAsiaTheme="minorHAnsi" w:hAnsi="Cambria" w:cs="ArialMT"/>
        </w:rPr>
        <w:t>POS agent needs to check for ID, Address, Mobile phone details by requesting customer fordocument proofs to verify[e.g. voter ID /passport /driving license]</w:t>
      </w:r>
    </w:p>
    <w:p w:rsidR="004B0B85" w:rsidRPr="00A17A95" w:rsidRDefault="004B0B85" w:rsidP="00FD3A51">
      <w:pPr>
        <w:autoSpaceDE w:val="0"/>
        <w:autoSpaceDN w:val="0"/>
        <w:adjustRightInd w:val="0"/>
        <w:spacing w:line="276" w:lineRule="auto"/>
        <w:rPr>
          <w:rFonts w:ascii="Cambria" w:eastAsiaTheme="minorHAnsi" w:hAnsi="Cambria" w:cs="ArialMT"/>
        </w:rPr>
      </w:pPr>
      <w:r w:rsidRPr="00A17A95">
        <w:rPr>
          <w:rFonts w:ascii="Cambria" w:eastAsiaTheme="minorHAnsi" w:hAnsi="Cambria" w:cs="Symbol"/>
        </w:rPr>
        <w:t xml:space="preserve">• </w:t>
      </w:r>
      <w:r w:rsidRPr="00A17A95">
        <w:rPr>
          <w:rFonts w:ascii="Cambria" w:eastAsiaTheme="minorHAnsi" w:hAnsi="Cambria" w:cs="ArialMT"/>
        </w:rPr>
        <w:t>POS agent needs to check for bank proofs, in case of customer choosing Direct Debit option[e.g. cheque book / bank card ] for checking if bank name, branch name and most importantlyaccount number are correctly provided</w:t>
      </w:r>
    </w:p>
    <w:p w:rsidR="0018709D" w:rsidRPr="00A17A95" w:rsidRDefault="0018709D" w:rsidP="00FD3A51">
      <w:pPr>
        <w:autoSpaceDE w:val="0"/>
        <w:autoSpaceDN w:val="0"/>
        <w:adjustRightInd w:val="0"/>
        <w:spacing w:line="276" w:lineRule="auto"/>
        <w:rPr>
          <w:rFonts w:ascii="Cambria" w:eastAsiaTheme="minorHAnsi" w:hAnsi="Cambria" w:cs="ArialMT"/>
        </w:rPr>
      </w:pPr>
    </w:p>
    <w:p w:rsidR="0018709D" w:rsidRPr="00A17A95" w:rsidRDefault="0018709D" w:rsidP="0018709D">
      <w:pPr>
        <w:pStyle w:val="Heading3"/>
        <w:rPr>
          <w:rFonts w:ascii="Cambria" w:eastAsiaTheme="minorHAnsi" w:hAnsi="Cambria"/>
        </w:rPr>
      </w:pPr>
      <w:bookmarkStart w:id="158" w:name="_Toc371586365"/>
      <w:r w:rsidRPr="00A17A95">
        <w:rPr>
          <w:rFonts w:ascii="Cambria" w:eastAsiaTheme="minorHAnsi" w:hAnsi="Cambria"/>
        </w:rPr>
        <w:t>New bus</w:t>
      </w:r>
      <w:r w:rsidRPr="00A17A95">
        <w:rPr>
          <w:rFonts w:ascii="Cambria" w:eastAsiaTheme="minorHAnsi" w:hAnsi="Cambria" w:cs="HelveticaLTMM_800_201"/>
        </w:rPr>
        <w:t>i</w:t>
      </w:r>
      <w:r w:rsidRPr="00A17A95">
        <w:rPr>
          <w:rFonts w:ascii="Cambria" w:eastAsiaTheme="minorHAnsi" w:hAnsi="Cambria"/>
        </w:rPr>
        <w:t>ness pro</w:t>
      </w:r>
      <w:r w:rsidRPr="00A17A95">
        <w:rPr>
          <w:rFonts w:ascii="Cambria" w:eastAsiaTheme="minorHAnsi" w:hAnsi="Cambria" w:cs="HelveticaLTMM_1000_201"/>
        </w:rPr>
        <w:t>c</w:t>
      </w:r>
      <w:r w:rsidRPr="00A17A95">
        <w:rPr>
          <w:rFonts w:ascii="Cambria" w:eastAsiaTheme="minorHAnsi" w:hAnsi="Cambria"/>
        </w:rPr>
        <w:t>ess</w:t>
      </w:r>
      <w:r w:rsidRPr="00A17A95">
        <w:rPr>
          <w:rFonts w:ascii="Cambria" w:eastAsiaTheme="minorHAnsi" w:hAnsi="Cambria" w:cs="HelveticaLTMM_800_201"/>
        </w:rPr>
        <w:t>i</w:t>
      </w:r>
      <w:r w:rsidRPr="00A17A95">
        <w:rPr>
          <w:rFonts w:ascii="Cambria" w:eastAsiaTheme="minorHAnsi" w:hAnsi="Cambria"/>
        </w:rPr>
        <w:t xml:space="preserve">ng </w:t>
      </w:r>
      <w:r w:rsidRPr="00A17A95">
        <w:rPr>
          <w:rFonts w:ascii="Cambria" w:eastAsiaTheme="minorHAnsi" w:hAnsi="Cambria" w:cs="HelveticaLTMM_267_1"/>
        </w:rPr>
        <w:t xml:space="preserve">– </w:t>
      </w:r>
      <w:r w:rsidRPr="00A17A95">
        <w:rPr>
          <w:rFonts w:ascii="Cambria" w:eastAsiaTheme="minorHAnsi" w:hAnsi="Cambria"/>
        </w:rPr>
        <w:t>v</w:t>
      </w:r>
      <w:r w:rsidRPr="00A17A95">
        <w:rPr>
          <w:rFonts w:ascii="Cambria" w:eastAsiaTheme="minorHAnsi" w:hAnsi="Cambria" w:cs="HelveticaLTMM_800_201"/>
        </w:rPr>
        <w:t>i</w:t>
      </w:r>
      <w:r w:rsidRPr="00A17A95">
        <w:rPr>
          <w:rFonts w:ascii="Cambria" w:eastAsiaTheme="minorHAnsi" w:hAnsi="Cambria"/>
        </w:rPr>
        <w:t>a Agen</w:t>
      </w:r>
      <w:r w:rsidRPr="00A17A95">
        <w:rPr>
          <w:rFonts w:ascii="Cambria" w:eastAsiaTheme="minorHAnsi" w:hAnsi="Cambria" w:cs="HelveticaLTMM_1000_201"/>
        </w:rPr>
        <w:t>c</w:t>
      </w:r>
      <w:r w:rsidRPr="00A17A95">
        <w:rPr>
          <w:rFonts w:ascii="Cambria" w:eastAsiaTheme="minorHAnsi" w:hAnsi="Cambria"/>
        </w:rPr>
        <w:t>y / Bro</w:t>
      </w:r>
      <w:r w:rsidRPr="00A17A95">
        <w:rPr>
          <w:rFonts w:ascii="Cambria" w:eastAsiaTheme="minorHAnsi" w:hAnsi="Cambria" w:cs="HelveticaLTMM_267_933"/>
        </w:rPr>
        <w:t>k</w:t>
      </w:r>
      <w:r w:rsidRPr="00A17A95">
        <w:rPr>
          <w:rFonts w:ascii="Cambria" w:eastAsiaTheme="minorHAnsi" w:hAnsi="Cambria"/>
        </w:rPr>
        <w:t>ers</w:t>
      </w:r>
      <w:bookmarkEnd w:id="158"/>
    </w:p>
    <w:p w:rsidR="0018709D" w:rsidRPr="00A17A95" w:rsidRDefault="0018709D" w:rsidP="00092462">
      <w:pPr>
        <w:autoSpaceDE w:val="0"/>
        <w:autoSpaceDN w:val="0"/>
        <w:adjustRightInd w:val="0"/>
        <w:spacing w:line="360" w:lineRule="auto"/>
        <w:rPr>
          <w:rFonts w:ascii="Cambria" w:eastAsiaTheme="minorHAnsi" w:hAnsi="Cambria" w:cs="HelveticaLTMM_1_1000"/>
        </w:rPr>
      </w:pPr>
      <w:r w:rsidRPr="00A17A95">
        <w:rPr>
          <w:rFonts w:ascii="Cambria" w:eastAsiaTheme="minorHAnsi" w:hAnsi="Cambria" w:cs="HelveticaLTMM_1_1000"/>
        </w:rPr>
        <w:t>MO prov</w:t>
      </w:r>
      <w:r w:rsidRPr="00A17A95">
        <w:rPr>
          <w:rFonts w:ascii="Cambria" w:eastAsiaTheme="minorHAnsi" w:hAnsi="Cambria" w:cs="HelveticaLTMM_1_800"/>
        </w:rPr>
        <w:t>i</w:t>
      </w:r>
      <w:r w:rsidRPr="00A17A95">
        <w:rPr>
          <w:rFonts w:ascii="Cambria" w:eastAsiaTheme="minorHAnsi" w:hAnsi="Cambria" w:cs="HelveticaLTMM_1_1000"/>
        </w:rPr>
        <w:t>des the customer the re</w:t>
      </w:r>
      <w:r w:rsidRPr="00A17A95">
        <w:rPr>
          <w:rFonts w:ascii="Cambria" w:eastAsiaTheme="minorHAnsi" w:hAnsi="Cambria" w:cs="HelveticaLTMM_1_800"/>
        </w:rPr>
        <w:t>l</w:t>
      </w:r>
      <w:r w:rsidRPr="00A17A95">
        <w:rPr>
          <w:rFonts w:ascii="Cambria" w:eastAsiaTheme="minorHAnsi" w:hAnsi="Cambria" w:cs="HelveticaLTMM_1_1000"/>
        </w:rPr>
        <w:t>evant app</w:t>
      </w:r>
      <w:r w:rsidRPr="00A17A95">
        <w:rPr>
          <w:rFonts w:ascii="Cambria" w:eastAsiaTheme="minorHAnsi" w:hAnsi="Cambria" w:cs="HelveticaLTMM_1_800"/>
        </w:rPr>
        <w:t>li</w:t>
      </w:r>
      <w:r w:rsidRPr="00A17A95">
        <w:rPr>
          <w:rFonts w:ascii="Cambria" w:eastAsiaTheme="minorHAnsi" w:hAnsi="Cambria" w:cs="HelveticaLTMM_1_1000"/>
        </w:rPr>
        <w:t>cat</w:t>
      </w:r>
      <w:r w:rsidRPr="00A17A95">
        <w:rPr>
          <w:rFonts w:ascii="Cambria" w:eastAsiaTheme="minorHAnsi" w:hAnsi="Cambria" w:cs="HelveticaLTMM_1_800"/>
        </w:rPr>
        <w:t>i</w:t>
      </w:r>
      <w:r w:rsidRPr="00A17A95">
        <w:rPr>
          <w:rFonts w:ascii="Cambria" w:eastAsiaTheme="minorHAnsi" w:hAnsi="Cambria" w:cs="HelveticaLTMM_1_1000"/>
        </w:rPr>
        <w:t>on form to f</w:t>
      </w:r>
      <w:r w:rsidRPr="00A17A95">
        <w:rPr>
          <w:rFonts w:ascii="Cambria" w:eastAsiaTheme="minorHAnsi" w:hAnsi="Cambria" w:cs="HelveticaLTMM_1_800"/>
        </w:rPr>
        <w:t xml:space="preserve">ill </w:t>
      </w:r>
      <w:r w:rsidRPr="00A17A95">
        <w:rPr>
          <w:rFonts w:ascii="Cambria" w:eastAsiaTheme="minorHAnsi" w:hAnsi="Cambria" w:cs="HelveticaLTMM_1_1"/>
        </w:rPr>
        <w:t>–</w:t>
      </w:r>
      <w:r w:rsidRPr="00A17A95">
        <w:rPr>
          <w:rFonts w:ascii="Cambria" w:eastAsiaTheme="minorHAnsi" w:hAnsi="Cambria" w:cs="HelveticaLTMM_1_1000"/>
        </w:rPr>
        <w:t>depend</w:t>
      </w:r>
      <w:r w:rsidRPr="00A17A95">
        <w:rPr>
          <w:rFonts w:ascii="Cambria" w:eastAsiaTheme="minorHAnsi" w:hAnsi="Cambria" w:cs="HelveticaLTMM_1_800"/>
        </w:rPr>
        <w:t>i</w:t>
      </w:r>
      <w:r w:rsidRPr="00A17A95">
        <w:rPr>
          <w:rFonts w:ascii="Cambria" w:eastAsiaTheme="minorHAnsi" w:hAnsi="Cambria" w:cs="HelveticaLTMM_1_1000"/>
        </w:rPr>
        <w:t>ng on the product</w:t>
      </w:r>
    </w:p>
    <w:p w:rsidR="0018709D" w:rsidRPr="00A17A95" w:rsidRDefault="0018709D" w:rsidP="00092462">
      <w:pPr>
        <w:autoSpaceDE w:val="0"/>
        <w:autoSpaceDN w:val="0"/>
        <w:adjustRightInd w:val="0"/>
        <w:spacing w:line="360" w:lineRule="auto"/>
        <w:rPr>
          <w:rFonts w:ascii="Cambria" w:eastAsiaTheme="minorHAnsi" w:hAnsi="Cambria" w:cs="HelveticaLTMM_1_1000"/>
        </w:rPr>
      </w:pPr>
      <w:r w:rsidRPr="00A17A95">
        <w:rPr>
          <w:rFonts w:ascii="Cambria" w:eastAsiaTheme="minorHAnsi" w:hAnsi="Cambria" w:cs="HelveticaLTMM_1_1000"/>
        </w:rPr>
        <w:t>Customer f</w:t>
      </w:r>
      <w:r w:rsidRPr="00A17A95">
        <w:rPr>
          <w:rFonts w:ascii="Cambria" w:eastAsiaTheme="minorHAnsi" w:hAnsi="Cambria" w:cs="HelveticaLTMM_1_800"/>
        </w:rPr>
        <w:t>ill</w:t>
      </w:r>
      <w:r w:rsidRPr="00A17A95">
        <w:rPr>
          <w:rFonts w:ascii="Cambria" w:eastAsiaTheme="minorHAnsi" w:hAnsi="Cambria" w:cs="HelveticaLTMM_1_1000"/>
        </w:rPr>
        <w:t>s the bas</w:t>
      </w:r>
      <w:r w:rsidRPr="00A17A95">
        <w:rPr>
          <w:rFonts w:ascii="Cambria" w:eastAsiaTheme="minorHAnsi" w:hAnsi="Cambria" w:cs="HelveticaLTMM_1_800"/>
        </w:rPr>
        <w:t>i</w:t>
      </w:r>
      <w:r w:rsidRPr="00A17A95">
        <w:rPr>
          <w:rFonts w:ascii="Cambria" w:eastAsiaTheme="minorHAnsi" w:hAnsi="Cambria" w:cs="HelveticaLTMM_1_1000"/>
        </w:rPr>
        <w:t>c deta</w:t>
      </w:r>
      <w:r w:rsidRPr="00A17A95">
        <w:rPr>
          <w:rFonts w:ascii="Cambria" w:eastAsiaTheme="minorHAnsi" w:hAnsi="Cambria" w:cs="HelveticaLTMM_1_800"/>
        </w:rPr>
        <w:t>il</w:t>
      </w:r>
      <w:r w:rsidRPr="00A17A95">
        <w:rPr>
          <w:rFonts w:ascii="Cambria" w:eastAsiaTheme="minorHAnsi" w:hAnsi="Cambria" w:cs="HelveticaLTMM_1_1000"/>
        </w:rPr>
        <w:t xml:space="preserve">s </w:t>
      </w:r>
      <w:r w:rsidRPr="00A17A95">
        <w:rPr>
          <w:rFonts w:ascii="Cambria" w:eastAsiaTheme="minorHAnsi" w:hAnsi="Cambria" w:cs="HelveticaLTMM_1_800"/>
        </w:rPr>
        <w:t>i</w:t>
      </w:r>
      <w:r w:rsidRPr="00A17A95">
        <w:rPr>
          <w:rFonts w:ascii="Cambria" w:eastAsiaTheme="minorHAnsi" w:hAnsi="Cambria" w:cs="HelveticaLTMM_1_1000"/>
        </w:rPr>
        <w:t>n the form and prov</w:t>
      </w:r>
      <w:r w:rsidRPr="00A17A95">
        <w:rPr>
          <w:rFonts w:ascii="Cambria" w:eastAsiaTheme="minorHAnsi" w:hAnsi="Cambria" w:cs="HelveticaLTMM_1_800"/>
        </w:rPr>
        <w:t>i</w:t>
      </w:r>
      <w:r w:rsidRPr="00A17A95">
        <w:rPr>
          <w:rFonts w:ascii="Cambria" w:eastAsiaTheme="minorHAnsi" w:hAnsi="Cambria" w:cs="HelveticaLTMM_1_1000"/>
        </w:rPr>
        <w:t>des re</w:t>
      </w:r>
      <w:r w:rsidRPr="00A17A95">
        <w:rPr>
          <w:rFonts w:ascii="Cambria" w:eastAsiaTheme="minorHAnsi" w:hAnsi="Cambria" w:cs="HelveticaLTMM_1_800"/>
        </w:rPr>
        <w:t>l</w:t>
      </w:r>
      <w:r w:rsidRPr="00A17A95">
        <w:rPr>
          <w:rFonts w:ascii="Cambria" w:eastAsiaTheme="minorHAnsi" w:hAnsi="Cambria" w:cs="HelveticaLTMM_1_1000"/>
        </w:rPr>
        <w:t>evant proofs to the MO for checks;</w:t>
      </w:r>
    </w:p>
    <w:p w:rsidR="0018709D" w:rsidRPr="00A17A95" w:rsidRDefault="0018709D" w:rsidP="00092462">
      <w:pPr>
        <w:autoSpaceDE w:val="0"/>
        <w:autoSpaceDN w:val="0"/>
        <w:adjustRightInd w:val="0"/>
        <w:spacing w:line="360" w:lineRule="auto"/>
        <w:rPr>
          <w:rFonts w:ascii="Cambria" w:eastAsiaTheme="minorHAnsi" w:hAnsi="Cambria" w:cs="HelveticaLTMM_267_1000"/>
        </w:rPr>
      </w:pPr>
      <w:r w:rsidRPr="00A17A95">
        <w:rPr>
          <w:rFonts w:ascii="Cambria" w:eastAsiaTheme="minorHAnsi" w:hAnsi="Cambria" w:cs="HelveticaLTMM_334_933"/>
        </w:rPr>
        <w:t>M</w:t>
      </w:r>
      <w:r w:rsidRPr="00A17A95">
        <w:rPr>
          <w:rFonts w:ascii="Cambria" w:eastAsiaTheme="minorHAnsi" w:hAnsi="Cambria" w:cs="HelveticaLTMM_267_1000"/>
        </w:rPr>
        <w:t xml:space="preserve">O </w:t>
      </w:r>
      <w:r w:rsidRPr="00A17A95">
        <w:rPr>
          <w:rFonts w:ascii="Cambria" w:eastAsiaTheme="minorHAnsi" w:hAnsi="Cambria" w:cs="HelveticaLTMM_1000_201"/>
        </w:rPr>
        <w:t>c</w:t>
      </w:r>
      <w:r w:rsidRPr="00A17A95">
        <w:rPr>
          <w:rFonts w:ascii="Cambria" w:eastAsiaTheme="minorHAnsi" w:hAnsi="Cambria" w:cs="HelveticaLTMM_267_1000"/>
        </w:rPr>
        <w:t>he</w:t>
      </w:r>
      <w:r w:rsidRPr="00A17A95">
        <w:rPr>
          <w:rFonts w:ascii="Cambria" w:eastAsiaTheme="minorHAnsi" w:hAnsi="Cambria" w:cs="HelveticaLTMM_1000_201"/>
        </w:rPr>
        <w:t>c</w:t>
      </w:r>
      <w:r w:rsidRPr="00A17A95">
        <w:rPr>
          <w:rFonts w:ascii="Cambria" w:eastAsiaTheme="minorHAnsi" w:hAnsi="Cambria" w:cs="HelveticaLTMM_267_933"/>
        </w:rPr>
        <w:t>k</w:t>
      </w:r>
      <w:r w:rsidRPr="00A17A95">
        <w:rPr>
          <w:rFonts w:ascii="Cambria" w:eastAsiaTheme="minorHAnsi" w:hAnsi="Cambria" w:cs="HelveticaLTMM_267_1000"/>
        </w:rPr>
        <w:t>s va</w:t>
      </w:r>
      <w:r w:rsidRPr="00A17A95">
        <w:rPr>
          <w:rFonts w:ascii="Cambria" w:eastAsiaTheme="minorHAnsi" w:hAnsi="Cambria" w:cs="HelveticaLTMM_800_201"/>
        </w:rPr>
        <w:t>li</w:t>
      </w:r>
      <w:r w:rsidRPr="00A17A95">
        <w:rPr>
          <w:rFonts w:ascii="Cambria" w:eastAsiaTheme="minorHAnsi" w:hAnsi="Cambria" w:cs="HelveticaLTMM_267_1000"/>
        </w:rPr>
        <w:t>d do</w:t>
      </w:r>
      <w:r w:rsidRPr="00A17A95">
        <w:rPr>
          <w:rFonts w:ascii="Cambria" w:eastAsiaTheme="minorHAnsi" w:hAnsi="Cambria" w:cs="HelveticaLTMM_1000_201"/>
        </w:rPr>
        <w:t>c</w:t>
      </w:r>
      <w:r w:rsidRPr="00A17A95">
        <w:rPr>
          <w:rFonts w:ascii="Cambria" w:eastAsiaTheme="minorHAnsi" w:hAnsi="Cambria" w:cs="HelveticaLTMM_267_1000"/>
        </w:rPr>
        <w:t xml:space="preserve">uments i.e. </w:t>
      </w:r>
      <w:r w:rsidRPr="00A17A95">
        <w:rPr>
          <w:rFonts w:ascii="Cambria" w:eastAsiaTheme="minorHAnsi" w:hAnsi="Cambria" w:cs="HelveticaLTMM_1_933"/>
        </w:rPr>
        <w:t>I</w:t>
      </w:r>
      <w:r w:rsidRPr="00A17A95">
        <w:rPr>
          <w:rFonts w:ascii="Cambria" w:eastAsiaTheme="minorHAnsi" w:hAnsi="Cambria" w:cs="HelveticaLTMM_1_1000"/>
        </w:rPr>
        <w:t>D proof</w:t>
      </w:r>
      <w:r w:rsidR="00650D88" w:rsidRPr="00A17A95">
        <w:rPr>
          <w:rFonts w:ascii="Cambria" w:eastAsiaTheme="minorHAnsi" w:hAnsi="Cambria" w:cs="HelveticaLTMM_1_1000"/>
        </w:rPr>
        <w:t>,</w:t>
      </w:r>
      <w:r w:rsidRPr="00A17A95">
        <w:rPr>
          <w:rFonts w:ascii="Cambria" w:eastAsiaTheme="minorHAnsi" w:hAnsi="Cambria" w:cs="HelveticaLTMM_1_1000"/>
        </w:rPr>
        <w:t xml:space="preserve"> Address proof, Age proof, Bank Account proof [bankcard /cheque book]</w:t>
      </w:r>
      <w:r w:rsidRPr="00A17A95">
        <w:rPr>
          <w:rFonts w:ascii="Cambria" w:eastAsiaTheme="minorHAnsi" w:hAnsi="Cambria" w:cs="HelveticaLTMM_267_1000"/>
        </w:rPr>
        <w:t xml:space="preserve"> before enter</w:t>
      </w:r>
      <w:r w:rsidRPr="00A17A95">
        <w:rPr>
          <w:rFonts w:ascii="Cambria" w:eastAsiaTheme="minorHAnsi" w:hAnsi="Cambria" w:cs="HelveticaLTMM_800_201"/>
        </w:rPr>
        <w:t>i</w:t>
      </w:r>
      <w:r w:rsidRPr="00A17A95">
        <w:rPr>
          <w:rFonts w:ascii="Cambria" w:eastAsiaTheme="minorHAnsi" w:hAnsi="Cambria" w:cs="HelveticaLTMM_267_1000"/>
        </w:rPr>
        <w:t>ng the deta</w:t>
      </w:r>
      <w:r w:rsidRPr="00A17A95">
        <w:rPr>
          <w:rFonts w:ascii="Cambria" w:eastAsiaTheme="minorHAnsi" w:hAnsi="Cambria" w:cs="HelveticaLTMM_800_201"/>
        </w:rPr>
        <w:t>il</w:t>
      </w:r>
      <w:r w:rsidRPr="00A17A95">
        <w:rPr>
          <w:rFonts w:ascii="Cambria" w:eastAsiaTheme="minorHAnsi" w:hAnsi="Cambria" w:cs="HelveticaLTMM_267_1000"/>
        </w:rPr>
        <w:t xml:space="preserve">s </w:t>
      </w:r>
      <w:r w:rsidRPr="00A17A95">
        <w:rPr>
          <w:rFonts w:ascii="Cambria" w:eastAsiaTheme="minorHAnsi" w:hAnsi="Cambria" w:cs="HelveticaLTMM_800_201"/>
        </w:rPr>
        <w:t>i</w:t>
      </w:r>
      <w:r w:rsidRPr="00A17A95">
        <w:rPr>
          <w:rFonts w:ascii="Cambria" w:eastAsiaTheme="minorHAnsi" w:hAnsi="Cambria" w:cs="HelveticaLTMM_267_1000"/>
        </w:rPr>
        <w:t>n the form</w:t>
      </w:r>
      <w:r w:rsidR="0097447A" w:rsidRPr="00A17A95">
        <w:rPr>
          <w:rFonts w:ascii="Cambria" w:eastAsiaTheme="minorHAnsi" w:hAnsi="Cambria" w:cs="HelveticaLTMM_267_1000"/>
        </w:rPr>
        <w:t>.</w:t>
      </w:r>
    </w:p>
    <w:p w:rsidR="0097447A" w:rsidRPr="00A17A95" w:rsidRDefault="002C438C" w:rsidP="00E259CB">
      <w:pPr>
        <w:pStyle w:val="ListParagraph"/>
        <w:numPr>
          <w:ilvl w:val="0"/>
          <w:numId w:val="83"/>
        </w:numPr>
        <w:autoSpaceDE w:val="0"/>
        <w:autoSpaceDN w:val="0"/>
        <w:adjustRightInd w:val="0"/>
        <w:spacing w:after="0" w:line="360" w:lineRule="auto"/>
        <w:ind w:hanging="357"/>
        <w:rPr>
          <w:rFonts w:ascii="Cambria" w:eastAsiaTheme="minorHAnsi" w:hAnsi="Cambria" w:cs="HelveticaLTMM_1_1000"/>
        </w:rPr>
      </w:pPr>
      <w:r w:rsidRPr="00A17A95">
        <w:rPr>
          <w:rFonts w:ascii="Cambria" w:eastAsiaTheme="minorHAnsi" w:hAnsi="Cambria" w:cs="HelveticaLTMM_1_1000"/>
        </w:rPr>
        <w:t>The MO s</w:t>
      </w:r>
      <w:r w:rsidR="0018709D" w:rsidRPr="00A17A95">
        <w:rPr>
          <w:rFonts w:ascii="Cambria" w:eastAsiaTheme="minorHAnsi" w:hAnsi="Cambria" w:cs="HelveticaLTMM_1_1000"/>
        </w:rPr>
        <w:t>ubm</w:t>
      </w:r>
      <w:r w:rsidR="0018709D" w:rsidRPr="00A17A95">
        <w:rPr>
          <w:rFonts w:ascii="Cambria" w:eastAsiaTheme="minorHAnsi" w:hAnsi="Cambria" w:cs="HelveticaLTMM_1_800"/>
        </w:rPr>
        <w:t>i</w:t>
      </w:r>
      <w:r w:rsidR="0018709D" w:rsidRPr="00A17A95">
        <w:rPr>
          <w:rFonts w:ascii="Cambria" w:eastAsiaTheme="minorHAnsi" w:hAnsi="Cambria" w:cs="HelveticaLTMM_1_1000"/>
        </w:rPr>
        <w:t>t</w:t>
      </w:r>
      <w:r w:rsidRPr="00A17A95">
        <w:rPr>
          <w:rFonts w:ascii="Cambria" w:eastAsiaTheme="minorHAnsi" w:hAnsi="Cambria" w:cs="HelveticaLTMM_1_1000"/>
        </w:rPr>
        <w:t>s</w:t>
      </w:r>
      <w:r w:rsidR="0018709D" w:rsidRPr="00A17A95">
        <w:rPr>
          <w:rFonts w:ascii="Cambria" w:eastAsiaTheme="minorHAnsi" w:hAnsi="Cambria" w:cs="HelveticaLTMM_1_1000"/>
        </w:rPr>
        <w:t xml:space="preserve"> f</w:t>
      </w:r>
      <w:r w:rsidR="0018709D" w:rsidRPr="00A17A95">
        <w:rPr>
          <w:rFonts w:ascii="Cambria" w:eastAsiaTheme="minorHAnsi" w:hAnsi="Cambria" w:cs="HelveticaLTMM_1_800"/>
        </w:rPr>
        <w:t>ill</w:t>
      </w:r>
      <w:r w:rsidR="0018709D" w:rsidRPr="00A17A95">
        <w:rPr>
          <w:rFonts w:ascii="Cambria" w:eastAsiaTheme="minorHAnsi" w:hAnsi="Cambria" w:cs="HelveticaLTMM_1_1000"/>
        </w:rPr>
        <w:t>ed app</w:t>
      </w:r>
      <w:r w:rsidR="0018709D" w:rsidRPr="00A17A95">
        <w:rPr>
          <w:rFonts w:ascii="Cambria" w:eastAsiaTheme="minorHAnsi" w:hAnsi="Cambria" w:cs="HelveticaLTMM_1_800"/>
        </w:rPr>
        <w:t>li</w:t>
      </w:r>
      <w:r w:rsidR="0018709D" w:rsidRPr="00A17A95">
        <w:rPr>
          <w:rFonts w:ascii="Cambria" w:eastAsiaTheme="minorHAnsi" w:hAnsi="Cambria" w:cs="HelveticaLTMM_1_1000"/>
        </w:rPr>
        <w:t>cat</w:t>
      </w:r>
      <w:r w:rsidR="0018709D" w:rsidRPr="00A17A95">
        <w:rPr>
          <w:rFonts w:ascii="Cambria" w:eastAsiaTheme="minorHAnsi" w:hAnsi="Cambria" w:cs="HelveticaLTMM_1_800"/>
        </w:rPr>
        <w:t>i</w:t>
      </w:r>
      <w:r w:rsidR="0018709D" w:rsidRPr="00A17A95">
        <w:rPr>
          <w:rFonts w:ascii="Cambria" w:eastAsiaTheme="minorHAnsi" w:hAnsi="Cambria" w:cs="HelveticaLTMM_1_1000"/>
        </w:rPr>
        <w:t>on form to the</w:t>
      </w:r>
      <w:r w:rsidR="0097447A" w:rsidRPr="00A17A95">
        <w:rPr>
          <w:rFonts w:ascii="Cambria" w:eastAsiaTheme="minorHAnsi" w:hAnsi="Cambria" w:cs="HelveticaLTMM_1_1000"/>
        </w:rPr>
        <w:t xml:space="preserve"> Sales Manager at the branch</w:t>
      </w:r>
    </w:p>
    <w:p w:rsidR="007B6DC4" w:rsidRPr="00A17A95" w:rsidRDefault="0097447A" w:rsidP="00E259CB">
      <w:pPr>
        <w:pStyle w:val="ListParagraph"/>
        <w:numPr>
          <w:ilvl w:val="0"/>
          <w:numId w:val="83"/>
        </w:numPr>
        <w:autoSpaceDE w:val="0"/>
        <w:autoSpaceDN w:val="0"/>
        <w:adjustRightInd w:val="0"/>
        <w:spacing w:after="0" w:line="360" w:lineRule="auto"/>
        <w:ind w:hanging="357"/>
        <w:rPr>
          <w:rFonts w:ascii="Cambria" w:eastAsiaTheme="minorHAnsi" w:hAnsi="Cambria" w:cs="HelveticaLTMM_1_1000"/>
        </w:rPr>
      </w:pPr>
      <w:r w:rsidRPr="00A17A95">
        <w:rPr>
          <w:rFonts w:ascii="Cambria" w:eastAsiaTheme="minorHAnsi" w:hAnsi="Cambria" w:cs="HelveticaLTMM_1_1000"/>
        </w:rPr>
        <w:t>The Sales manager captures the proposal details</w:t>
      </w:r>
      <w:r w:rsidR="007B6DC4" w:rsidRPr="00A17A95">
        <w:rPr>
          <w:rFonts w:ascii="Cambria" w:eastAsiaTheme="minorHAnsi" w:hAnsi="Cambria" w:cs="HelveticaLTMM_1_1000"/>
        </w:rPr>
        <w:t xml:space="preserve"> against each MO. The details captured are</w:t>
      </w:r>
    </w:p>
    <w:p w:rsidR="007B6DC4" w:rsidRPr="00A17A95" w:rsidRDefault="007B6DC4" w:rsidP="00E259CB">
      <w:pPr>
        <w:pStyle w:val="ListParagraph"/>
        <w:numPr>
          <w:ilvl w:val="1"/>
          <w:numId w:val="83"/>
        </w:numPr>
        <w:autoSpaceDE w:val="0"/>
        <w:autoSpaceDN w:val="0"/>
        <w:adjustRightInd w:val="0"/>
        <w:spacing w:after="0" w:line="360" w:lineRule="auto"/>
        <w:ind w:hanging="357"/>
        <w:rPr>
          <w:rFonts w:ascii="Cambria" w:eastAsiaTheme="minorHAnsi" w:hAnsi="Cambria" w:cs="HelveticaLTMM_1_1000"/>
        </w:rPr>
      </w:pPr>
      <w:r w:rsidRPr="00A17A95">
        <w:rPr>
          <w:rFonts w:ascii="Cambria" w:eastAsiaTheme="minorHAnsi" w:hAnsi="Cambria" w:cs="HelveticaLTMM_1_1000"/>
        </w:rPr>
        <w:t>Reference Number</w:t>
      </w:r>
    </w:p>
    <w:p w:rsidR="007B6DC4" w:rsidRPr="00A17A95" w:rsidRDefault="007B6DC4" w:rsidP="00E259CB">
      <w:pPr>
        <w:pStyle w:val="ListParagraph"/>
        <w:numPr>
          <w:ilvl w:val="1"/>
          <w:numId w:val="83"/>
        </w:numPr>
        <w:autoSpaceDE w:val="0"/>
        <w:autoSpaceDN w:val="0"/>
        <w:adjustRightInd w:val="0"/>
        <w:spacing w:after="0" w:line="360" w:lineRule="auto"/>
        <w:ind w:hanging="357"/>
        <w:rPr>
          <w:rFonts w:ascii="Cambria" w:eastAsiaTheme="minorHAnsi" w:hAnsi="Cambria" w:cs="HelveticaLTMM_1_1000"/>
        </w:rPr>
      </w:pPr>
      <w:r w:rsidRPr="00A17A95">
        <w:rPr>
          <w:rFonts w:ascii="Cambria" w:eastAsiaTheme="minorHAnsi" w:hAnsi="Cambria" w:cs="HelveticaLTMM_1_1000"/>
        </w:rPr>
        <w:t>Name</w:t>
      </w:r>
    </w:p>
    <w:p w:rsidR="007B6DC4" w:rsidRPr="00A17A95" w:rsidRDefault="007B6DC4" w:rsidP="00E259CB">
      <w:pPr>
        <w:pStyle w:val="ListParagraph"/>
        <w:numPr>
          <w:ilvl w:val="1"/>
          <w:numId w:val="83"/>
        </w:numPr>
        <w:autoSpaceDE w:val="0"/>
        <w:autoSpaceDN w:val="0"/>
        <w:adjustRightInd w:val="0"/>
        <w:spacing w:after="0" w:line="360" w:lineRule="auto"/>
        <w:ind w:hanging="357"/>
        <w:rPr>
          <w:rFonts w:ascii="Cambria" w:eastAsiaTheme="minorHAnsi" w:hAnsi="Cambria" w:cs="HelveticaLTMM_1_1000"/>
        </w:rPr>
      </w:pPr>
      <w:r w:rsidRPr="00A17A95">
        <w:rPr>
          <w:rFonts w:ascii="Cambria" w:eastAsiaTheme="minorHAnsi" w:hAnsi="Cambria" w:cs="HelveticaLTMM_1_1000"/>
        </w:rPr>
        <w:t>Product</w:t>
      </w:r>
    </w:p>
    <w:p w:rsidR="007B6DC4" w:rsidRPr="00A17A95" w:rsidRDefault="007B6DC4" w:rsidP="00E259CB">
      <w:pPr>
        <w:pStyle w:val="ListParagraph"/>
        <w:numPr>
          <w:ilvl w:val="1"/>
          <w:numId w:val="83"/>
        </w:numPr>
        <w:autoSpaceDE w:val="0"/>
        <w:autoSpaceDN w:val="0"/>
        <w:adjustRightInd w:val="0"/>
        <w:spacing w:after="0" w:line="360" w:lineRule="auto"/>
        <w:ind w:hanging="357"/>
        <w:rPr>
          <w:rFonts w:ascii="Cambria" w:eastAsiaTheme="minorHAnsi" w:hAnsi="Cambria" w:cs="HelveticaLTMM_1_1000"/>
        </w:rPr>
      </w:pPr>
      <w:r w:rsidRPr="00A17A95">
        <w:rPr>
          <w:rFonts w:ascii="Cambria" w:eastAsiaTheme="minorHAnsi" w:hAnsi="Cambria" w:cs="HelveticaLTMM_1_1000"/>
        </w:rPr>
        <w:t>Date of Birth</w:t>
      </w:r>
    </w:p>
    <w:p w:rsidR="007B6DC4" w:rsidRPr="00A17A95" w:rsidRDefault="007B6DC4" w:rsidP="00E259CB">
      <w:pPr>
        <w:pStyle w:val="ListParagraph"/>
        <w:numPr>
          <w:ilvl w:val="1"/>
          <w:numId w:val="83"/>
        </w:numPr>
        <w:autoSpaceDE w:val="0"/>
        <w:autoSpaceDN w:val="0"/>
        <w:adjustRightInd w:val="0"/>
        <w:spacing w:after="0" w:line="360" w:lineRule="auto"/>
        <w:ind w:hanging="357"/>
        <w:rPr>
          <w:rFonts w:ascii="Cambria" w:eastAsiaTheme="minorHAnsi" w:hAnsi="Cambria" w:cs="HelveticaLTMM_1_1000"/>
        </w:rPr>
      </w:pPr>
      <w:r w:rsidRPr="00A17A95">
        <w:rPr>
          <w:rFonts w:ascii="Cambria" w:eastAsiaTheme="minorHAnsi" w:hAnsi="Cambria" w:cs="HelveticaLTMM_1_1000"/>
        </w:rPr>
        <w:t>Telephone</w:t>
      </w:r>
    </w:p>
    <w:p w:rsidR="007B6DC4" w:rsidRPr="00A17A95" w:rsidRDefault="007B6DC4" w:rsidP="00E259CB">
      <w:pPr>
        <w:pStyle w:val="ListParagraph"/>
        <w:numPr>
          <w:ilvl w:val="1"/>
          <w:numId w:val="83"/>
        </w:numPr>
        <w:autoSpaceDE w:val="0"/>
        <w:autoSpaceDN w:val="0"/>
        <w:adjustRightInd w:val="0"/>
        <w:spacing w:after="0" w:line="360" w:lineRule="auto"/>
        <w:ind w:hanging="357"/>
        <w:rPr>
          <w:rFonts w:ascii="Cambria" w:eastAsiaTheme="minorHAnsi" w:hAnsi="Cambria" w:cs="HelveticaLTMM_1_1000"/>
        </w:rPr>
      </w:pPr>
      <w:r w:rsidRPr="00A17A95">
        <w:rPr>
          <w:rFonts w:ascii="Cambria" w:eastAsiaTheme="minorHAnsi" w:hAnsi="Cambria" w:cs="HelveticaLTMM_1_1000"/>
        </w:rPr>
        <w:t>Marketing Officer ID</w:t>
      </w:r>
    </w:p>
    <w:p w:rsidR="0097447A" w:rsidRPr="00A17A95" w:rsidRDefault="007B6DC4" w:rsidP="00E259CB">
      <w:pPr>
        <w:pStyle w:val="ListParagraph"/>
        <w:numPr>
          <w:ilvl w:val="1"/>
          <w:numId w:val="83"/>
        </w:numPr>
        <w:autoSpaceDE w:val="0"/>
        <w:autoSpaceDN w:val="0"/>
        <w:adjustRightInd w:val="0"/>
        <w:spacing w:after="0" w:line="360" w:lineRule="auto"/>
        <w:ind w:hanging="357"/>
        <w:rPr>
          <w:rFonts w:ascii="Cambria" w:eastAsiaTheme="minorHAnsi" w:hAnsi="Cambria" w:cs="HelveticaLTMM_1_1000"/>
        </w:rPr>
      </w:pPr>
      <w:r w:rsidRPr="00A17A95">
        <w:rPr>
          <w:rFonts w:ascii="Cambria" w:eastAsiaTheme="minorHAnsi" w:hAnsi="Cambria" w:cs="HelveticaLTMM_1_1000"/>
        </w:rPr>
        <w:t>Premium</w:t>
      </w:r>
    </w:p>
    <w:p w:rsidR="0018709D" w:rsidRPr="00A17A95" w:rsidRDefault="002C438C" w:rsidP="00E259CB">
      <w:pPr>
        <w:pStyle w:val="ListParagraph"/>
        <w:numPr>
          <w:ilvl w:val="0"/>
          <w:numId w:val="83"/>
        </w:numPr>
        <w:autoSpaceDE w:val="0"/>
        <w:autoSpaceDN w:val="0"/>
        <w:adjustRightInd w:val="0"/>
        <w:spacing w:after="0" w:line="360" w:lineRule="auto"/>
        <w:ind w:hanging="357"/>
        <w:rPr>
          <w:rFonts w:ascii="Cambria" w:eastAsiaTheme="minorHAnsi" w:hAnsi="Cambria" w:cs="HelveticaLTMM_1_1000"/>
        </w:rPr>
      </w:pPr>
      <w:r w:rsidRPr="00A17A95">
        <w:rPr>
          <w:rFonts w:ascii="Cambria" w:eastAsiaTheme="minorHAnsi" w:hAnsi="Cambria" w:cs="HelveticaLTMM_1_1000"/>
        </w:rPr>
        <w:t xml:space="preserve">The sales manager then hands the Application form to the </w:t>
      </w:r>
      <w:r w:rsidR="0018709D" w:rsidRPr="00A17A95">
        <w:rPr>
          <w:rFonts w:ascii="Cambria" w:eastAsiaTheme="minorHAnsi" w:hAnsi="Cambria" w:cs="HelveticaLTMM_1_1000"/>
        </w:rPr>
        <w:t>Adm</w:t>
      </w:r>
      <w:r w:rsidR="0018709D" w:rsidRPr="00A17A95">
        <w:rPr>
          <w:rFonts w:ascii="Cambria" w:eastAsiaTheme="minorHAnsi" w:hAnsi="Cambria" w:cs="HelveticaLTMM_1_800"/>
        </w:rPr>
        <w:t>i</w:t>
      </w:r>
      <w:r w:rsidR="0018709D" w:rsidRPr="00A17A95">
        <w:rPr>
          <w:rFonts w:ascii="Cambria" w:eastAsiaTheme="minorHAnsi" w:hAnsi="Cambria" w:cs="HelveticaLTMM_1_1000"/>
        </w:rPr>
        <w:t>n at the branch</w:t>
      </w:r>
    </w:p>
    <w:p w:rsidR="0018709D" w:rsidRPr="00A17A95" w:rsidRDefault="0018709D" w:rsidP="00E259CB">
      <w:pPr>
        <w:pStyle w:val="ListParagraph"/>
        <w:numPr>
          <w:ilvl w:val="0"/>
          <w:numId w:val="83"/>
        </w:numPr>
        <w:autoSpaceDE w:val="0"/>
        <w:autoSpaceDN w:val="0"/>
        <w:adjustRightInd w:val="0"/>
        <w:spacing w:after="0" w:line="360" w:lineRule="auto"/>
        <w:ind w:hanging="357"/>
        <w:rPr>
          <w:rFonts w:ascii="Cambria" w:eastAsiaTheme="minorHAnsi" w:hAnsi="Cambria" w:cs="HelveticaLTMM_1_1000"/>
        </w:rPr>
      </w:pPr>
      <w:r w:rsidRPr="00A17A95">
        <w:rPr>
          <w:rFonts w:ascii="Cambria" w:eastAsiaTheme="minorHAnsi" w:hAnsi="Cambria" w:cs="HelveticaLTMM_1_1000"/>
        </w:rPr>
        <w:t>Adm</w:t>
      </w:r>
      <w:r w:rsidRPr="00A17A95">
        <w:rPr>
          <w:rFonts w:ascii="Cambria" w:eastAsiaTheme="minorHAnsi" w:hAnsi="Cambria" w:cs="HelveticaLTMM_1_800"/>
        </w:rPr>
        <w:t>i</w:t>
      </w:r>
      <w:r w:rsidRPr="00A17A95">
        <w:rPr>
          <w:rFonts w:ascii="Cambria" w:eastAsiaTheme="minorHAnsi" w:hAnsi="Cambria" w:cs="HelveticaLTMM_1_1000"/>
        </w:rPr>
        <w:t>n w</w:t>
      </w:r>
      <w:r w:rsidRPr="00A17A95">
        <w:rPr>
          <w:rFonts w:ascii="Cambria" w:eastAsiaTheme="minorHAnsi" w:hAnsi="Cambria" w:cs="HelveticaLTMM_1_800"/>
        </w:rPr>
        <w:t xml:space="preserve">ill </w:t>
      </w:r>
      <w:r w:rsidRPr="00A17A95">
        <w:rPr>
          <w:rFonts w:ascii="Cambria" w:eastAsiaTheme="minorHAnsi" w:hAnsi="Cambria" w:cs="HelveticaLTMM_1_1000"/>
        </w:rPr>
        <w:t>check number of app</w:t>
      </w:r>
      <w:r w:rsidRPr="00A17A95">
        <w:rPr>
          <w:rFonts w:ascii="Cambria" w:eastAsiaTheme="minorHAnsi" w:hAnsi="Cambria" w:cs="HelveticaLTMM_1_800"/>
        </w:rPr>
        <w:t>li</w:t>
      </w:r>
      <w:r w:rsidRPr="00A17A95">
        <w:rPr>
          <w:rFonts w:ascii="Cambria" w:eastAsiaTheme="minorHAnsi" w:hAnsi="Cambria" w:cs="HelveticaLTMM_1_1000"/>
        </w:rPr>
        <w:t>cat</w:t>
      </w:r>
      <w:r w:rsidRPr="00A17A95">
        <w:rPr>
          <w:rFonts w:ascii="Cambria" w:eastAsiaTheme="minorHAnsi" w:hAnsi="Cambria" w:cs="HelveticaLTMM_1_800"/>
        </w:rPr>
        <w:t>i</w:t>
      </w:r>
      <w:r w:rsidRPr="00A17A95">
        <w:rPr>
          <w:rFonts w:ascii="Cambria" w:eastAsiaTheme="minorHAnsi" w:hAnsi="Cambria" w:cs="HelveticaLTMM_1_1000"/>
        </w:rPr>
        <w:t>on forms and g</w:t>
      </w:r>
      <w:r w:rsidRPr="00A17A95">
        <w:rPr>
          <w:rFonts w:ascii="Cambria" w:eastAsiaTheme="minorHAnsi" w:hAnsi="Cambria" w:cs="HelveticaLTMM_1_800"/>
        </w:rPr>
        <w:t>i</w:t>
      </w:r>
      <w:r w:rsidRPr="00A17A95">
        <w:rPr>
          <w:rFonts w:ascii="Cambria" w:eastAsiaTheme="minorHAnsi" w:hAnsi="Cambria" w:cs="HelveticaLTMM_1_1000"/>
        </w:rPr>
        <w:t>ve paper based acknow</w:t>
      </w:r>
      <w:r w:rsidRPr="00A17A95">
        <w:rPr>
          <w:rFonts w:ascii="Cambria" w:eastAsiaTheme="minorHAnsi" w:hAnsi="Cambria" w:cs="HelveticaLTMM_1_800"/>
        </w:rPr>
        <w:t>l</w:t>
      </w:r>
      <w:r w:rsidRPr="00A17A95">
        <w:rPr>
          <w:rFonts w:ascii="Cambria" w:eastAsiaTheme="minorHAnsi" w:hAnsi="Cambria" w:cs="HelveticaLTMM_1_1000"/>
        </w:rPr>
        <w:t xml:space="preserve">edgement on </w:t>
      </w:r>
      <w:r w:rsidRPr="00A17A95">
        <w:rPr>
          <w:rFonts w:ascii="Cambria" w:eastAsiaTheme="minorHAnsi" w:hAnsi="Cambria" w:cs="HelveticaLTMM_1_800"/>
        </w:rPr>
        <w:t>‘</w:t>
      </w:r>
      <w:r w:rsidRPr="00A17A95">
        <w:rPr>
          <w:rFonts w:ascii="Cambria" w:eastAsiaTheme="minorHAnsi" w:hAnsi="Cambria" w:cs="HelveticaLTMM_267_1000"/>
        </w:rPr>
        <w:t>number of form</w:t>
      </w:r>
      <w:r w:rsidRPr="00A17A95">
        <w:rPr>
          <w:rFonts w:ascii="Cambria" w:eastAsiaTheme="minorHAnsi" w:hAnsi="Cambria" w:cs="HelveticaLTMM_267_867"/>
        </w:rPr>
        <w:t xml:space="preserve">s </w:t>
      </w:r>
      <w:r w:rsidRPr="00A17A95">
        <w:rPr>
          <w:rFonts w:ascii="Cambria" w:eastAsiaTheme="minorHAnsi" w:hAnsi="Cambria" w:cs="HelveticaLTMM_267_1000"/>
        </w:rPr>
        <w:t>a</w:t>
      </w:r>
      <w:r w:rsidRPr="00A17A95">
        <w:rPr>
          <w:rFonts w:ascii="Cambria" w:eastAsiaTheme="minorHAnsi" w:hAnsi="Cambria" w:cs="HelveticaLTMM_267_933"/>
        </w:rPr>
        <w:t>cc</w:t>
      </w:r>
      <w:r w:rsidRPr="00A17A95">
        <w:rPr>
          <w:rFonts w:ascii="Cambria" w:eastAsiaTheme="minorHAnsi" w:hAnsi="Cambria" w:cs="HelveticaLTMM_267_1000"/>
        </w:rPr>
        <w:t>epted</w:t>
      </w:r>
      <w:r w:rsidRPr="00A17A95">
        <w:rPr>
          <w:rFonts w:ascii="Cambria" w:eastAsiaTheme="minorHAnsi" w:hAnsi="Cambria" w:cs="HelveticaLTMM_1_800"/>
        </w:rPr>
        <w:t xml:space="preserve">’ </w:t>
      </w:r>
      <w:r w:rsidRPr="00A17A95">
        <w:rPr>
          <w:rFonts w:ascii="Cambria" w:eastAsiaTheme="minorHAnsi" w:hAnsi="Cambria" w:cs="HelveticaLTMM_1_1000"/>
        </w:rPr>
        <w:t>to MO</w:t>
      </w:r>
    </w:p>
    <w:p w:rsidR="0018709D" w:rsidRPr="00A17A95" w:rsidRDefault="0018709D" w:rsidP="00E259CB">
      <w:pPr>
        <w:pStyle w:val="ListParagraph"/>
        <w:numPr>
          <w:ilvl w:val="0"/>
          <w:numId w:val="83"/>
        </w:numPr>
        <w:autoSpaceDE w:val="0"/>
        <w:autoSpaceDN w:val="0"/>
        <w:adjustRightInd w:val="0"/>
        <w:spacing w:after="0" w:line="360" w:lineRule="auto"/>
        <w:ind w:hanging="357"/>
        <w:rPr>
          <w:rFonts w:ascii="Cambria" w:eastAsiaTheme="minorHAnsi" w:hAnsi="Cambria" w:cs="HelveticaLTMM_1_1000"/>
        </w:rPr>
      </w:pPr>
      <w:r w:rsidRPr="00A17A95">
        <w:rPr>
          <w:rFonts w:ascii="Cambria" w:eastAsiaTheme="minorHAnsi" w:hAnsi="Cambria" w:cs="HelveticaLTMM_1_1000"/>
        </w:rPr>
        <w:t>Adm</w:t>
      </w:r>
      <w:r w:rsidRPr="00A17A95">
        <w:rPr>
          <w:rFonts w:ascii="Cambria" w:eastAsiaTheme="minorHAnsi" w:hAnsi="Cambria" w:cs="HelveticaLTMM_1_800"/>
        </w:rPr>
        <w:t>i</w:t>
      </w:r>
      <w:r w:rsidRPr="00A17A95">
        <w:rPr>
          <w:rFonts w:ascii="Cambria" w:eastAsiaTheme="minorHAnsi" w:hAnsi="Cambria" w:cs="HelveticaLTMM_1_1000"/>
        </w:rPr>
        <w:t xml:space="preserve">n to check </w:t>
      </w:r>
      <w:r w:rsidRPr="00A17A95">
        <w:rPr>
          <w:rFonts w:ascii="Cambria" w:eastAsiaTheme="minorHAnsi" w:hAnsi="Cambria" w:cs="HelveticaLTMM_1_800"/>
        </w:rPr>
        <w:t>i</w:t>
      </w:r>
      <w:r w:rsidRPr="00A17A95">
        <w:rPr>
          <w:rFonts w:ascii="Cambria" w:eastAsiaTheme="minorHAnsi" w:hAnsi="Cambria" w:cs="HelveticaLTMM_1_1000"/>
        </w:rPr>
        <w:t>f te</w:t>
      </w:r>
      <w:r w:rsidRPr="00A17A95">
        <w:rPr>
          <w:rFonts w:ascii="Cambria" w:eastAsiaTheme="minorHAnsi" w:hAnsi="Cambria" w:cs="HelveticaLTMM_1_800"/>
        </w:rPr>
        <w:t>l</w:t>
      </w:r>
      <w:r w:rsidRPr="00A17A95">
        <w:rPr>
          <w:rFonts w:ascii="Cambria" w:eastAsiaTheme="minorHAnsi" w:hAnsi="Cambria" w:cs="HelveticaLTMM_1_1000"/>
        </w:rPr>
        <w:t>ephone number ava</w:t>
      </w:r>
      <w:r w:rsidRPr="00A17A95">
        <w:rPr>
          <w:rFonts w:ascii="Cambria" w:eastAsiaTheme="minorHAnsi" w:hAnsi="Cambria" w:cs="HelveticaLTMM_1_800"/>
        </w:rPr>
        <w:t>il</w:t>
      </w:r>
      <w:r w:rsidRPr="00A17A95">
        <w:rPr>
          <w:rFonts w:ascii="Cambria" w:eastAsiaTheme="minorHAnsi" w:hAnsi="Cambria" w:cs="HelveticaLTMM_1_1000"/>
        </w:rPr>
        <w:t>ab</w:t>
      </w:r>
      <w:r w:rsidRPr="00A17A95">
        <w:rPr>
          <w:rFonts w:ascii="Cambria" w:eastAsiaTheme="minorHAnsi" w:hAnsi="Cambria" w:cs="HelveticaLTMM_1_800"/>
        </w:rPr>
        <w:t>l</w:t>
      </w:r>
      <w:r w:rsidRPr="00A17A95">
        <w:rPr>
          <w:rFonts w:ascii="Cambria" w:eastAsiaTheme="minorHAnsi" w:hAnsi="Cambria" w:cs="HelveticaLTMM_1_1000"/>
        </w:rPr>
        <w:t xml:space="preserve">e on each of the </w:t>
      </w:r>
      <w:r w:rsidRPr="00A17A95">
        <w:rPr>
          <w:rFonts w:ascii="Cambria" w:eastAsiaTheme="minorHAnsi" w:hAnsi="Cambria" w:cs="HelveticaLTMM_1_800"/>
        </w:rPr>
        <w:t>‘</w:t>
      </w:r>
      <w:r w:rsidRPr="00A17A95">
        <w:rPr>
          <w:rFonts w:ascii="Cambria" w:eastAsiaTheme="minorHAnsi" w:hAnsi="Cambria" w:cs="HelveticaLTMM_1_1000"/>
        </w:rPr>
        <w:t>Subm</w:t>
      </w:r>
      <w:r w:rsidRPr="00A17A95">
        <w:rPr>
          <w:rFonts w:ascii="Cambria" w:eastAsiaTheme="minorHAnsi" w:hAnsi="Cambria" w:cs="HelveticaLTMM_1_800"/>
        </w:rPr>
        <w:t>i</w:t>
      </w:r>
      <w:r w:rsidRPr="00A17A95">
        <w:rPr>
          <w:rFonts w:ascii="Cambria" w:eastAsiaTheme="minorHAnsi" w:hAnsi="Cambria" w:cs="HelveticaLTMM_1_1000"/>
        </w:rPr>
        <w:t>tted</w:t>
      </w:r>
      <w:r w:rsidRPr="00A17A95">
        <w:rPr>
          <w:rFonts w:ascii="Cambria" w:eastAsiaTheme="minorHAnsi" w:hAnsi="Cambria" w:cs="HelveticaLTMM_1_800"/>
        </w:rPr>
        <w:t xml:space="preserve">’ </w:t>
      </w:r>
      <w:r w:rsidRPr="00A17A95">
        <w:rPr>
          <w:rFonts w:ascii="Cambria" w:eastAsiaTheme="minorHAnsi" w:hAnsi="Cambria" w:cs="HelveticaLTMM_1_1000"/>
        </w:rPr>
        <w:t>forms</w:t>
      </w:r>
    </w:p>
    <w:p w:rsidR="0018709D" w:rsidRPr="00A17A95" w:rsidRDefault="0018709D" w:rsidP="00E259CB">
      <w:pPr>
        <w:pStyle w:val="ListParagraph"/>
        <w:numPr>
          <w:ilvl w:val="0"/>
          <w:numId w:val="83"/>
        </w:numPr>
        <w:autoSpaceDE w:val="0"/>
        <w:autoSpaceDN w:val="0"/>
        <w:adjustRightInd w:val="0"/>
        <w:spacing w:after="0" w:line="360" w:lineRule="auto"/>
        <w:ind w:hanging="357"/>
        <w:rPr>
          <w:rFonts w:ascii="Cambria" w:eastAsiaTheme="minorHAnsi" w:hAnsi="Cambria" w:cs="HelveticaLTMM_1_1000"/>
        </w:rPr>
      </w:pPr>
      <w:r w:rsidRPr="00A17A95">
        <w:rPr>
          <w:rFonts w:ascii="Cambria" w:eastAsiaTheme="minorHAnsi" w:hAnsi="Cambria" w:cs="HelveticaLTMM_1_1000"/>
        </w:rPr>
        <w:t>Adm</w:t>
      </w:r>
      <w:r w:rsidRPr="00A17A95">
        <w:rPr>
          <w:rFonts w:ascii="Cambria" w:eastAsiaTheme="minorHAnsi" w:hAnsi="Cambria" w:cs="HelveticaLTMM_1_800"/>
        </w:rPr>
        <w:t>i</w:t>
      </w:r>
      <w:r w:rsidRPr="00A17A95">
        <w:rPr>
          <w:rFonts w:ascii="Cambria" w:eastAsiaTheme="minorHAnsi" w:hAnsi="Cambria" w:cs="HelveticaLTMM_1_1000"/>
        </w:rPr>
        <w:t>n to try to ca</w:t>
      </w:r>
      <w:r w:rsidRPr="00A17A95">
        <w:rPr>
          <w:rFonts w:ascii="Cambria" w:eastAsiaTheme="minorHAnsi" w:hAnsi="Cambria" w:cs="HelveticaLTMM_1_800"/>
        </w:rPr>
        <w:t xml:space="preserve">ll </w:t>
      </w:r>
      <w:r w:rsidRPr="00A17A95">
        <w:rPr>
          <w:rFonts w:ascii="Cambria" w:eastAsiaTheme="minorHAnsi" w:hAnsi="Cambria" w:cs="HelveticaLTMM_1_1000"/>
        </w:rPr>
        <w:t>customer 3 t</w:t>
      </w:r>
      <w:r w:rsidRPr="00A17A95">
        <w:rPr>
          <w:rFonts w:ascii="Cambria" w:eastAsiaTheme="minorHAnsi" w:hAnsi="Cambria" w:cs="HelveticaLTMM_1_800"/>
        </w:rPr>
        <w:t>i</w:t>
      </w:r>
      <w:r w:rsidRPr="00A17A95">
        <w:rPr>
          <w:rFonts w:ascii="Cambria" w:eastAsiaTheme="minorHAnsi" w:hAnsi="Cambria" w:cs="HelveticaLTMM_1_1000"/>
        </w:rPr>
        <w:t xml:space="preserve">mes </w:t>
      </w:r>
      <w:r w:rsidRPr="00A17A95">
        <w:rPr>
          <w:rFonts w:ascii="Cambria" w:eastAsiaTheme="minorHAnsi" w:hAnsi="Cambria" w:cs="HelveticaLTMM_1_800"/>
        </w:rPr>
        <w:t>i</w:t>
      </w:r>
      <w:r w:rsidRPr="00A17A95">
        <w:rPr>
          <w:rFonts w:ascii="Cambria" w:eastAsiaTheme="minorHAnsi" w:hAnsi="Cambria" w:cs="HelveticaLTMM_1_1000"/>
        </w:rPr>
        <w:t>n next 48 hrs</w:t>
      </w:r>
    </w:p>
    <w:p w:rsidR="0018709D" w:rsidRPr="00A17A95" w:rsidRDefault="0018709D" w:rsidP="00E259CB">
      <w:pPr>
        <w:pStyle w:val="ListParagraph"/>
        <w:numPr>
          <w:ilvl w:val="0"/>
          <w:numId w:val="83"/>
        </w:numPr>
        <w:autoSpaceDE w:val="0"/>
        <w:autoSpaceDN w:val="0"/>
        <w:adjustRightInd w:val="0"/>
        <w:spacing w:after="0" w:line="360" w:lineRule="auto"/>
        <w:ind w:hanging="357"/>
        <w:rPr>
          <w:rFonts w:ascii="Cambria" w:eastAsiaTheme="minorHAnsi" w:hAnsi="Cambria" w:cs="HelveticaLTMM_1_1000"/>
        </w:rPr>
      </w:pPr>
      <w:r w:rsidRPr="00A17A95">
        <w:rPr>
          <w:rFonts w:ascii="Cambria" w:eastAsiaTheme="minorHAnsi" w:hAnsi="Cambria" w:cs="HelveticaLTMM_1_1000"/>
        </w:rPr>
        <w:t>Adm</w:t>
      </w:r>
      <w:r w:rsidRPr="00A17A95">
        <w:rPr>
          <w:rFonts w:ascii="Cambria" w:eastAsiaTheme="minorHAnsi" w:hAnsi="Cambria" w:cs="HelveticaLTMM_1_800"/>
        </w:rPr>
        <w:t>i</w:t>
      </w:r>
      <w:r w:rsidRPr="00A17A95">
        <w:rPr>
          <w:rFonts w:ascii="Cambria" w:eastAsiaTheme="minorHAnsi" w:hAnsi="Cambria" w:cs="HelveticaLTMM_1_1000"/>
        </w:rPr>
        <w:t>n to ver</w:t>
      </w:r>
      <w:r w:rsidRPr="00A17A95">
        <w:rPr>
          <w:rFonts w:ascii="Cambria" w:eastAsiaTheme="minorHAnsi" w:hAnsi="Cambria" w:cs="HelveticaLTMM_1_800"/>
        </w:rPr>
        <w:t>i</w:t>
      </w:r>
      <w:r w:rsidRPr="00A17A95">
        <w:rPr>
          <w:rFonts w:ascii="Cambria" w:eastAsiaTheme="minorHAnsi" w:hAnsi="Cambria" w:cs="HelveticaLTMM_1_1000"/>
        </w:rPr>
        <w:t>fy customer deta</w:t>
      </w:r>
      <w:r w:rsidRPr="00A17A95">
        <w:rPr>
          <w:rFonts w:ascii="Cambria" w:eastAsiaTheme="minorHAnsi" w:hAnsi="Cambria" w:cs="HelveticaLTMM_1_800"/>
        </w:rPr>
        <w:t>il</w:t>
      </w:r>
      <w:r w:rsidRPr="00A17A95">
        <w:rPr>
          <w:rFonts w:ascii="Cambria" w:eastAsiaTheme="minorHAnsi" w:hAnsi="Cambria" w:cs="HelveticaLTMM_1_1000"/>
        </w:rPr>
        <w:t>s on the ca</w:t>
      </w:r>
      <w:r w:rsidRPr="00A17A95">
        <w:rPr>
          <w:rFonts w:ascii="Cambria" w:eastAsiaTheme="minorHAnsi" w:hAnsi="Cambria" w:cs="HelveticaLTMM_1_800"/>
        </w:rPr>
        <w:t>ll</w:t>
      </w:r>
      <w:r w:rsidRPr="00A17A95">
        <w:rPr>
          <w:rFonts w:ascii="Cambria" w:eastAsiaTheme="minorHAnsi" w:hAnsi="Cambria" w:cs="HelveticaLTMM_1_1000"/>
        </w:rPr>
        <w:t>:</w:t>
      </w:r>
    </w:p>
    <w:p w:rsidR="0018709D" w:rsidRPr="00A17A95" w:rsidRDefault="0018709D" w:rsidP="00E259CB">
      <w:pPr>
        <w:pStyle w:val="ListParagraph"/>
        <w:numPr>
          <w:ilvl w:val="1"/>
          <w:numId w:val="83"/>
        </w:numPr>
        <w:autoSpaceDE w:val="0"/>
        <w:autoSpaceDN w:val="0"/>
        <w:adjustRightInd w:val="0"/>
        <w:spacing w:after="0" w:line="360" w:lineRule="auto"/>
        <w:ind w:hanging="357"/>
        <w:rPr>
          <w:rFonts w:ascii="Cambria" w:eastAsiaTheme="minorHAnsi" w:hAnsi="Cambria" w:cs="HelveticaLTMM_1_1000"/>
          <w:sz w:val="24"/>
          <w:szCs w:val="24"/>
        </w:rPr>
      </w:pPr>
      <w:r w:rsidRPr="00A17A95">
        <w:rPr>
          <w:rFonts w:ascii="Cambria" w:eastAsiaTheme="minorHAnsi" w:hAnsi="Cambria" w:cs="HelveticaLTMM_1_1000"/>
          <w:sz w:val="24"/>
          <w:szCs w:val="24"/>
        </w:rPr>
        <w:lastRenderedPageBreak/>
        <w:t>Name</w:t>
      </w:r>
    </w:p>
    <w:p w:rsidR="0018709D" w:rsidRPr="00A17A95" w:rsidRDefault="0018709D" w:rsidP="00E259CB">
      <w:pPr>
        <w:pStyle w:val="ListParagraph"/>
        <w:numPr>
          <w:ilvl w:val="1"/>
          <w:numId w:val="83"/>
        </w:numPr>
        <w:autoSpaceDE w:val="0"/>
        <w:autoSpaceDN w:val="0"/>
        <w:adjustRightInd w:val="0"/>
        <w:spacing w:after="0" w:line="360" w:lineRule="auto"/>
        <w:ind w:hanging="357"/>
        <w:rPr>
          <w:rFonts w:ascii="Cambria" w:eastAsiaTheme="minorHAnsi" w:hAnsi="Cambria" w:cs="HelveticaLTMM_1_1000"/>
          <w:sz w:val="24"/>
          <w:szCs w:val="24"/>
        </w:rPr>
      </w:pPr>
      <w:r w:rsidRPr="00A17A95">
        <w:rPr>
          <w:rFonts w:ascii="Cambria" w:eastAsiaTheme="minorHAnsi" w:hAnsi="Cambria" w:cs="HelveticaLTMM_1_1000"/>
          <w:sz w:val="24"/>
          <w:szCs w:val="24"/>
        </w:rPr>
        <w:t>Age or Date of B</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rth</w:t>
      </w:r>
    </w:p>
    <w:p w:rsidR="0018709D" w:rsidRPr="00A17A95" w:rsidRDefault="0018709D" w:rsidP="00E259CB">
      <w:pPr>
        <w:pStyle w:val="ListParagraph"/>
        <w:numPr>
          <w:ilvl w:val="1"/>
          <w:numId w:val="83"/>
        </w:numPr>
        <w:autoSpaceDE w:val="0"/>
        <w:autoSpaceDN w:val="0"/>
        <w:adjustRightInd w:val="0"/>
        <w:spacing w:after="0" w:line="360" w:lineRule="auto"/>
        <w:ind w:hanging="357"/>
        <w:rPr>
          <w:rFonts w:ascii="Cambria" w:eastAsiaTheme="minorHAnsi" w:hAnsi="Cambria" w:cs="HelveticaLTMM_1_1000"/>
          <w:sz w:val="24"/>
          <w:szCs w:val="24"/>
        </w:rPr>
      </w:pPr>
      <w:r w:rsidRPr="00A17A95">
        <w:rPr>
          <w:rFonts w:ascii="Cambria" w:eastAsiaTheme="minorHAnsi" w:hAnsi="Cambria" w:cs="HelveticaLTMM_1_1000"/>
          <w:sz w:val="24"/>
          <w:szCs w:val="24"/>
        </w:rPr>
        <w:t>Ema</w:t>
      </w:r>
      <w:r w:rsidRPr="00A17A95">
        <w:rPr>
          <w:rFonts w:ascii="Cambria" w:eastAsiaTheme="minorHAnsi" w:hAnsi="Cambria" w:cs="HelveticaLTMM_1_800"/>
          <w:sz w:val="24"/>
          <w:szCs w:val="24"/>
        </w:rPr>
        <w:t xml:space="preserve">il </w:t>
      </w:r>
      <w:r w:rsidRPr="00A17A95">
        <w:rPr>
          <w:rFonts w:ascii="Cambria" w:eastAsiaTheme="minorHAnsi" w:hAnsi="Cambria" w:cs="HelveticaLTMM_1_1000"/>
          <w:sz w:val="24"/>
          <w:szCs w:val="24"/>
        </w:rPr>
        <w:t>/ Address</w:t>
      </w:r>
    </w:p>
    <w:p w:rsidR="0018709D" w:rsidRPr="00A17A95" w:rsidRDefault="0018709D" w:rsidP="00E259CB">
      <w:pPr>
        <w:pStyle w:val="ListParagraph"/>
        <w:numPr>
          <w:ilvl w:val="1"/>
          <w:numId w:val="83"/>
        </w:numPr>
        <w:autoSpaceDE w:val="0"/>
        <w:autoSpaceDN w:val="0"/>
        <w:adjustRightInd w:val="0"/>
        <w:spacing w:after="0" w:line="360" w:lineRule="auto"/>
        <w:ind w:hanging="357"/>
        <w:rPr>
          <w:rFonts w:ascii="Cambria" w:eastAsiaTheme="minorHAnsi" w:hAnsi="Cambria"/>
          <w:sz w:val="24"/>
          <w:szCs w:val="24"/>
        </w:rPr>
      </w:pPr>
      <w:r w:rsidRPr="00A17A95">
        <w:rPr>
          <w:rFonts w:ascii="Cambria" w:eastAsiaTheme="minorHAnsi" w:hAnsi="Cambria" w:cs="HelveticaLTMM_1_1000"/>
          <w:sz w:val="24"/>
          <w:szCs w:val="24"/>
        </w:rPr>
        <w:t>Bank Name</w:t>
      </w:r>
      <w:r w:rsidRPr="00A17A95">
        <w:rPr>
          <w:rFonts w:ascii="Cambria" w:eastAsiaTheme="minorHAnsi" w:hAnsi="Cambria" w:cs="HelveticaLTMM_1_867"/>
          <w:sz w:val="24"/>
          <w:szCs w:val="24"/>
        </w:rPr>
        <w:t xml:space="preserve">, </w:t>
      </w:r>
      <w:r w:rsidRPr="00A17A95">
        <w:rPr>
          <w:rFonts w:ascii="Cambria" w:eastAsiaTheme="minorHAnsi" w:hAnsi="Cambria" w:cs="HelveticaLTMM_1_1000"/>
          <w:sz w:val="24"/>
          <w:szCs w:val="24"/>
        </w:rPr>
        <w:t>branch and account number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 case of D</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rect Deb</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t ]</w:t>
      </w:r>
    </w:p>
    <w:p w:rsidR="0018709D" w:rsidRPr="00A17A95" w:rsidRDefault="0018709D" w:rsidP="00E259CB">
      <w:pPr>
        <w:pStyle w:val="ListParagraph"/>
        <w:numPr>
          <w:ilvl w:val="0"/>
          <w:numId w:val="83"/>
        </w:numPr>
        <w:autoSpaceDE w:val="0"/>
        <w:autoSpaceDN w:val="0"/>
        <w:adjustRightInd w:val="0"/>
        <w:spacing w:after="0" w:line="360" w:lineRule="auto"/>
        <w:ind w:hanging="357"/>
        <w:rPr>
          <w:rFonts w:ascii="Cambria" w:eastAsiaTheme="minorHAnsi" w:hAnsi="Cambria" w:cs="HelveticaLTMM_1_1000"/>
        </w:rPr>
      </w:pPr>
      <w:r w:rsidRPr="00A17A95">
        <w:rPr>
          <w:rFonts w:ascii="Cambria" w:eastAsiaTheme="minorHAnsi" w:hAnsi="Cambria" w:cs="HelveticaLTMM_1_1000"/>
        </w:rPr>
        <w:t>Adm</w:t>
      </w:r>
      <w:r w:rsidRPr="00A17A95">
        <w:rPr>
          <w:rFonts w:ascii="Cambria" w:eastAsiaTheme="minorHAnsi" w:hAnsi="Cambria" w:cs="HelveticaLTMM_1_800"/>
        </w:rPr>
        <w:t>i</w:t>
      </w:r>
      <w:r w:rsidRPr="00A17A95">
        <w:rPr>
          <w:rFonts w:ascii="Cambria" w:eastAsiaTheme="minorHAnsi" w:hAnsi="Cambria" w:cs="HelveticaLTMM_1_1000"/>
        </w:rPr>
        <w:t>n sends a</w:t>
      </w:r>
      <w:r w:rsidRPr="00A17A95">
        <w:rPr>
          <w:rFonts w:ascii="Cambria" w:eastAsiaTheme="minorHAnsi" w:hAnsi="Cambria" w:cs="HelveticaLTMM_1_800"/>
        </w:rPr>
        <w:t>ll ‘</w:t>
      </w:r>
      <w:r w:rsidRPr="00A17A95">
        <w:rPr>
          <w:rFonts w:ascii="Cambria" w:eastAsiaTheme="minorHAnsi" w:hAnsi="Cambria" w:cs="HelveticaLTMM_1_1000"/>
        </w:rPr>
        <w:t>Non</w:t>
      </w:r>
      <w:r w:rsidRPr="00A17A95">
        <w:rPr>
          <w:rFonts w:ascii="Cambria" w:eastAsiaTheme="minorHAnsi" w:hAnsi="Cambria" w:cs="HelveticaLTMM_1_933"/>
        </w:rPr>
        <w:t>-</w:t>
      </w:r>
      <w:r w:rsidRPr="00A17A95">
        <w:rPr>
          <w:rFonts w:ascii="Cambria" w:eastAsiaTheme="minorHAnsi" w:hAnsi="Cambria" w:cs="HelveticaLTMM_1_1000"/>
        </w:rPr>
        <w:t>contactab</w:t>
      </w:r>
      <w:r w:rsidRPr="00A17A95">
        <w:rPr>
          <w:rFonts w:ascii="Cambria" w:eastAsiaTheme="minorHAnsi" w:hAnsi="Cambria" w:cs="HelveticaLTMM_1_800"/>
        </w:rPr>
        <w:t>l</w:t>
      </w:r>
      <w:r w:rsidRPr="00A17A95">
        <w:rPr>
          <w:rFonts w:ascii="Cambria" w:eastAsiaTheme="minorHAnsi" w:hAnsi="Cambria" w:cs="HelveticaLTMM_1_1000"/>
        </w:rPr>
        <w:t>e</w:t>
      </w:r>
      <w:r w:rsidRPr="00A17A95">
        <w:rPr>
          <w:rFonts w:ascii="Cambria" w:eastAsiaTheme="minorHAnsi" w:hAnsi="Cambria" w:cs="HelveticaLTMM_1_800"/>
        </w:rPr>
        <w:t xml:space="preserve">’ </w:t>
      </w:r>
      <w:r w:rsidRPr="00A17A95">
        <w:rPr>
          <w:rFonts w:ascii="Cambria" w:eastAsiaTheme="minorHAnsi" w:hAnsi="Cambria" w:cs="HelveticaLTMM_1_1000"/>
        </w:rPr>
        <w:t>forms back to the Sa</w:t>
      </w:r>
      <w:r w:rsidRPr="00A17A95">
        <w:rPr>
          <w:rFonts w:ascii="Cambria" w:eastAsiaTheme="minorHAnsi" w:hAnsi="Cambria" w:cs="HelveticaLTMM_1_800"/>
        </w:rPr>
        <w:t>l</w:t>
      </w:r>
      <w:r w:rsidRPr="00A17A95">
        <w:rPr>
          <w:rFonts w:ascii="Cambria" w:eastAsiaTheme="minorHAnsi" w:hAnsi="Cambria" w:cs="HelveticaLTMM_1_1000"/>
        </w:rPr>
        <w:t>es team</w:t>
      </w:r>
    </w:p>
    <w:p w:rsidR="0018709D" w:rsidRPr="00A17A95" w:rsidRDefault="0018709D" w:rsidP="00E259CB">
      <w:pPr>
        <w:pStyle w:val="ListParagraph"/>
        <w:numPr>
          <w:ilvl w:val="0"/>
          <w:numId w:val="83"/>
        </w:numPr>
        <w:autoSpaceDE w:val="0"/>
        <w:autoSpaceDN w:val="0"/>
        <w:adjustRightInd w:val="0"/>
        <w:spacing w:after="0" w:line="360" w:lineRule="auto"/>
        <w:ind w:hanging="357"/>
        <w:rPr>
          <w:rFonts w:ascii="Cambria" w:eastAsiaTheme="minorHAnsi" w:hAnsi="Cambria" w:cs="HelveticaLTMM_1_1000"/>
        </w:rPr>
      </w:pPr>
      <w:r w:rsidRPr="00A17A95">
        <w:rPr>
          <w:rFonts w:ascii="Cambria" w:eastAsiaTheme="minorHAnsi" w:hAnsi="Cambria" w:cs="HelveticaLTMM_1_1000"/>
        </w:rPr>
        <w:t>Adm</w:t>
      </w:r>
      <w:r w:rsidRPr="00A17A95">
        <w:rPr>
          <w:rFonts w:ascii="Cambria" w:eastAsiaTheme="minorHAnsi" w:hAnsi="Cambria" w:cs="HelveticaLTMM_1_800"/>
        </w:rPr>
        <w:t>i</w:t>
      </w:r>
      <w:r w:rsidRPr="00A17A95">
        <w:rPr>
          <w:rFonts w:ascii="Cambria" w:eastAsiaTheme="minorHAnsi" w:hAnsi="Cambria" w:cs="HelveticaLTMM_1_1000"/>
        </w:rPr>
        <w:t xml:space="preserve">n sends </w:t>
      </w:r>
      <w:r w:rsidRPr="00A17A95">
        <w:rPr>
          <w:rFonts w:ascii="Cambria" w:eastAsiaTheme="minorHAnsi" w:hAnsi="Cambria" w:cs="HelveticaLTMM_1_800"/>
        </w:rPr>
        <w:t>‘</w:t>
      </w:r>
      <w:r w:rsidRPr="00A17A95">
        <w:rPr>
          <w:rFonts w:ascii="Cambria" w:eastAsiaTheme="minorHAnsi" w:hAnsi="Cambria" w:cs="HelveticaLTMM_1_1000"/>
        </w:rPr>
        <w:t>Mod</w:t>
      </w:r>
      <w:r w:rsidRPr="00A17A95">
        <w:rPr>
          <w:rFonts w:ascii="Cambria" w:eastAsiaTheme="minorHAnsi" w:hAnsi="Cambria" w:cs="HelveticaLTMM_1_800"/>
        </w:rPr>
        <w:t>i</w:t>
      </w:r>
      <w:r w:rsidRPr="00A17A95">
        <w:rPr>
          <w:rFonts w:ascii="Cambria" w:eastAsiaTheme="minorHAnsi" w:hAnsi="Cambria" w:cs="HelveticaLTMM_1_1000"/>
        </w:rPr>
        <w:t>f</w:t>
      </w:r>
      <w:r w:rsidRPr="00A17A95">
        <w:rPr>
          <w:rFonts w:ascii="Cambria" w:eastAsiaTheme="minorHAnsi" w:hAnsi="Cambria" w:cs="HelveticaLTMM_1_800"/>
        </w:rPr>
        <w:t>i</w:t>
      </w:r>
      <w:r w:rsidRPr="00A17A95">
        <w:rPr>
          <w:rFonts w:ascii="Cambria" w:eastAsiaTheme="minorHAnsi" w:hAnsi="Cambria" w:cs="HelveticaLTMM_1_1000"/>
        </w:rPr>
        <w:t>ed</w:t>
      </w:r>
      <w:r w:rsidRPr="00A17A95">
        <w:rPr>
          <w:rFonts w:ascii="Cambria" w:eastAsiaTheme="minorHAnsi" w:hAnsi="Cambria" w:cs="HelveticaLTMM_1_800"/>
        </w:rPr>
        <w:t xml:space="preserve">’ </w:t>
      </w:r>
      <w:r w:rsidRPr="00A17A95">
        <w:rPr>
          <w:rFonts w:ascii="Cambria" w:eastAsiaTheme="minorHAnsi" w:hAnsi="Cambria" w:cs="HelveticaLTMM_1_1000"/>
        </w:rPr>
        <w:t>and correct</w:t>
      </w:r>
      <w:r w:rsidRPr="00A17A95">
        <w:rPr>
          <w:rFonts w:ascii="Cambria" w:eastAsiaTheme="minorHAnsi" w:hAnsi="Cambria" w:cs="HelveticaLTMM_1_800"/>
        </w:rPr>
        <w:t>l</w:t>
      </w:r>
      <w:r w:rsidRPr="00A17A95">
        <w:rPr>
          <w:rFonts w:ascii="Cambria" w:eastAsiaTheme="minorHAnsi" w:hAnsi="Cambria" w:cs="HelveticaLTMM_1_1000"/>
        </w:rPr>
        <w:t>y f</w:t>
      </w:r>
      <w:r w:rsidRPr="00A17A95">
        <w:rPr>
          <w:rFonts w:ascii="Cambria" w:eastAsiaTheme="minorHAnsi" w:hAnsi="Cambria" w:cs="HelveticaLTMM_1_800"/>
        </w:rPr>
        <w:t>ill</w:t>
      </w:r>
      <w:r w:rsidRPr="00A17A95">
        <w:rPr>
          <w:rFonts w:ascii="Cambria" w:eastAsiaTheme="minorHAnsi" w:hAnsi="Cambria" w:cs="HelveticaLTMM_1_1000"/>
        </w:rPr>
        <w:t>ed forms to the NB Ops team at the branch</w:t>
      </w:r>
    </w:p>
    <w:p w:rsidR="002C438C" w:rsidRPr="00A17A95" w:rsidRDefault="002C438C" w:rsidP="00E259CB">
      <w:pPr>
        <w:pStyle w:val="ListParagraph"/>
        <w:numPr>
          <w:ilvl w:val="0"/>
          <w:numId w:val="83"/>
        </w:numPr>
        <w:autoSpaceDE w:val="0"/>
        <w:autoSpaceDN w:val="0"/>
        <w:adjustRightInd w:val="0"/>
        <w:spacing w:after="0" w:line="360" w:lineRule="auto"/>
        <w:ind w:hanging="357"/>
        <w:rPr>
          <w:rFonts w:ascii="Cambria" w:eastAsiaTheme="minorHAnsi" w:hAnsi="Cambria" w:cs="HelveticaLTMM_1_1000"/>
        </w:rPr>
      </w:pPr>
      <w:r w:rsidRPr="00A17A95">
        <w:rPr>
          <w:rFonts w:ascii="Cambria" w:eastAsiaTheme="minorHAnsi" w:hAnsi="Cambria" w:cs="HelveticaLTMM_1_1000"/>
        </w:rPr>
        <w:t xml:space="preserve">The details should be used to generate reports on </w:t>
      </w:r>
    </w:p>
    <w:p w:rsidR="002C438C" w:rsidRPr="00A17A95" w:rsidRDefault="002C438C" w:rsidP="00E259CB">
      <w:pPr>
        <w:pStyle w:val="ListParagraph"/>
        <w:numPr>
          <w:ilvl w:val="1"/>
          <w:numId w:val="83"/>
        </w:numPr>
        <w:autoSpaceDE w:val="0"/>
        <w:autoSpaceDN w:val="0"/>
        <w:adjustRightInd w:val="0"/>
        <w:spacing w:after="0" w:line="360" w:lineRule="auto"/>
        <w:rPr>
          <w:rFonts w:ascii="Cambria" w:eastAsiaTheme="minorHAnsi" w:hAnsi="Cambria" w:cs="HelveticaLTMM_1_1000"/>
        </w:rPr>
      </w:pPr>
      <w:r w:rsidRPr="00A17A95">
        <w:rPr>
          <w:rFonts w:ascii="Cambria" w:eastAsiaTheme="minorHAnsi" w:hAnsi="Cambria" w:cs="HelveticaLTMM_1_1000"/>
        </w:rPr>
        <w:t>Proposals captured</w:t>
      </w:r>
    </w:p>
    <w:p w:rsidR="002C438C" w:rsidRPr="00A17A95" w:rsidRDefault="002C438C" w:rsidP="00E259CB">
      <w:pPr>
        <w:pStyle w:val="ListParagraph"/>
        <w:numPr>
          <w:ilvl w:val="1"/>
          <w:numId w:val="83"/>
        </w:numPr>
        <w:autoSpaceDE w:val="0"/>
        <w:autoSpaceDN w:val="0"/>
        <w:adjustRightInd w:val="0"/>
        <w:spacing w:after="0" w:line="360" w:lineRule="auto"/>
        <w:rPr>
          <w:rFonts w:ascii="Cambria" w:eastAsiaTheme="minorHAnsi" w:hAnsi="Cambria" w:cs="HelveticaLTMM_1_1000"/>
        </w:rPr>
      </w:pPr>
      <w:r w:rsidRPr="00A17A95">
        <w:rPr>
          <w:rFonts w:ascii="Cambria" w:eastAsiaTheme="minorHAnsi" w:hAnsi="Cambria" w:cs="HelveticaLTMM_1_1000"/>
        </w:rPr>
        <w:t>Details confirmed by Admin</w:t>
      </w:r>
    </w:p>
    <w:p w:rsidR="002E41FA" w:rsidRPr="00A17A95" w:rsidRDefault="002E41FA" w:rsidP="00E259CB">
      <w:pPr>
        <w:pStyle w:val="ListParagraph"/>
        <w:numPr>
          <w:ilvl w:val="1"/>
          <w:numId w:val="83"/>
        </w:numPr>
        <w:autoSpaceDE w:val="0"/>
        <w:autoSpaceDN w:val="0"/>
        <w:adjustRightInd w:val="0"/>
        <w:spacing w:after="0" w:line="360" w:lineRule="auto"/>
        <w:rPr>
          <w:rFonts w:ascii="Cambria" w:eastAsiaTheme="minorHAnsi" w:hAnsi="Cambria" w:cs="HelveticaLTMM_1_1000"/>
        </w:rPr>
      </w:pPr>
      <w:r w:rsidRPr="00A17A95">
        <w:rPr>
          <w:rFonts w:ascii="Cambria" w:eastAsiaTheme="minorHAnsi" w:hAnsi="Cambria" w:cs="HelveticaLTMM_1_1000"/>
        </w:rPr>
        <w:t>Calls made to confirm application details(record the calls made)</w:t>
      </w:r>
    </w:p>
    <w:p w:rsidR="002C438C" w:rsidRPr="00A17A95" w:rsidRDefault="002C438C" w:rsidP="00E259CB">
      <w:pPr>
        <w:pStyle w:val="ListParagraph"/>
        <w:numPr>
          <w:ilvl w:val="1"/>
          <w:numId w:val="83"/>
        </w:numPr>
        <w:autoSpaceDE w:val="0"/>
        <w:autoSpaceDN w:val="0"/>
        <w:adjustRightInd w:val="0"/>
        <w:spacing w:after="0" w:line="360" w:lineRule="auto"/>
        <w:rPr>
          <w:rFonts w:ascii="Cambria" w:eastAsiaTheme="minorHAnsi" w:hAnsi="Cambria" w:cs="HelveticaLTMM_1_1000"/>
        </w:rPr>
      </w:pPr>
      <w:r w:rsidRPr="00A17A95">
        <w:rPr>
          <w:rFonts w:ascii="Cambria" w:eastAsiaTheme="minorHAnsi" w:hAnsi="Cambria" w:cs="HelveticaLTMM_1_1000"/>
        </w:rPr>
        <w:t>non contactable forms</w:t>
      </w:r>
    </w:p>
    <w:p w:rsidR="002C438C" w:rsidRPr="00A17A95" w:rsidRDefault="002C438C" w:rsidP="00E259CB">
      <w:pPr>
        <w:pStyle w:val="ListParagraph"/>
        <w:numPr>
          <w:ilvl w:val="1"/>
          <w:numId w:val="83"/>
        </w:numPr>
        <w:autoSpaceDE w:val="0"/>
        <w:autoSpaceDN w:val="0"/>
        <w:adjustRightInd w:val="0"/>
        <w:spacing w:after="0" w:line="360" w:lineRule="auto"/>
        <w:rPr>
          <w:rFonts w:ascii="Cambria" w:eastAsiaTheme="minorHAnsi" w:hAnsi="Cambria" w:cs="HelveticaLTMM_1_1000"/>
        </w:rPr>
      </w:pPr>
      <w:r w:rsidRPr="00A17A95">
        <w:rPr>
          <w:rFonts w:ascii="Cambria" w:eastAsiaTheme="minorHAnsi" w:hAnsi="Cambria" w:cs="HelveticaLTMM_1_1000"/>
        </w:rPr>
        <w:t>Proposals send to the NB Ops team</w:t>
      </w:r>
    </w:p>
    <w:p w:rsidR="002C438C" w:rsidRPr="00A17A95" w:rsidRDefault="002C438C" w:rsidP="00E259CB">
      <w:pPr>
        <w:pStyle w:val="ListParagraph"/>
        <w:numPr>
          <w:ilvl w:val="1"/>
          <w:numId w:val="83"/>
        </w:numPr>
        <w:autoSpaceDE w:val="0"/>
        <w:autoSpaceDN w:val="0"/>
        <w:adjustRightInd w:val="0"/>
        <w:spacing w:after="0" w:line="360" w:lineRule="auto"/>
        <w:rPr>
          <w:rFonts w:ascii="Cambria" w:eastAsiaTheme="minorHAnsi" w:hAnsi="Cambria" w:cs="HelveticaLTMM_1_1000"/>
        </w:rPr>
      </w:pPr>
      <w:r w:rsidRPr="00A17A95">
        <w:rPr>
          <w:rFonts w:ascii="Cambria" w:eastAsiaTheme="minorHAnsi" w:hAnsi="Cambria" w:cs="HelveticaLTMM_1_1000"/>
        </w:rPr>
        <w:t>Sales manager reports on proposal from the team</w:t>
      </w:r>
    </w:p>
    <w:p w:rsidR="0018709D" w:rsidRPr="00A17A95" w:rsidRDefault="0018709D" w:rsidP="00092462">
      <w:pPr>
        <w:autoSpaceDE w:val="0"/>
        <w:autoSpaceDN w:val="0"/>
        <w:adjustRightInd w:val="0"/>
        <w:spacing w:line="360" w:lineRule="auto"/>
        <w:rPr>
          <w:rFonts w:ascii="Cambria" w:eastAsiaTheme="minorHAnsi" w:hAnsi="Cambria" w:cs="HelveticaLTMM_1_1000"/>
        </w:rPr>
      </w:pPr>
      <w:r w:rsidRPr="00A17A95">
        <w:rPr>
          <w:rFonts w:ascii="Cambria" w:eastAsiaTheme="minorHAnsi" w:hAnsi="Cambria" w:cs="HelveticaLTMM_1_1000"/>
        </w:rPr>
        <w:t>NB Ops team performs q</w:t>
      </w:r>
      <w:r w:rsidRPr="00A17A95">
        <w:rPr>
          <w:rFonts w:ascii="Cambria" w:eastAsiaTheme="minorHAnsi" w:hAnsi="Cambria" w:cs="HelveticaLTMM_267_1000"/>
        </w:rPr>
        <w:t>ua</w:t>
      </w:r>
      <w:r w:rsidRPr="00A17A95">
        <w:rPr>
          <w:rFonts w:ascii="Cambria" w:eastAsiaTheme="minorHAnsi" w:hAnsi="Cambria" w:cs="HelveticaLTMM_800_201"/>
        </w:rPr>
        <w:t>li</w:t>
      </w:r>
      <w:r w:rsidRPr="00A17A95">
        <w:rPr>
          <w:rFonts w:ascii="Cambria" w:eastAsiaTheme="minorHAnsi" w:hAnsi="Cambria" w:cs="HelveticaLTMM_267_1000"/>
        </w:rPr>
        <w:t xml:space="preserve">ty </w:t>
      </w:r>
      <w:r w:rsidRPr="00A17A95">
        <w:rPr>
          <w:rFonts w:ascii="Cambria" w:eastAsiaTheme="minorHAnsi" w:hAnsi="Cambria" w:cs="HelveticaLTMM_1000_201"/>
        </w:rPr>
        <w:t>c</w:t>
      </w:r>
      <w:r w:rsidRPr="00A17A95">
        <w:rPr>
          <w:rFonts w:ascii="Cambria" w:eastAsiaTheme="minorHAnsi" w:hAnsi="Cambria" w:cs="HelveticaLTMM_267_1000"/>
        </w:rPr>
        <w:t>he</w:t>
      </w:r>
      <w:r w:rsidRPr="00A17A95">
        <w:rPr>
          <w:rFonts w:ascii="Cambria" w:eastAsiaTheme="minorHAnsi" w:hAnsi="Cambria" w:cs="HelveticaLTMM_1000_201"/>
        </w:rPr>
        <w:t>c</w:t>
      </w:r>
      <w:r w:rsidRPr="00A17A95">
        <w:rPr>
          <w:rFonts w:ascii="Cambria" w:eastAsiaTheme="minorHAnsi" w:hAnsi="Cambria" w:cs="HelveticaLTMM_267_933"/>
        </w:rPr>
        <w:t>k</w:t>
      </w:r>
      <w:r w:rsidRPr="00A17A95">
        <w:rPr>
          <w:rFonts w:ascii="Cambria" w:eastAsiaTheme="minorHAnsi" w:hAnsi="Cambria" w:cs="HelveticaLTMM_267_1000"/>
        </w:rPr>
        <w:t xml:space="preserve">s </w:t>
      </w:r>
      <w:r w:rsidRPr="00A17A95">
        <w:rPr>
          <w:rFonts w:ascii="Cambria" w:eastAsiaTheme="minorHAnsi" w:hAnsi="Cambria" w:cs="HelveticaLTMM_1_1000"/>
        </w:rPr>
        <w:t>on pre</w:t>
      </w:r>
      <w:r w:rsidRPr="00A17A95">
        <w:rPr>
          <w:rFonts w:ascii="Cambria" w:eastAsiaTheme="minorHAnsi" w:hAnsi="Cambria" w:cs="HelveticaLTMM_1_933"/>
        </w:rPr>
        <w:t>-</w:t>
      </w:r>
      <w:r w:rsidRPr="00A17A95">
        <w:rPr>
          <w:rFonts w:ascii="Cambria" w:eastAsiaTheme="minorHAnsi" w:hAnsi="Cambria" w:cs="HelveticaLTMM_1_800"/>
        </w:rPr>
        <w:t>i</w:t>
      </w:r>
      <w:r w:rsidRPr="00A17A95">
        <w:rPr>
          <w:rFonts w:ascii="Cambria" w:eastAsiaTheme="minorHAnsi" w:hAnsi="Cambria" w:cs="HelveticaLTMM_1_1000"/>
        </w:rPr>
        <w:t>ssuance ver</w:t>
      </w:r>
      <w:r w:rsidRPr="00A17A95">
        <w:rPr>
          <w:rFonts w:ascii="Cambria" w:eastAsiaTheme="minorHAnsi" w:hAnsi="Cambria" w:cs="HelveticaLTMM_1_800"/>
        </w:rPr>
        <w:t>i</w:t>
      </w:r>
      <w:r w:rsidRPr="00A17A95">
        <w:rPr>
          <w:rFonts w:ascii="Cambria" w:eastAsiaTheme="minorHAnsi" w:hAnsi="Cambria" w:cs="HelveticaLTMM_1_1000"/>
        </w:rPr>
        <w:t>f</w:t>
      </w:r>
      <w:r w:rsidRPr="00A17A95">
        <w:rPr>
          <w:rFonts w:ascii="Cambria" w:eastAsiaTheme="minorHAnsi" w:hAnsi="Cambria" w:cs="HelveticaLTMM_1_800"/>
        </w:rPr>
        <w:t>i</w:t>
      </w:r>
      <w:r w:rsidRPr="00A17A95">
        <w:rPr>
          <w:rFonts w:ascii="Cambria" w:eastAsiaTheme="minorHAnsi" w:hAnsi="Cambria" w:cs="HelveticaLTMM_1_1000"/>
        </w:rPr>
        <w:t>cat</w:t>
      </w:r>
      <w:r w:rsidRPr="00A17A95">
        <w:rPr>
          <w:rFonts w:ascii="Cambria" w:eastAsiaTheme="minorHAnsi" w:hAnsi="Cambria" w:cs="HelveticaLTMM_1_800"/>
        </w:rPr>
        <w:t>i</w:t>
      </w:r>
      <w:r w:rsidRPr="00A17A95">
        <w:rPr>
          <w:rFonts w:ascii="Cambria" w:eastAsiaTheme="minorHAnsi" w:hAnsi="Cambria" w:cs="HelveticaLTMM_1_1000"/>
        </w:rPr>
        <w:t>on ca</w:t>
      </w:r>
      <w:r w:rsidRPr="00A17A95">
        <w:rPr>
          <w:rFonts w:ascii="Cambria" w:eastAsiaTheme="minorHAnsi" w:hAnsi="Cambria" w:cs="HelveticaLTMM_1_800"/>
        </w:rPr>
        <w:t>ll</w:t>
      </w:r>
      <w:r w:rsidRPr="00A17A95">
        <w:rPr>
          <w:rFonts w:ascii="Cambria" w:eastAsiaTheme="minorHAnsi" w:hAnsi="Cambria" w:cs="HelveticaLTMM_1_1000"/>
        </w:rPr>
        <w:t>s to be run on recorded ca</w:t>
      </w:r>
      <w:r w:rsidRPr="00A17A95">
        <w:rPr>
          <w:rFonts w:ascii="Cambria" w:eastAsiaTheme="minorHAnsi" w:hAnsi="Cambria" w:cs="HelveticaLTMM_1_800"/>
        </w:rPr>
        <w:t>ll</w:t>
      </w:r>
      <w:r w:rsidRPr="00A17A95">
        <w:rPr>
          <w:rFonts w:ascii="Cambria" w:eastAsiaTheme="minorHAnsi" w:hAnsi="Cambria" w:cs="HelveticaLTMM_1_1000"/>
        </w:rPr>
        <w:t xml:space="preserve">s </w:t>
      </w:r>
      <w:r w:rsidRPr="00A17A95">
        <w:rPr>
          <w:rFonts w:ascii="Cambria" w:eastAsiaTheme="minorHAnsi" w:hAnsi="Cambria" w:cs="HelveticaLTMM_1_1"/>
        </w:rPr>
        <w:t xml:space="preserve">– </w:t>
      </w:r>
      <w:r w:rsidRPr="00A17A95">
        <w:rPr>
          <w:rFonts w:ascii="Cambria" w:eastAsiaTheme="minorHAnsi" w:hAnsi="Cambria" w:cs="HelveticaLTMM_1_1000"/>
        </w:rPr>
        <w:t>on samp</w:t>
      </w:r>
      <w:r w:rsidRPr="00A17A95">
        <w:rPr>
          <w:rFonts w:ascii="Cambria" w:eastAsiaTheme="minorHAnsi" w:hAnsi="Cambria" w:cs="HelveticaLTMM_1_800"/>
        </w:rPr>
        <w:t>l</w:t>
      </w:r>
      <w:r w:rsidRPr="00A17A95">
        <w:rPr>
          <w:rFonts w:ascii="Cambria" w:eastAsiaTheme="minorHAnsi" w:hAnsi="Cambria" w:cs="HelveticaLTMM_1_1000"/>
        </w:rPr>
        <w:t>ed bas</w:t>
      </w:r>
      <w:r w:rsidRPr="00A17A95">
        <w:rPr>
          <w:rFonts w:ascii="Cambria" w:eastAsiaTheme="minorHAnsi" w:hAnsi="Cambria" w:cs="HelveticaLTMM_1_800"/>
        </w:rPr>
        <w:t>i</w:t>
      </w:r>
      <w:r w:rsidRPr="00A17A95">
        <w:rPr>
          <w:rFonts w:ascii="Cambria" w:eastAsiaTheme="minorHAnsi" w:hAnsi="Cambria" w:cs="HelveticaLTMM_1_1000"/>
        </w:rPr>
        <w:t>s [50</w:t>
      </w:r>
      <w:r w:rsidRPr="00A17A95">
        <w:rPr>
          <w:rFonts w:ascii="Cambria" w:eastAsiaTheme="minorHAnsi" w:hAnsi="Cambria" w:cs="HelveticaLTMM_1_334"/>
        </w:rPr>
        <w:t xml:space="preserve">% </w:t>
      </w:r>
      <w:r w:rsidRPr="00A17A95">
        <w:rPr>
          <w:rFonts w:ascii="Cambria" w:eastAsiaTheme="minorHAnsi" w:hAnsi="Cambria" w:cs="HelveticaLTMM_1_1000"/>
        </w:rPr>
        <w:t xml:space="preserve">of </w:t>
      </w:r>
      <w:r w:rsidRPr="00A17A95">
        <w:rPr>
          <w:rFonts w:ascii="Cambria" w:eastAsiaTheme="minorHAnsi" w:hAnsi="Cambria" w:cs="HelveticaLTMM_1_800"/>
        </w:rPr>
        <w:t>‘</w:t>
      </w:r>
      <w:r w:rsidRPr="00A17A95">
        <w:rPr>
          <w:rFonts w:ascii="Cambria" w:eastAsiaTheme="minorHAnsi" w:hAnsi="Cambria" w:cs="HelveticaLTMM_1_1000"/>
        </w:rPr>
        <w:t>Mod</w:t>
      </w:r>
      <w:r w:rsidRPr="00A17A95">
        <w:rPr>
          <w:rFonts w:ascii="Cambria" w:eastAsiaTheme="minorHAnsi" w:hAnsi="Cambria" w:cs="HelveticaLTMM_1_800"/>
        </w:rPr>
        <w:t>i</w:t>
      </w:r>
      <w:r w:rsidRPr="00A17A95">
        <w:rPr>
          <w:rFonts w:ascii="Cambria" w:eastAsiaTheme="minorHAnsi" w:hAnsi="Cambria" w:cs="HelveticaLTMM_1_1000"/>
        </w:rPr>
        <w:t>f</w:t>
      </w:r>
      <w:r w:rsidRPr="00A17A95">
        <w:rPr>
          <w:rFonts w:ascii="Cambria" w:eastAsiaTheme="minorHAnsi" w:hAnsi="Cambria" w:cs="HelveticaLTMM_1_800"/>
        </w:rPr>
        <w:t>i</w:t>
      </w:r>
      <w:r w:rsidRPr="00A17A95">
        <w:rPr>
          <w:rFonts w:ascii="Cambria" w:eastAsiaTheme="minorHAnsi" w:hAnsi="Cambria" w:cs="HelveticaLTMM_1_1000"/>
        </w:rPr>
        <w:t>ed</w:t>
      </w:r>
      <w:r w:rsidRPr="00A17A95">
        <w:rPr>
          <w:rFonts w:ascii="Cambria" w:eastAsiaTheme="minorHAnsi" w:hAnsi="Cambria" w:cs="HelveticaLTMM_1_800"/>
        </w:rPr>
        <w:t xml:space="preserve">’ </w:t>
      </w:r>
      <w:r w:rsidRPr="00A17A95">
        <w:rPr>
          <w:rFonts w:ascii="Cambria" w:eastAsiaTheme="minorHAnsi" w:hAnsi="Cambria" w:cs="HelveticaLTMM_1_1000"/>
        </w:rPr>
        <w:t>forms 50</w:t>
      </w:r>
      <w:r w:rsidRPr="00A17A95">
        <w:rPr>
          <w:rFonts w:ascii="Cambria" w:eastAsiaTheme="minorHAnsi" w:hAnsi="Cambria" w:cs="HelveticaLTMM_1_334"/>
        </w:rPr>
        <w:t xml:space="preserve">% </w:t>
      </w:r>
      <w:r w:rsidRPr="00A17A95">
        <w:rPr>
          <w:rFonts w:ascii="Cambria" w:eastAsiaTheme="minorHAnsi" w:hAnsi="Cambria" w:cs="HelveticaLTMM_1_1000"/>
        </w:rPr>
        <w:t xml:space="preserve">of </w:t>
      </w:r>
      <w:r w:rsidRPr="00A17A95">
        <w:rPr>
          <w:rFonts w:ascii="Cambria" w:eastAsiaTheme="minorHAnsi" w:hAnsi="Cambria" w:cs="HelveticaLTMM_1_800"/>
        </w:rPr>
        <w:t>‘</w:t>
      </w:r>
      <w:r w:rsidRPr="00A17A95">
        <w:rPr>
          <w:rFonts w:ascii="Cambria" w:eastAsiaTheme="minorHAnsi" w:hAnsi="Cambria" w:cs="HelveticaLTMM_1_1000"/>
        </w:rPr>
        <w:t>Correct</w:t>
      </w:r>
      <w:r w:rsidRPr="00A17A95">
        <w:rPr>
          <w:rFonts w:ascii="Cambria" w:eastAsiaTheme="minorHAnsi" w:hAnsi="Cambria" w:cs="HelveticaLTMM_1_800"/>
        </w:rPr>
        <w:t xml:space="preserve">’ </w:t>
      </w:r>
      <w:r w:rsidRPr="00A17A95">
        <w:rPr>
          <w:rFonts w:ascii="Cambria" w:eastAsiaTheme="minorHAnsi" w:hAnsi="Cambria" w:cs="HelveticaLTMM_1_1000"/>
        </w:rPr>
        <w:t>forms]</w:t>
      </w:r>
    </w:p>
    <w:p w:rsidR="0018709D" w:rsidRPr="00A17A95" w:rsidRDefault="0018709D" w:rsidP="00092462">
      <w:pPr>
        <w:autoSpaceDE w:val="0"/>
        <w:autoSpaceDN w:val="0"/>
        <w:adjustRightInd w:val="0"/>
        <w:spacing w:line="360" w:lineRule="auto"/>
        <w:rPr>
          <w:rFonts w:ascii="Cambria" w:eastAsiaTheme="minorHAnsi" w:hAnsi="Cambria" w:cs="HelveticaLTMM_1_1000"/>
        </w:rPr>
      </w:pPr>
      <w:r w:rsidRPr="00A17A95">
        <w:rPr>
          <w:rFonts w:ascii="Cambria" w:eastAsiaTheme="minorHAnsi" w:hAnsi="Cambria" w:cs="HelveticaLTMM_1_1000"/>
        </w:rPr>
        <w:t>Bas</w:t>
      </w:r>
      <w:r w:rsidRPr="00A17A95">
        <w:rPr>
          <w:rFonts w:ascii="Cambria" w:eastAsiaTheme="minorHAnsi" w:hAnsi="Cambria" w:cs="HelveticaLTMM_1_800"/>
        </w:rPr>
        <w:t>i</w:t>
      </w:r>
      <w:r w:rsidRPr="00A17A95">
        <w:rPr>
          <w:rFonts w:ascii="Cambria" w:eastAsiaTheme="minorHAnsi" w:hAnsi="Cambria" w:cs="HelveticaLTMM_1_1000"/>
        </w:rPr>
        <w:t>c data check on app</w:t>
      </w:r>
      <w:r w:rsidRPr="00A17A95">
        <w:rPr>
          <w:rFonts w:ascii="Cambria" w:eastAsiaTheme="minorHAnsi" w:hAnsi="Cambria" w:cs="HelveticaLTMM_1_800"/>
        </w:rPr>
        <w:t>li</w:t>
      </w:r>
      <w:r w:rsidRPr="00A17A95">
        <w:rPr>
          <w:rFonts w:ascii="Cambria" w:eastAsiaTheme="minorHAnsi" w:hAnsi="Cambria" w:cs="HelveticaLTMM_1_1000"/>
        </w:rPr>
        <w:t>cat</w:t>
      </w:r>
      <w:r w:rsidRPr="00A17A95">
        <w:rPr>
          <w:rFonts w:ascii="Cambria" w:eastAsiaTheme="minorHAnsi" w:hAnsi="Cambria" w:cs="HelveticaLTMM_1_800"/>
        </w:rPr>
        <w:t>i</w:t>
      </w:r>
      <w:r w:rsidRPr="00A17A95">
        <w:rPr>
          <w:rFonts w:ascii="Cambria" w:eastAsiaTheme="minorHAnsi" w:hAnsi="Cambria" w:cs="HelveticaLTMM_1_1000"/>
        </w:rPr>
        <w:t>on form deta</w:t>
      </w:r>
      <w:r w:rsidRPr="00A17A95">
        <w:rPr>
          <w:rFonts w:ascii="Cambria" w:eastAsiaTheme="minorHAnsi" w:hAnsi="Cambria" w:cs="HelveticaLTMM_1_800"/>
        </w:rPr>
        <w:t>il</w:t>
      </w:r>
      <w:r w:rsidRPr="00A17A95">
        <w:rPr>
          <w:rFonts w:ascii="Cambria" w:eastAsiaTheme="minorHAnsi" w:hAnsi="Cambria" w:cs="HelveticaLTMM_1_1000"/>
        </w:rPr>
        <w:t>s:</w:t>
      </w:r>
    </w:p>
    <w:p w:rsidR="0018709D" w:rsidRPr="00A17A95" w:rsidRDefault="0018709D" w:rsidP="00E259CB">
      <w:pPr>
        <w:pStyle w:val="ListParagraph"/>
        <w:numPr>
          <w:ilvl w:val="0"/>
          <w:numId w:val="11"/>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Name</w:t>
      </w:r>
      <w:r w:rsidRPr="00A17A95">
        <w:rPr>
          <w:rFonts w:ascii="Cambria" w:eastAsiaTheme="minorHAnsi" w:hAnsi="Cambria" w:cs="HelveticaLTMM_1_867"/>
          <w:sz w:val="24"/>
          <w:szCs w:val="24"/>
        </w:rPr>
        <w:t xml:space="preserve">, </w:t>
      </w:r>
      <w:r w:rsidRPr="00A17A95">
        <w:rPr>
          <w:rFonts w:ascii="Cambria" w:eastAsiaTheme="minorHAnsi" w:hAnsi="Cambria" w:cs="HelveticaLTMM_1_1000"/>
          <w:sz w:val="24"/>
          <w:szCs w:val="24"/>
        </w:rPr>
        <w:t>Age</w:t>
      </w:r>
      <w:r w:rsidRPr="00A17A95">
        <w:rPr>
          <w:rFonts w:ascii="Cambria" w:eastAsiaTheme="minorHAnsi" w:hAnsi="Cambria" w:cs="HelveticaLTMM_1_867"/>
          <w:sz w:val="24"/>
          <w:szCs w:val="24"/>
        </w:rPr>
        <w:t xml:space="preserve">, </w:t>
      </w:r>
      <w:r w:rsidRPr="00A17A95">
        <w:rPr>
          <w:rFonts w:ascii="Cambria" w:eastAsiaTheme="minorHAnsi" w:hAnsi="Cambria" w:cs="HelveticaLTMM_1_1000"/>
          <w:sz w:val="24"/>
          <w:szCs w:val="24"/>
        </w:rPr>
        <w:t>Address [or Ema</w:t>
      </w:r>
      <w:r w:rsidRPr="00A17A95">
        <w:rPr>
          <w:rFonts w:ascii="Cambria" w:eastAsiaTheme="minorHAnsi" w:hAnsi="Cambria" w:cs="HelveticaLTMM_1_800"/>
          <w:sz w:val="24"/>
          <w:szCs w:val="24"/>
        </w:rPr>
        <w:t>il</w:t>
      </w:r>
      <w:r w:rsidRPr="00A17A95">
        <w:rPr>
          <w:rFonts w:ascii="Cambria" w:eastAsiaTheme="minorHAnsi" w:hAnsi="Cambria" w:cs="HelveticaLTMM_1_1000"/>
          <w:sz w:val="24"/>
          <w:szCs w:val="24"/>
        </w:rPr>
        <w:t>]</w:t>
      </w:r>
    </w:p>
    <w:p w:rsidR="0018709D" w:rsidRPr="00A17A95" w:rsidRDefault="0018709D" w:rsidP="00E259CB">
      <w:pPr>
        <w:pStyle w:val="ListParagraph"/>
        <w:numPr>
          <w:ilvl w:val="0"/>
          <w:numId w:val="11"/>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S</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gnature</w:t>
      </w:r>
    </w:p>
    <w:p w:rsidR="0018709D" w:rsidRPr="00A17A95" w:rsidRDefault="0018709D" w:rsidP="00E259CB">
      <w:pPr>
        <w:pStyle w:val="ListParagraph"/>
        <w:numPr>
          <w:ilvl w:val="0"/>
          <w:numId w:val="11"/>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Prem</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um corresponds to Age</w:t>
      </w:r>
      <w:r w:rsidRPr="00A17A95">
        <w:rPr>
          <w:rFonts w:ascii="Cambria" w:eastAsiaTheme="minorHAnsi" w:hAnsi="Cambria" w:cs="HelveticaLTMM_1_867"/>
          <w:sz w:val="24"/>
          <w:szCs w:val="24"/>
        </w:rPr>
        <w:t xml:space="preserve">, </w:t>
      </w:r>
      <w:r w:rsidRPr="00A17A95">
        <w:rPr>
          <w:rFonts w:ascii="Cambria" w:eastAsiaTheme="minorHAnsi" w:hAnsi="Cambria" w:cs="HelveticaLTMM_1_1000"/>
          <w:sz w:val="24"/>
          <w:szCs w:val="24"/>
        </w:rPr>
        <w:t>chosen Sum Assured and Number of benef</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c</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ar</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es [for Funera</w:t>
      </w:r>
      <w:r w:rsidRPr="00A17A95">
        <w:rPr>
          <w:rFonts w:ascii="Cambria" w:eastAsiaTheme="minorHAnsi" w:hAnsi="Cambria" w:cs="HelveticaLTMM_1_800"/>
          <w:sz w:val="24"/>
          <w:szCs w:val="24"/>
        </w:rPr>
        <w:t>l i</w:t>
      </w:r>
      <w:r w:rsidRPr="00A17A95">
        <w:rPr>
          <w:rFonts w:ascii="Cambria" w:eastAsiaTheme="minorHAnsi" w:hAnsi="Cambria" w:cs="HelveticaLTMM_1_1000"/>
          <w:sz w:val="24"/>
          <w:szCs w:val="24"/>
        </w:rPr>
        <w:t>nsurance p</w:t>
      </w:r>
      <w:r w:rsidRPr="00A17A95">
        <w:rPr>
          <w:rFonts w:ascii="Cambria" w:eastAsiaTheme="minorHAnsi" w:hAnsi="Cambria" w:cs="HelveticaLTMM_1_800"/>
          <w:sz w:val="24"/>
          <w:szCs w:val="24"/>
        </w:rPr>
        <w:t>l</w:t>
      </w:r>
      <w:r w:rsidRPr="00A17A95">
        <w:rPr>
          <w:rFonts w:ascii="Cambria" w:eastAsiaTheme="minorHAnsi" w:hAnsi="Cambria" w:cs="HelveticaLTMM_1_1000"/>
          <w:sz w:val="24"/>
          <w:szCs w:val="24"/>
        </w:rPr>
        <w:t>an]</w:t>
      </w:r>
    </w:p>
    <w:p w:rsidR="0018709D" w:rsidRPr="00A17A95" w:rsidRDefault="0018709D" w:rsidP="00E259CB">
      <w:pPr>
        <w:pStyle w:val="ListParagraph"/>
        <w:numPr>
          <w:ilvl w:val="0"/>
          <w:numId w:val="11"/>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Bank deta</w:t>
      </w:r>
      <w:r w:rsidRPr="00A17A95">
        <w:rPr>
          <w:rFonts w:ascii="Cambria" w:eastAsiaTheme="minorHAnsi" w:hAnsi="Cambria" w:cs="HelveticaLTMM_1_800"/>
          <w:sz w:val="24"/>
          <w:szCs w:val="24"/>
        </w:rPr>
        <w:t>il</w:t>
      </w:r>
      <w:r w:rsidRPr="00A17A95">
        <w:rPr>
          <w:rFonts w:ascii="Cambria" w:eastAsiaTheme="minorHAnsi" w:hAnsi="Cambria" w:cs="HelveticaLTMM_1_1000"/>
          <w:sz w:val="24"/>
          <w:szCs w:val="24"/>
        </w:rPr>
        <w:t>s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f D</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rect Deb</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t] or emp</w:t>
      </w:r>
      <w:r w:rsidRPr="00A17A95">
        <w:rPr>
          <w:rFonts w:ascii="Cambria" w:eastAsiaTheme="minorHAnsi" w:hAnsi="Cambria" w:cs="HelveticaLTMM_1_800"/>
          <w:sz w:val="24"/>
          <w:szCs w:val="24"/>
        </w:rPr>
        <w:t>l</w:t>
      </w:r>
      <w:r w:rsidRPr="00A17A95">
        <w:rPr>
          <w:rFonts w:ascii="Cambria" w:eastAsiaTheme="minorHAnsi" w:hAnsi="Cambria" w:cs="HelveticaLTMM_1_1000"/>
          <w:sz w:val="24"/>
          <w:szCs w:val="24"/>
        </w:rPr>
        <w:t>oyer deta</w:t>
      </w:r>
      <w:r w:rsidRPr="00A17A95">
        <w:rPr>
          <w:rFonts w:ascii="Cambria" w:eastAsiaTheme="minorHAnsi" w:hAnsi="Cambria" w:cs="HelveticaLTMM_1_800"/>
          <w:sz w:val="24"/>
          <w:szCs w:val="24"/>
        </w:rPr>
        <w:t>il</w:t>
      </w:r>
      <w:r w:rsidRPr="00A17A95">
        <w:rPr>
          <w:rFonts w:ascii="Cambria" w:eastAsiaTheme="minorHAnsi" w:hAnsi="Cambria" w:cs="HelveticaLTMM_1_1000"/>
          <w:sz w:val="24"/>
          <w:szCs w:val="24"/>
        </w:rPr>
        <w:t>s</w:t>
      </w:r>
    </w:p>
    <w:p w:rsidR="0018709D" w:rsidRPr="00A17A95" w:rsidRDefault="0018709D" w:rsidP="00E259CB">
      <w:pPr>
        <w:pStyle w:val="ListParagraph"/>
        <w:numPr>
          <w:ilvl w:val="0"/>
          <w:numId w:val="11"/>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Trustees</w:t>
      </w:r>
    </w:p>
    <w:p w:rsidR="0018709D" w:rsidRPr="00A17A95" w:rsidRDefault="0018709D" w:rsidP="00E259CB">
      <w:pPr>
        <w:pStyle w:val="ListParagraph"/>
        <w:numPr>
          <w:ilvl w:val="0"/>
          <w:numId w:val="11"/>
        </w:numPr>
        <w:autoSpaceDE w:val="0"/>
        <w:autoSpaceDN w:val="0"/>
        <w:adjustRightInd w:val="0"/>
        <w:spacing w:after="0"/>
        <w:rPr>
          <w:rFonts w:ascii="Cambria" w:eastAsiaTheme="minorHAnsi" w:hAnsi="Cambria"/>
          <w:sz w:val="24"/>
          <w:szCs w:val="24"/>
        </w:rPr>
      </w:pPr>
      <w:r w:rsidRPr="00A17A95">
        <w:rPr>
          <w:rFonts w:ascii="Cambria" w:eastAsiaTheme="minorHAnsi" w:hAnsi="Cambria" w:cs="HelveticaLTMM_1_1000"/>
          <w:sz w:val="24"/>
          <w:szCs w:val="24"/>
        </w:rPr>
        <w:t>Nom</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nees / Benef</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c</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ar</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es</w:t>
      </w:r>
    </w:p>
    <w:p w:rsidR="00843871" w:rsidRPr="00A17A95" w:rsidRDefault="004B0B85" w:rsidP="00843871">
      <w:pPr>
        <w:pStyle w:val="Heading2"/>
        <w:rPr>
          <w:rFonts w:ascii="Cambria" w:eastAsiaTheme="minorHAnsi" w:hAnsi="Cambria"/>
        </w:rPr>
      </w:pPr>
      <w:bookmarkStart w:id="159" w:name="_Toc371586366"/>
      <w:r w:rsidRPr="00A17A95">
        <w:rPr>
          <w:rFonts w:ascii="Cambria" w:eastAsiaTheme="minorHAnsi" w:hAnsi="Cambria"/>
        </w:rPr>
        <w:t>Pre-issuance validation calls:</w:t>
      </w:r>
      <w:bookmarkEnd w:id="159"/>
    </w:p>
    <w:p w:rsidR="00843871" w:rsidRPr="00A17A95" w:rsidRDefault="004B0B85" w:rsidP="00092462">
      <w:pPr>
        <w:autoSpaceDE w:val="0"/>
        <w:autoSpaceDN w:val="0"/>
        <w:adjustRightInd w:val="0"/>
        <w:spacing w:line="360" w:lineRule="auto"/>
        <w:rPr>
          <w:rFonts w:ascii="Cambria" w:eastAsiaTheme="minorHAnsi" w:hAnsi="Cambria" w:cs="ArialMT"/>
        </w:rPr>
      </w:pPr>
      <w:r w:rsidRPr="00A17A95">
        <w:rPr>
          <w:rFonts w:ascii="Cambria" w:eastAsiaTheme="minorHAnsi" w:hAnsi="Cambria" w:cs="ArialMT"/>
        </w:rPr>
        <w:t xml:space="preserve">A </w:t>
      </w:r>
      <w:r w:rsidRPr="00A17A95">
        <w:rPr>
          <w:rFonts w:ascii="Cambria" w:eastAsiaTheme="minorHAnsi" w:hAnsi="Cambria" w:cs="Helvetica-Bold"/>
          <w:b/>
          <w:bCs/>
        </w:rPr>
        <w:t xml:space="preserve">second check </w:t>
      </w:r>
      <w:r w:rsidRPr="00A17A95">
        <w:rPr>
          <w:rFonts w:ascii="Cambria" w:eastAsiaTheme="minorHAnsi" w:hAnsi="Cambria" w:cs="ArialMT"/>
        </w:rPr>
        <w:t xml:space="preserve">to validate customer details will happen at thebranch once the new application forms are submitted. The </w:t>
      </w:r>
      <w:r w:rsidR="00520911" w:rsidRPr="00A17A95">
        <w:rPr>
          <w:rFonts w:ascii="Cambria" w:eastAsiaTheme="minorHAnsi" w:hAnsi="Cambria" w:cs="ArialMT"/>
        </w:rPr>
        <w:t>NB Ops</w:t>
      </w:r>
      <w:r w:rsidRPr="00A17A95">
        <w:rPr>
          <w:rFonts w:ascii="Cambria" w:eastAsiaTheme="minorHAnsi" w:hAnsi="Cambria" w:cs="ArialMT"/>
        </w:rPr>
        <w:t xml:space="preserve"> [or adedicated tele-caller in the future, depending on volumes] would be responsible to call eachcustomer basis the number mentioned on the policy application form. </w:t>
      </w:r>
    </w:p>
    <w:p w:rsidR="004B0B85" w:rsidRPr="00A17A95" w:rsidRDefault="004B0B85" w:rsidP="00FD3A51">
      <w:pPr>
        <w:autoSpaceDE w:val="0"/>
        <w:autoSpaceDN w:val="0"/>
        <w:adjustRightInd w:val="0"/>
        <w:spacing w:line="276" w:lineRule="auto"/>
        <w:rPr>
          <w:rFonts w:ascii="Cambria" w:eastAsiaTheme="minorHAnsi" w:hAnsi="Cambria" w:cs="ArialMT"/>
        </w:rPr>
      </w:pPr>
      <w:r w:rsidRPr="00A17A95">
        <w:rPr>
          <w:rFonts w:ascii="Cambria" w:eastAsiaTheme="minorHAnsi" w:hAnsi="Cambria" w:cs="ArialMT"/>
        </w:rPr>
        <w:t>Other key checks to beperformed:</w:t>
      </w:r>
    </w:p>
    <w:p w:rsidR="004B0B85" w:rsidRPr="00A17A95" w:rsidRDefault="004B0B85" w:rsidP="00FD3A51">
      <w:pPr>
        <w:autoSpaceDE w:val="0"/>
        <w:autoSpaceDN w:val="0"/>
        <w:adjustRightInd w:val="0"/>
        <w:spacing w:line="276" w:lineRule="auto"/>
        <w:rPr>
          <w:rFonts w:ascii="Cambria" w:eastAsiaTheme="minorHAnsi" w:hAnsi="Cambria" w:cs="ArialMT"/>
        </w:rPr>
      </w:pPr>
      <w:r w:rsidRPr="00A17A95">
        <w:rPr>
          <w:rFonts w:ascii="Cambria" w:eastAsiaTheme="minorHAnsi" w:hAnsi="Cambria" w:cs="Symbol"/>
        </w:rPr>
        <w:t xml:space="preserve">• </w:t>
      </w:r>
      <w:r w:rsidRPr="00A17A95">
        <w:rPr>
          <w:rFonts w:ascii="Cambria" w:eastAsiaTheme="minorHAnsi" w:hAnsi="Cambria" w:cs="ArialMT"/>
        </w:rPr>
        <w:t>Check for any missing fields – especially related to customer contact details [e.g. Name / Age/ Addr</w:t>
      </w:r>
      <w:r w:rsidR="00843871" w:rsidRPr="00A17A95">
        <w:rPr>
          <w:rFonts w:ascii="Cambria" w:eastAsiaTheme="minorHAnsi" w:hAnsi="Cambria" w:cs="ArialMT"/>
        </w:rPr>
        <w:t>ess / Phone No. / Email address</w:t>
      </w:r>
      <w:r w:rsidRPr="00A17A95">
        <w:rPr>
          <w:rFonts w:ascii="Cambria" w:eastAsiaTheme="minorHAnsi" w:hAnsi="Cambria" w:cs="ArialMT"/>
        </w:rPr>
        <w:t>]</w:t>
      </w:r>
    </w:p>
    <w:p w:rsidR="004B0B85" w:rsidRPr="00A17A95" w:rsidRDefault="004B0B85" w:rsidP="00FD3A51">
      <w:pPr>
        <w:autoSpaceDE w:val="0"/>
        <w:autoSpaceDN w:val="0"/>
        <w:adjustRightInd w:val="0"/>
        <w:spacing w:line="276" w:lineRule="auto"/>
        <w:rPr>
          <w:rFonts w:ascii="Cambria" w:eastAsiaTheme="minorHAnsi" w:hAnsi="Cambria" w:cs="ArialMT"/>
        </w:rPr>
      </w:pPr>
      <w:r w:rsidRPr="00A17A95">
        <w:rPr>
          <w:rFonts w:ascii="Cambria" w:eastAsiaTheme="minorHAnsi" w:hAnsi="Cambria" w:cs="Symbol"/>
        </w:rPr>
        <w:t xml:space="preserve">• </w:t>
      </w:r>
      <w:r w:rsidRPr="00A17A95">
        <w:rPr>
          <w:rFonts w:ascii="Cambria" w:eastAsiaTheme="minorHAnsi" w:hAnsi="Cambria" w:cs="ArialMT"/>
        </w:rPr>
        <w:t>If telephone number is missing – form to be marked as ‘Not contactable’ and sent back to MO</w:t>
      </w:r>
    </w:p>
    <w:p w:rsidR="004B0B85" w:rsidRPr="00A17A95" w:rsidRDefault="004B0B85" w:rsidP="00FD3A51">
      <w:pPr>
        <w:autoSpaceDE w:val="0"/>
        <w:autoSpaceDN w:val="0"/>
        <w:adjustRightInd w:val="0"/>
        <w:spacing w:line="276" w:lineRule="auto"/>
        <w:rPr>
          <w:rFonts w:ascii="Cambria" w:eastAsiaTheme="minorHAnsi" w:hAnsi="Cambria" w:cs="ArialMT"/>
        </w:rPr>
      </w:pPr>
      <w:r w:rsidRPr="00A17A95">
        <w:rPr>
          <w:rFonts w:ascii="Cambria" w:eastAsiaTheme="minorHAnsi" w:hAnsi="Cambria" w:cs="Symbol"/>
        </w:rPr>
        <w:t xml:space="preserve">• </w:t>
      </w:r>
      <w:r w:rsidRPr="00A17A95">
        <w:rPr>
          <w:rFonts w:ascii="Cambria" w:eastAsiaTheme="minorHAnsi" w:hAnsi="Cambria" w:cs="ArialMT"/>
        </w:rPr>
        <w:t>Verify details with the customer directly</w:t>
      </w:r>
    </w:p>
    <w:p w:rsidR="004B0B85" w:rsidRPr="00A17A95" w:rsidRDefault="004B0B85" w:rsidP="00FD3A51">
      <w:pPr>
        <w:autoSpaceDE w:val="0"/>
        <w:autoSpaceDN w:val="0"/>
        <w:adjustRightInd w:val="0"/>
        <w:spacing w:line="276" w:lineRule="auto"/>
        <w:rPr>
          <w:rFonts w:ascii="Cambria" w:eastAsiaTheme="minorHAnsi" w:hAnsi="Cambria" w:cs="ArialMT"/>
        </w:rPr>
      </w:pPr>
      <w:r w:rsidRPr="00A17A95">
        <w:rPr>
          <w:rFonts w:ascii="Cambria" w:eastAsiaTheme="minorHAnsi" w:hAnsi="Cambria" w:cs="Symbol"/>
        </w:rPr>
        <w:lastRenderedPageBreak/>
        <w:t xml:space="preserve">• </w:t>
      </w:r>
      <w:r w:rsidRPr="00A17A95">
        <w:rPr>
          <w:rFonts w:ascii="Cambria" w:eastAsiaTheme="minorHAnsi" w:hAnsi="Cambria" w:cs="ArialMT"/>
        </w:rPr>
        <w:t>Calls to be recorded via IP Telephony system to be in place in the future</w:t>
      </w:r>
    </w:p>
    <w:p w:rsidR="004B0B85" w:rsidRPr="00A17A95" w:rsidRDefault="004B0B85" w:rsidP="00FD3A51">
      <w:pPr>
        <w:autoSpaceDE w:val="0"/>
        <w:autoSpaceDN w:val="0"/>
        <w:adjustRightInd w:val="0"/>
        <w:spacing w:line="276" w:lineRule="auto"/>
        <w:rPr>
          <w:rFonts w:ascii="Cambria" w:eastAsiaTheme="minorHAnsi" w:hAnsi="Cambria" w:cs="ArialMT"/>
        </w:rPr>
      </w:pPr>
      <w:r w:rsidRPr="00A17A95">
        <w:rPr>
          <w:rFonts w:ascii="Cambria" w:eastAsiaTheme="minorHAnsi" w:hAnsi="Cambria" w:cs="Symbol"/>
        </w:rPr>
        <w:t xml:space="preserve">• </w:t>
      </w:r>
      <w:r w:rsidRPr="00A17A95">
        <w:rPr>
          <w:rFonts w:ascii="Cambria" w:eastAsiaTheme="minorHAnsi" w:hAnsi="Cambria" w:cs="ArialMT"/>
        </w:rPr>
        <w:t>These calls should be sampled and checked for quality control twice in a week at the HO bythe NB Ops team</w:t>
      </w:r>
    </w:p>
    <w:p w:rsidR="00843871" w:rsidRPr="00A17A95" w:rsidRDefault="004B0B85" w:rsidP="00843871">
      <w:pPr>
        <w:pStyle w:val="Heading2"/>
        <w:rPr>
          <w:rFonts w:ascii="Cambria" w:eastAsiaTheme="minorHAnsi" w:hAnsi="Cambria"/>
        </w:rPr>
      </w:pPr>
      <w:bookmarkStart w:id="160" w:name="_Toc371586367"/>
      <w:r w:rsidRPr="00A17A95">
        <w:rPr>
          <w:rFonts w:ascii="Cambria" w:eastAsiaTheme="minorHAnsi" w:hAnsi="Cambria"/>
        </w:rPr>
        <w:t>Data scrutiny, scanning and data entry:</w:t>
      </w:r>
      <w:bookmarkEnd w:id="160"/>
    </w:p>
    <w:p w:rsidR="004B0B85" w:rsidRPr="00A17A95" w:rsidRDefault="004B0B85" w:rsidP="00FD3A51">
      <w:pPr>
        <w:autoSpaceDE w:val="0"/>
        <w:autoSpaceDN w:val="0"/>
        <w:adjustRightInd w:val="0"/>
        <w:spacing w:line="276" w:lineRule="auto"/>
        <w:rPr>
          <w:rFonts w:ascii="Cambria" w:eastAsiaTheme="minorHAnsi" w:hAnsi="Cambria" w:cs="ArialMT"/>
        </w:rPr>
      </w:pPr>
      <w:r w:rsidRPr="00A17A95">
        <w:rPr>
          <w:rFonts w:ascii="Cambria" w:eastAsiaTheme="minorHAnsi" w:hAnsi="Cambria" w:cs="ArialMT"/>
        </w:rPr>
        <w:t>Once the two level checks are completed, theapplication forms are provided by the Admin to the NB Ops team in the branch. The NB Ops teamwill perform a detailed check of the entire application form, scan the forms, upload and enterdetails in the policy administration system. The key steps are as follows:</w:t>
      </w:r>
    </w:p>
    <w:p w:rsidR="004B0B85" w:rsidRPr="00A17A95" w:rsidRDefault="004B0B85" w:rsidP="00E259CB">
      <w:pPr>
        <w:pStyle w:val="ListParagraph"/>
        <w:numPr>
          <w:ilvl w:val="0"/>
          <w:numId w:val="87"/>
        </w:numPr>
        <w:autoSpaceDE w:val="0"/>
        <w:autoSpaceDN w:val="0"/>
        <w:adjustRightInd w:val="0"/>
        <w:spacing w:after="0"/>
        <w:ind w:left="714" w:hanging="357"/>
        <w:rPr>
          <w:rFonts w:ascii="Cambria" w:eastAsiaTheme="minorHAnsi" w:hAnsi="Cambria" w:cs="ArialMT"/>
        </w:rPr>
      </w:pPr>
      <w:r w:rsidRPr="00A17A95">
        <w:rPr>
          <w:rFonts w:ascii="Cambria" w:eastAsiaTheme="minorHAnsi" w:hAnsi="Cambria" w:cs="ArialMT"/>
        </w:rPr>
        <w:t>NB Ops team to verify details – especially with regards to the premium details entered by MOand check with table calculation [for Farewell plan]</w:t>
      </w:r>
    </w:p>
    <w:p w:rsidR="004B0B85" w:rsidRPr="00A17A95" w:rsidRDefault="004B0B85" w:rsidP="00E259CB">
      <w:pPr>
        <w:pStyle w:val="ListParagraph"/>
        <w:numPr>
          <w:ilvl w:val="0"/>
          <w:numId w:val="87"/>
        </w:numPr>
        <w:autoSpaceDE w:val="0"/>
        <w:autoSpaceDN w:val="0"/>
        <w:adjustRightInd w:val="0"/>
        <w:spacing w:after="0"/>
        <w:ind w:left="714" w:hanging="357"/>
        <w:rPr>
          <w:rFonts w:ascii="Cambria" w:eastAsiaTheme="minorHAnsi" w:hAnsi="Cambria" w:cs="ArialMT"/>
        </w:rPr>
      </w:pPr>
      <w:r w:rsidRPr="00A17A95">
        <w:rPr>
          <w:rFonts w:ascii="Cambria" w:eastAsiaTheme="minorHAnsi" w:hAnsi="Cambria" w:cs="ArialMT"/>
        </w:rPr>
        <w:t>NB Ops team to scan the application form and upload in the PAS</w:t>
      </w:r>
    </w:p>
    <w:p w:rsidR="004B0B85" w:rsidRPr="00A17A95" w:rsidRDefault="004B0B85" w:rsidP="00E259CB">
      <w:pPr>
        <w:pStyle w:val="ListParagraph"/>
        <w:numPr>
          <w:ilvl w:val="0"/>
          <w:numId w:val="87"/>
        </w:numPr>
        <w:autoSpaceDE w:val="0"/>
        <w:autoSpaceDN w:val="0"/>
        <w:adjustRightInd w:val="0"/>
        <w:spacing w:after="0"/>
        <w:ind w:left="714" w:hanging="357"/>
        <w:rPr>
          <w:rFonts w:ascii="Cambria" w:eastAsiaTheme="minorHAnsi" w:hAnsi="Cambria" w:cs="ArialMT"/>
        </w:rPr>
      </w:pPr>
      <w:r w:rsidRPr="00A17A95">
        <w:rPr>
          <w:rFonts w:ascii="Cambria" w:eastAsiaTheme="minorHAnsi" w:hAnsi="Cambria" w:cs="ArialMT"/>
        </w:rPr>
        <w:t>NB Ops team to enter policy data in the PAS</w:t>
      </w:r>
    </w:p>
    <w:p w:rsidR="000B2289" w:rsidRPr="00A17A95" w:rsidRDefault="000B2289" w:rsidP="00E259CB">
      <w:pPr>
        <w:pStyle w:val="ListParagraph"/>
        <w:numPr>
          <w:ilvl w:val="0"/>
          <w:numId w:val="86"/>
        </w:numPr>
        <w:autoSpaceDE w:val="0"/>
        <w:autoSpaceDN w:val="0"/>
        <w:adjustRightInd w:val="0"/>
        <w:spacing w:after="0"/>
        <w:ind w:left="714" w:hanging="357"/>
        <w:rPr>
          <w:rFonts w:ascii="Cambria" w:eastAsiaTheme="minorHAnsi" w:hAnsi="Cambria" w:cs="ArialMT"/>
        </w:rPr>
      </w:pPr>
      <w:r w:rsidRPr="00A17A95">
        <w:rPr>
          <w:rFonts w:ascii="Cambria" w:eastAsiaTheme="minorHAnsi" w:hAnsi="Cambria" w:cs="ArialMT"/>
        </w:rPr>
        <w:t>For  proposals returned to branch the reason for returning should be captured</w:t>
      </w:r>
    </w:p>
    <w:p w:rsidR="00843871" w:rsidRPr="00A17A95" w:rsidRDefault="00843871" w:rsidP="00FD3A51">
      <w:pPr>
        <w:autoSpaceDE w:val="0"/>
        <w:autoSpaceDN w:val="0"/>
        <w:adjustRightInd w:val="0"/>
        <w:spacing w:line="276" w:lineRule="auto"/>
        <w:rPr>
          <w:rFonts w:ascii="Cambria" w:eastAsiaTheme="minorHAnsi" w:hAnsi="Cambria" w:cs="ArialMT"/>
        </w:rPr>
      </w:pPr>
    </w:p>
    <w:p w:rsidR="00843871" w:rsidRPr="00A17A95" w:rsidRDefault="00843871" w:rsidP="00843871">
      <w:pPr>
        <w:pStyle w:val="Heading2"/>
        <w:rPr>
          <w:rFonts w:ascii="Cambria" w:eastAsiaTheme="minorHAnsi" w:hAnsi="Cambria"/>
        </w:rPr>
      </w:pPr>
      <w:bookmarkStart w:id="161" w:name="_Toc371586368"/>
      <w:r w:rsidRPr="00A17A95">
        <w:rPr>
          <w:rFonts w:ascii="Cambria" w:eastAsiaTheme="minorHAnsi" w:hAnsi="Cambria"/>
        </w:rPr>
        <w:t>Input</w:t>
      </w:r>
      <w:bookmarkEnd w:id="161"/>
    </w:p>
    <w:p w:rsidR="00843871" w:rsidRPr="00A17A95" w:rsidRDefault="00843871" w:rsidP="00843871">
      <w:pPr>
        <w:pStyle w:val="Heading3"/>
        <w:rPr>
          <w:rFonts w:ascii="Cambria" w:eastAsiaTheme="minorHAnsi" w:hAnsi="Cambria"/>
        </w:rPr>
      </w:pPr>
      <w:bookmarkStart w:id="162" w:name="_Toc371586369"/>
      <w:r w:rsidRPr="00A17A95">
        <w:rPr>
          <w:rFonts w:ascii="Cambria" w:eastAsiaTheme="minorHAnsi" w:hAnsi="Cambria"/>
        </w:rPr>
        <w:t>Proposal Details</w:t>
      </w:r>
      <w:bookmarkEnd w:id="162"/>
    </w:p>
    <w:p w:rsidR="00843871" w:rsidRPr="00A17A95" w:rsidRDefault="00843871" w:rsidP="00E17516">
      <w:pPr>
        <w:pStyle w:val="ListParagraph"/>
        <w:numPr>
          <w:ilvl w:val="0"/>
          <w:numId w:val="8"/>
        </w:numPr>
        <w:spacing w:after="0"/>
        <w:rPr>
          <w:rFonts w:ascii="Cambria" w:eastAsiaTheme="minorHAnsi" w:hAnsi="Cambria"/>
          <w:sz w:val="24"/>
          <w:szCs w:val="24"/>
        </w:rPr>
      </w:pPr>
      <w:r w:rsidRPr="00A17A95">
        <w:rPr>
          <w:rFonts w:ascii="Cambria" w:eastAsiaTheme="minorHAnsi" w:hAnsi="Cambria"/>
          <w:sz w:val="24"/>
          <w:szCs w:val="24"/>
        </w:rPr>
        <w:t>Client</w:t>
      </w:r>
      <w:r w:rsidR="00AF0F55" w:rsidRPr="00A17A95">
        <w:rPr>
          <w:rFonts w:ascii="Cambria" w:eastAsiaTheme="minorHAnsi" w:hAnsi="Cambria"/>
          <w:sz w:val="24"/>
          <w:szCs w:val="24"/>
        </w:rPr>
        <w:t>/Life assured</w:t>
      </w:r>
      <w:r w:rsidRPr="00A17A95">
        <w:rPr>
          <w:rFonts w:ascii="Cambria" w:eastAsiaTheme="minorHAnsi" w:hAnsi="Cambria"/>
          <w:sz w:val="24"/>
          <w:szCs w:val="24"/>
        </w:rPr>
        <w:t xml:space="preserve"> details</w:t>
      </w:r>
    </w:p>
    <w:p w:rsidR="007A1071" w:rsidRPr="00A17A95" w:rsidRDefault="007A1071" w:rsidP="00092462">
      <w:pPr>
        <w:numPr>
          <w:ilvl w:val="1"/>
          <w:numId w:val="8"/>
        </w:numPr>
        <w:spacing w:line="360" w:lineRule="auto"/>
        <w:rPr>
          <w:rFonts w:ascii="Cambria" w:hAnsi="Cambria" w:cs="Trebuchet MS"/>
        </w:rPr>
      </w:pPr>
      <w:r w:rsidRPr="00A17A95">
        <w:rPr>
          <w:rFonts w:ascii="Cambria" w:hAnsi="Cambria" w:cs="Trebuchet MS"/>
        </w:rPr>
        <w:t>Proposer life assured Title</w:t>
      </w:r>
    </w:p>
    <w:p w:rsidR="007A1071" w:rsidRPr="00A17A95" w:rsidRDefault="007A1071" w:rsidP="00092462">
      <w:pPr>
        <w:numPr>
          <w:ilvl w:val="1"/>
          <w:numId w:val="8"/>
        </w:numPr>
        <w:spacing w:line="360" w:lineRule="auto"/>
        <w:rPr>
          <w:rFonts w:ascii="Cambria" w:hAnsi="Cambria" w:cs="Trebuchet MS"/>
        </w:rPr>
      </w:pPr>
      <w:r w:rsidRPr="00A17A95">
        <w:rPr>
          <w:rFonts w:ascii="Cambria" w:hAnsi="Cambria" w:cs="Trebuchet MS"/>
        </w:rPr>
        <w:t>Proposer life assured First Names, Surname</w:t>
      </w:r>
    </w:p>
    <w:p w:rsidR="007A1071" w:rsidRPr="00A17A95" w:rsidRDefault="007A1071" w:rsidP="00092462">
      <w:pPr>
        <w:numPr>
          <w:ilvl w:val="1"/>
          <w:numId w:val="8"/>
        </w:numPr>
        <w:spacing w:line="360" w:lineRule="auto"/>
        <w:rPr>
          <w:rFonts w:ascii="Cambria" w:hAnsi="Cambria" w:cs="Trebuchet MS"/>
        </w:rPr>
      </w:pPr>
      <w:r w:rsidRPr="00A17A95">
        <w:rPr>
          <w:rFonts w:ascii="Cambria" w:hAnsi="Cambria" w:cs="Trebuchet MS"/>
        </w:rPr>
        <w:t>Proposal life assured gender</w:t>
      </w:r>
    </w:p>
    <w:p w:rsidR="007A1071" w:rsidRPr="00A17A95" w:rsidRDefault="007A1071" w:rsidP="00092462">
      <w:pPr>
        <w:numPr>
          <w:ilvl w:val="1"/>
          <w:numId w:val="8"/>
        </w:numPr>
        <w:spacing w:line="360" w:lineRule="auto"/>
        <w:rPr>
          <w:rFonts w:ascii="Cambria" w:hAnsi="Cambria" w:cs="Trebuchet MS"/>
        </w:rPr>
      </w:pPr>
      <w:r w:rsidRPr="00A17A95">
        <w:rPr>
          <w:rFonts w:ascii="Cambria" w:hAnsi="Cambria" w:cs="Trebuchet MS"/>
        </w:rPr>
        <w:t>Date of birth</w:t>
      </w:r>
    </w:p>
    <w:p w:rsidR="007A1071" w:rsidRPr="00A17A95" w:rsidRDefault="007A1071" w:rsidP="00092462">
      <w:pPr>
        <w:numPr>
          <w:ilvl w:val="1"/>
          <w:numId w:val="8"/>
        </w:numPr>
        <w:spacing w:line="360" w:lineRule="auto"/>
        <w:rPr>
          <w:rFonts w:ascii="Cambria" w:hAnsi="Cambria" w:cs="Trebuchet MS"/>
        </w:rPr>
      </w:pPr>
      <w:r w:rsidRPr="00A17A95">
        <w:rPr>
          <w:rFonts w:ascii="Cambria" w:hAnsi="Cambria" w:cs="Trebuchet MS"/>
        </w:rPr>
        <w:t xml:space="preserve">Age Next Birthday </w:t>
      </w:r>
    </w:p>
    <w:p w:rsidR="007A1071" w:rsidRPr="00A17A95" w:rsidRDefault="007A1071" w:rsidP="00092462">
      <w:pPr>
        <w:numPr>
          <w:ilvl w:val="1"/>
          <w:numId w:val="8"/>
        </w:numPr>
        <w:spacing w:line="360" w:lineRule="auto"/>
        <w:rPr>
          <w:rFonts w:ascii="Cambria" w:hAnsi="Cambria" w:cs="Trebuchet MS"/>
        </w:rPr>
      </w:pPr>
      <w:r w:rsidRPr="00A17A95">
        <w:rPr>
          <w:rFonts w:ascii="Cambria" w:hAnsi="Cambria" w:cs="Trebuchet MS"/>
        </w:rPr>
        <w:t>Marital Status</w:t>
      </w:r>
    </w:p>
    <w:p w:rsidR="007A1071" w:rsidRPr="00A17A95" w:rsidRDefault="007A1071" w:rsidP="00092462">
      <w:pPr>
        <w:numPr>
          <w:ilvl w:val="1"/>
          <w:numId w:val="8"/>
        </w:numPr>
        <w:spacing w:line="360" w:lineRule="auto"/>
        <w:rPr>
          <w:rFonts w:ascii="Cambria" w:hAnsi="Cambria" w:cs="Trebuchet MS"/>
        </w:rPr>
      </w:pPr>
      <w:r w:rsidRPr="00A17A95">
        <w:rPr>
          <w:rFonts w:ascii="Cambria" w:hAnsi="Cambria" w:cs="Trebuchet MS"/>
        </w:rPr>
        <w:t>Cell Phone</w:t>
      </w:r>
    </w:p>
    <w:p w:rsidR="007A1071" w:rsidRPr="00A17A95" w:rsidRDefault="007A1071" w:rsidP="00092462">
      <w:pPr>
        <w:numPr>
          <w:ilvl w:val="1"/>
          <w:numId w:val="8"/>
        </w:numPr>
        <w:spacing w:line="360" w:lineRule="auto"/>
        <w:rPr>
          <w:rFonts w:ascii="Cambria" w:hAnsi="Cambria" w:cs="Trebuchet MS"/>
        </w:rPr>
      </w:pPr>
      <w:r w:rsidRPr="00A17A95">
        <w:rPr>
          <w:rFonts w:ascii="Cambria" w:hAnsi="Cambria" w:cs="Trebuchet MS"/>
        </w:rPr>
        <w:t>Work Phone</w:t>
      </w:r>
    </w:p>
    <w:p w:rsidR="007A1071" w:rsidRPr="00A17A95" w:rsidRDefault="007A1071" w:rsidP="00092462">
      <w:pPr>
        <w:numPr>
          <w:ilvl w:val="1"/>
          <w:numId w:val="8"/>
        </w:numPr>
        <w:spacing w:line="360" w:lineRule="auto"/>
        <w:rPr>
          <w:rFonts w:ascii="Cambria" w:hAnsi="Cambria" w:cs="Trebuchet MS"/>
        </w:rPr>
      </w:pPr>
      <w:r w:rsidRPr="00A17A95">
        <w:rPr>
          <w:rFonts w:ascii="Cambria" w:hAnsi="Cambria" w:cs="Trebuchet MS"/>
        </w:rPr>
        <w:t>Home Phone</w:t>
      </w:r>
    </w:p>
    <w:p w:rsidR="005F1049" w:rsidRPr="00A17A95" w:rsidRDefault="005F1049" w:rsidP="00092462">
      <w:pPr>
        <w:numPr>
          <w:ilvl w:val="1"/>
          <w:numId w:val="8"/>
        </w:numPr>
        <w:spacing w:line="360" w:lineRule="auto"/>
        <w:rPr>
          <w:rFonts w:ascii="Cambria" w:hAnsi="Cambria" w:cs="Trebuchet MS"/>
        </w:rPr>
      </w:pPr>
      <w:r w:rsidRPr="00A17A95">
        <w:rPr>
          <w:rFonts w:ascii="Cambria" w:hAnsi="Cambria" w:cs="Trebuchet MS"/>
        </w:rPr>
        <w:t>Email</w:t>
      </w:r>
    </w:p>
    <w:p w:rsidR="000B506A" w:rsidRPr="00A17A95" w:rsidRDefault="00BF7BBB" w:rsidP="00092462">
      <w:pPr>
        <w:numPr>
          <w:ilvl w:val="1"/>
          <w:numId w:val="8"/>
        </w:numPr>
        <w:spacing w:line="360" w:lineRule="auto"/>
        <w:rPr>
          <w:rFonts w:ascii="Cambria" w:hAnsi="Cambria" w:cs="Trebuchet MS"/>
        </w:rPr>
      </w:pPr>
      <w:r w:rsidRPr="00A17A95">
        <w:rPr>
          <w:rFonts w:ascii="Cambria" w:hAnsi="Cambria" w:cs="Trebuchet MS"/>
        </w:rPr>
        <w:t>C/O (care of)</w:t>
      </w:r>
    </w:p>
    <w:p w:rsidR="005F1049" w:rsidRPr="00A17A95" w:rsidRDefault="005F1049" w:rsidP="00092462">
      <w:pPr>
        <w:numPr>
          <w:ilvl w:val="1"/>
          <w:numId w:val="8"/>
        </w:numPr>
        <w:spacing w:line="360" w:lineRule="auto"/>
        <w:rPr>
          <w:rFonts w:ascii="Cambria" w:hAnsi="Cambria" w:cs="Trebuchet MS"/>
        </w:rPr>
      </w:pPr>
      <w:r w:rsidRPr="00A17A95">
        <w:rPr>
          <w:rFonts w:ascii="Cambria" w:hAnsi="Cambria" w:cs="Trebuchet MS"/>
        </w:rPr>
        <w:t>Postal Address ( P.O BOX, TOWN, REGION)</w:t>
      </w:r>
    </w:p>
    <w:p w:rsidR="00BF7BBB" w:rsidRPr="00A17A95" w:rsidRDefault="00BF7BBB" w:rsidP="00092462">
      <w:pPr>
        <w:numPr>
          <w:ilvl w:val="1"/>
          <w:numId w:val="8"/>
        </w:numPr>
        <w:spacing w:line="360" w:lineRule="auto"/>
        <w:rPr>
          <w:rFonts w:ascii="Cambria" w:hAnsi="Cambria" w:cs="Trebuchet MS"/>
        </w:rPr>
      </w:pPr>
      <w:r w:rsidRPr="00A17A95">
        <w:rPr>
          <w:rFonts w:ascii="Cambria" w:hAnsi="Cambria" w:cs="Trebuchet MS"/>
        </w:rPr>
        <w:t>Private Bag (should restrict if there is no P.O BOX)</w:t>
      </w:r>
    </w:p>
    <w:p w:rsidR="005F1049" w:rsidRPr="00A17A95" w:rsidRDefault="005F1049" w:rsidP="00092462">
      <w:pPr>
        <w:numPr>
          <w:ilvl w:val="1"/>
          <w:numId w:val="8"/>
        </w:numPr>
        <w:spacing w:line="360" w:lineRule="auto"/>
        <w:rPr>
          <w:rFonts w:ascii="Cambria" w:hAnsi="Cambria" w:cs="Trebuchet MS"/>
        </w:rPr>
      </w:pPr>
      <w:r w:rsidRPr="00A17A95">
        <w:rPr>
          <w:rFonts w:ascii="Cambria" w:hAnsi="Cambria" w:cs="Trebuchet MS"/>
        </w:rPr>
        <w:t>Residential Address ( HOUSE/UNIT NO, SUBURB, TOWN, REGION)</w:t>
      </w:r>
    </w:p>
    <w:p w:rsidR="007A1071" w:rsidRPr="00A17A95" w:rsidRDefault="007A1071" w:rsidP="00092462">
      <w:pPr>
        <w:numPr>
          <w:ilvl w:val="1"/>
          <w:numId w:val="8"/>
        </w:numPr>
        <w:spacing w:line="360" w:lineRule="auto"/>
        <w:rPr>
          <w:rFonts w:ascii="Cambria" w:hAnsi="Cambria" w:cs="Trebuchet MS"/>
        </w:rPr>
      </w:pPr>
      <w:r w:rsidRPr="00A17A95">
        <w:rPr>
          <w:rFonts w:ascii="Cambria" w:hAnsi="Cambria" w:cs="Trebuchet MS"/>
        </w:rPr>
        <w:t>Place of birth</w:t>
      </w:r>
    </w:p>
    <w:p w:rsidR="00AF0F55" w:rsidRPr="00A17A95" w:rsidRDefault="007A1071" w:rsidP="00092462">
      <w:pPr>
        <w:numPr>
          <w:ilvl w:val="1"/>
          <w:numId w:val="8"/>
        </w:numPr>
        <w:spacing w:line="360" w:lineRule="auto"/>
        <w:rPr>
          <w:rFonts w:ascii="Cambria" w:hAnsi="Cambria" w:cs="Trebuchet MS"/>
        </w:rPr>
      </w:pPr>
      <w:r w:rsidRPr="00A17A95">
        <w:rPr>
          <w:rFonts w:ascii="Cambria" w:hAnsi="Cambria" w:cs="Trebuchet MS"/>
        </w:rPr>
        <w:t xml:space="preserve">Employment </w:t>
      </w:r>
      <w:r w:rsidR="005F1049" w:rsidRPr="00A17A95">
        <w:rPr>
          <w:rFonts w:ascii="Cambria" w:hAnsi="Cambria" w:cs="Trebuchet MS"/>
        </w:rPr>
        <w:t>Information</w:t>
      </w:r>
    </w:p>
    <w:p w:rsidR="00AF0F55" w:rsidRPr="00A17A95" w:rsidRDefault="005F1049" w:rsidP="00092462">
      <w:pPr>
        <w:numPr>
          <w:ilvl w:val="2"/>
          <w:numId w:val="8"/>
        </w:numPr>
        <w:spacing w:line="360" w:lineRule="auto"/>
        <w:rPr>
          <w:rFonts w:ascii="Cambria" w:hAnsi="Cambria" w:cs="Trebuchet MS"/>
        </w:rPr>
      </w:pPr>
      <w:r w:rsidRPr="00A17A95">
        <w:rPr>
          <w:rFonts w:ascii="Cambria" w:eastAsiaTheme="minorHAnsi" w:hAnsi="Cambria" w:cs="PTSans-Regular"/>
        </w:rPr>
        <w:lastRenderedPageBreak/>
        <w:t>EMPLOYER</w:t>
      </w:r>
    </w:p>
    <w:p w:rsidR="00AF0F55" w:rsidRPr="00A17A95" w:rsidRDefault="005F1049" w:rsidP="00092462">
      <w:pPr>
        <w:numPr>
          <w:ilvl w:val="2"/>
          <w:numId w:val="8"/>
        </w:numPr>
        <w:spacing w:line="360" w:lineRule="auto"/>
        <w:rPr>
          <w:rFonts w:ascii="Cambria" w:hAnsi="Cambria" w:cs="Trebuchet MS"/>
        </w:rPr>
      </w:pPr>
      <w:r w:rsidRPr="00A17A95">
        <w:rPr>
          <w:rFonts w:ascii="Cambria" w:eastAsiaTheme="minorHAnsi" w:hAnsi="Cambria" w:cs="PTSans-Regular"/>
        </w:rPr>
        <w:t>DATE EMPLOYED</w:t>
      </w:r>
    </w:p>
    <w:p w:rsidR="00AF0F55" w:rsidRPr="00A17A95" w:rsidRDefault="005F1049" w:rsidP="00092462">
      <w:pPr>
        <w:numPr>
          <w:ilvl w:val="2"/>
          <w:numId w:val="8"/>
        </w:numPr>
        <w:spacing w:line="360" w:lineRule="auto"/>
        <w:rPr>
          <w:rFonts w:ascii="Cambria" w:hAnsi="Cambria" w:cs="Trebuchet MS"/>
        </w:rPr>
      </w:pPr>
      <w:r w:rsidRPr="00A17A95">
        <w:rPr>
          <w:rFonts w:ascii="Cambria" w:eastAsiaTheme="minorHAnsi" w:hAnsi="Cambria" w:cs="PTSans-Regular"/>
        </w:rPr>
        <w:t>OCCUPATION</w:t>
      </w:r>
    </w:p>
    <w:p w:rsidR="007A1071" w:rsidRPr="00A17A95" w:rsidRDefault="005F1049" w:rsidP="00092462">
      <w:pPr>
        <w:numPr>
          <w:ilvl w:val="2"/>
          <w:numId w:val="8"/>
        </w:numPr>
        <w:spacing w:line="360" w:lineRule="auto"/>
        <w:rPr>
          <w:rFonts w:ascii="Cambria" w:hAnsi="Cambria" w:cs="Trebuchet MS"/>
        </w:rPr>
      </w:pPr>
      <w:r w:rsidRPr="00A17A95">
        <w:rPr>
          <w:rFonts w:ascii="Cambria" w:eastAsiaTheme="minorHAnsi" w:hAnsi="Cambria" w:cs="PTSans-Regular"/>
        </w:rPr>
        <w:t>MONTHLY NET EARNINGS(GH¢)</w:t>
      </w:r>
    </w:p>
    <w:p w:rsidR="003C4B9F" w:rsidRPr="00A17A95" w:rsidRDefault="003C4B9F" w:rsidP="00092462">
      <w:pPr>
        <w:numPr>
          <w:ilvl w:val="1"/>
          <w:numId w:val="8"/>
        </w:numPr>
        <w:spacing w:line="360" w:lineRule="auto"/>
        <w:rPr>
          <w:rFonts w:ascii="Cambria" w:hAnsi="Cambria" w:cs="Trebuchet MS"/>
        </w:rPr>
      </w:pPr>
      <w:r w:rsidRPr="00A17A95">
        <w:rPr>
          <w:rFonts w:ascii="Cambria" w:hAnsi="Cambria" w:cs="Trebuchet MS"/>
        </w:rPr>
        <w:t>Client's educational qualifications and categorize them as primary, secondary, degree (graduate / post-graduate), professional etc.</w:t>
      </w:r>
    </w:p>
    <w:p w:rsidR="00AF0F55" w:rsidRPr="00A17A95" w:rsidRDefault="00AF0F55" w:rsidP="00E17516">
      <w:pPr>
        <w:pStyle w:val="ListParagraph"/>
        <w:numPr>
          <w:ilvl w:val="0"/>
          <w:numId w:val="8"/>
        </w:numPr>
        <w:spacing w:after="0"/>
        <w:rPr>
          <w:rFonts w:ascii="Cambria" w:eastAsiaTheme="minorHAnsi" w:hAnsi="Cambria"/>
          <w:sz w:val="24"/>
          <w:szCs w:val="24"/>
        </w:rPr>
      </w:pPr>
      <w:r w:rsidRPr="00A17A95">
        <w:rPr>
          <w:rFonts w:ascii="Cambria" w:eastAsiaTheme="minorHAnsi" w:hAnsi="Cambria"/>
          <w:sz w:val="24"/>
          <w:szCs w:val="24"/>
        </w:rPr>
        <w:t>Spouse</w:t>
      </w:r>
      <w:r w:rsidR="00843871" w:rsidRPr="00A17A95">
        <w:rPr>
          <w:rFonts w:ascii="Cambria" w:eastAsiaTheme="minorHAnsi" w:hAnsi="Cambria"/>
          <w:sz w:val="24"/>
          <w:szCs w:val="24"/>
        </w:rPr>
        <w:t xml:space="preserve"> Details</w:t>
      </w:r>
    </w:p>
    <w:p w:rsidR="00AF0F55" w:rsidRPr="00A17A95" w:rsidRDefault="00AF0F55"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Regular"/>
          <w:sz w:val="24"/>
          <w:szCs w:val="24"/>
        </w:rPr>
        <w:t>SURNAME</w:t>
      </w:r>
    </w:p>
    <w:p w:rsidR="00AF0F55" w:rsidRPr="00A17A95" w:rsidRDefault="00AF0F55"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Regular"/>
          <w:sz w:val="24"/>
          <w:szCs w:val="24"/>
        </w:rPr>
        <w:t>FIRSTNAMES</w:t>
      </w:r>
    </w:p>
    <w:p w:rsidR="00AF0F55" w:rsidRPr="00A17A95" w:rsidRDefault="00AF0F55"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Regular"/>
          <w:sz w:val="24"/>
          <w:szCs w:val="24"/>
        </w:rPr>
        <w:t>DATE OF BIRTH</w:t>
      </w:r>
    </w:p>
    <w:p w:rsidR="00AF0F55" w:rsidRPr="00A17A95" w:rsidRDefault="00AF0F55"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Regular"/>
          <w:sz w:val="24"/>
          <w:szCs w:val="24"/>
        </w:rPr>
        <w:t>CELL PHONE</w:t>
      </w:r>
    </w:p>
    <w:p w:rsidR="00AF0F55" w:rsidRPr="00A17A95" w:rsidRDefault="00AF0F55"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Regular"/>
          <w:sz w:val="24"/>
          <w:szCs w:val="24"/>
        </w:rPr>
        <w:t>ALT. PHONE NO</w:t>
      </w:r>
    </w:p>
    <w:p w:rsidR="00AF0F55" w:rsidRPr="00A17A95" w:rsidRDefault="00AF0F55"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Regular"/>
          <w:sz w:val="24"/>
          <w:szCs w:val="24"/>
        </w:rPr>
        <w:t xml:space="preserve"> EMAIL</w:t>
      </w:r>
    </w:p>
    <w:p w:rsidR="00843871" w:rsidRPr="00A17A95" w:rsidRDefault="00AF0F55"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Regular"/>
          <w:sz w:val="24"/>
          <w:szCs w:val="24"/>
        </w:rPr>
        <w:t xml:space="preserve"> IS SPOUSE THE TRUSTEE? YES OR NO)</w:t>
      </w:r>
      <w:r w:rsidR="00BF7BBB" w:rsidRPr="00A17A95">
        <w:rPr>
          <w:rFonts w:ascii="Cambria" w:eastAsiaTheme="minorHAnsi" w:hAnsi="Cambria" w:cs="PTSans-Regular"/>
          <w:sz w:val="24"/>
          <w:szCs w:val="24"/>
        </w:rPr>
        <w:t xml:space="preserve"> - IF YES AUTOMATICALLY UPDATE TRUSTEE DETAILS</w:t>
      </w:r>
    </w:p>
    <w:p w:rsidR="00493833" w:rsidRPr="00A17A95" w:rsidRDefault="00493833" w:rsidP="00E17516">
      <w:pPr>
        <w:pStyle w:val="ListParagraph"/>
        <w:numPr>
          <w:ilvl w:val="0"/>
          <w:numId w:val="8"/>
        </w:numPr>
        <w:spacing w:after="0"/>
        <w:rPr>
          <w:rFonts w:ascii="Cambria" w:eastAsiaTheme="minorHAnsi" w:hAnsi="Cambria"/>
          <w:sz w:val="24"/>
          <w:szCs w:val="24"/>
        </w:rPr>
      </w:pPr>
      <w:r w:rsidRPr="00A17A95">
        <w:rPr>
          <w:rFonts w:ascii="Cambria" w:eastAsiaTheme="minorHAnsi" w:hAnsi="Cambria"/>
          <w:sz w:val="24"/>
          <w:szCs w:val="24"/>
        </w:rPr>
        <w:t xml:space="preserve">Trustee details </w:t>
      </w:r>
      <w:r w:rsidR="00927125">
        <w:rPr>
          <w:rFonts w:ascii="Cambria" w:eastAsiaTheme="minorHAnsi" w:hAnsi="Cambria"/>
          <w:sz w:val="24"/>
          <w:szCs w:val="24"/>
        </w:rPr>
        <w:t>(Administrator-Assets)</w:t>
      </w:r>
    </w:p>
    <w:p w:rsidR="00493833" w:rsidRPr="00A17A95" w:rsidRDefault="00493833"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Regular"/>
          <w:sz w:val="24"/>
          <w:szCs w:val="24"/>
        </w:rPr>
        <w:t>SURNAME</w:t>
      </w:r>
    </w:p>
    <w:p w:rsidR="00493833" w:rsidRPr="00A17A95" w:rsidRDefault="00493833"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Regular"/>
          <w:sz w:val="24"/>
          <w:szCs w:val="24"/>
        </w:rPr>
        <w:t>FIRSTNAMES</w:t>
      </w:r>
    </w:p>
    <w:p w:rsidR="00493833" w:rsidRPr="00A17A95" w:rsidRDefault="00493833"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Regular"/>
          <w:sz w:val="24"/>
          <w:szCs w:val="24"/>
        </w:rPr>
        <w:t xml:space="preserve"> GENDER</w:t>
      </w:r>
    </w:p>
    <w:p w:rsidR="00493833" w:rsidRPr="00A17A95" w:rsidRDefault="00493833"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Regular"/>
          <w:sz w:val="24"/>
          <w:szCs w:val="24"/>
        </w:rPr>
        <w:t>DATE OF BIRTH</w:t>
      </w:r>
    </w:p>
    <w:p w:rsidR="00493833" w:rsidRPr="00A17A95" w:rsidRDefault="00493833"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Regular"/>
          <w:sz w:val="24"/>
          <w:szCs w:val="24"/>
        </w:rPr>
        <w:t>CELL PHONE</w:t>
      </w:r>
    </w:p>
    <w:p w:rsidR="00493833" w:rsidRPr="00A17A95" w:rsidRDefault="00493833"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Regular"/>
          <w:sz w:val="24"/>
          <w:szCs w:val="24"/>
        </w:rPr>
        <w:t xml:space="preserve">ALT. PHONE NO. </w:t>
      </w:r>
    </w:p>
    <w:p w:rsidR="00493833" w:rsidRPr="00A17A95" w:rsidRDefault="00493833"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Regular"/>
          <w:sz w:val="24"/>
          <w:szCs w:val="24"/>
        </w:rPr>
        <w:t>EMAIL</w:t>
      </w:r>
    </w:p>
    <w:p w:rsidR="00493833" w:rsidRPr="00A17A95" w:rsidRDefault="00493833"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Regular"/>
          <w:sz w:val="24"/>
          <w:szCs w:val="24"/>
        </w:rPr>
        <w:t>RELATIONSHIP WITH POLICYHOLDER</w:t>
      </w:r>
    </w:p>
    <w:p w:rsidR="00843871" w:rsidRPr="00A17A95" w:rsidRDefault="00843871" w:rsidP="00E17516">
      <w:pPr>
        <w:pStyle w:val="ListParagraph"/>
        <w:numPr>
          <w:ilvl w:val="0"/>
          <w:numId w:val="8"/>
        </w:numPr>
        <w:spacing w:after="0"/>
        <w:rPr>
          <w:rFonts w:ascii="Cambria" w:eastAsiaTheme="minorHAnsi" w:hAnsi="Cambria"/>
          <w:sz w:val="24"/>
          <w:szCs w:val="24"/>
        </w:rPr>
      </w:pPr>
      <w:r w:rsidRPr="00A17A95">
        <w:rPr>
          <w:rFonts w:ascii="Cambria" w:eastAsiaTheme="minorHAnsi" w:hAnsi="Cambria"/>
          <w:sz w:val="24"/>
          <w:szCs w:val="24"/>
        </w:rPr>
        <w:t>Cover Details</w:t>
      </w:r>
    </w:p>
    <w:p w:rsidR="00AF0F55" w:rsidRPr="00A17A95" w:rsidRDefault="00AF0F55"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Bold"/>
          <w:b/>
          <w:bCs/>
          <w:sz w:val="24"/>
          <w:szCs w:val="24"/>
        </w:rPr>
        <w:t>BASIC BENEFIT</w:t>
      </w:r>
    </w:p>
    <w:p w:rsidR="00AF0F55" w:rsidRPr="00A17A95" w:rsidRDefault="00AF0F55"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Bold"/>
          <w:b/>
          <w:bCs/>
          <w:sz w:val="24"/>
          <w:szCs w:val="24"/>
        </w:rPr>
        <w:t>OPTIONAL BENEFIT</w:t>
      </w:r>
    </w:p>
    <w:p w:rsidR="00493833" w:rsidRPr="00A17A95" w:rsidRDefault="00493833"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Bold"/>
          <w:b/>
          <w:bCs/>
          <w:sz w:val="24"/>
          <w:szCs w:val="24"/>
        </w:rPr>
        <w:t>PRIMARY INSURED</w:t>
      </w:r>
    </w:p>
    <w:p w:rsidR="00493833" w:rsidRPr="00A17A95" w:rsidRDefault="00493833" w:rsidP="00E17516">
      <w:pPr>
        <w:pStyle w:val="ListParagraph"/>
        <w:numPr>
          <w:ilvl w:val="2"/>
          <w:numId w:val="8"/>
        </w:numPr>
        <w:spacing w:after="0"/>
        <w:rPr>
          <w:rFonts w:ascii="Cambria" w:eastAsiaTheme="minorHAnsi" w:hAnsi="Cambria"/>
          <w:sz w:val="24"/>
          <w:szCs w:val="24"/>
        </w:rPr>
      </w:pPr>
      <w:r w:rsidRPr="00A17A95">
        <w:rPr>
          <w:rFonts w:ascii="Cambria" w:eastAsiaTheme="minorHAnsi" w:hAnsi="Cambria" w:cs="PTSans-Bold"/>
          <w:bCs/>
          <w:sz w:val="24"/>
          <w:szCs w:val="24"/>
        </w:rPr>
        <w:t>BASIC BENEFIT</w:t>
      </w:r>
    </w:p>
    <w:p w:rsidR="00493833" w:rsidRPr="00A17A95" w:rsidRDefault="00493833" w:rsidP="00E17516">
      <w:pPr>
        <w:pStyle w:val="ListParagraph"/>
        <w:numPr>
          <w:ilvl w:val="2"/>
          <w:numId w:val="8"/>
        </w:numPr>
        <w:spacing w:after="0"/>
        <w:rPr>
          <w:rFonts w:ascii="Cambria" w:eastAsiaTheme="minorHAnsi" w:hAnsi="Cambria"/>
          <w:sz w:val="24"/>
          <w:szCs w:val="24"/>
        </w:rPr>
      </w:pPr>
      <w:r w:rsidRPr="00A17A95">
        <w:rPr>
          <w:rFonts w:ascii="Cambria" w:eastAsiaTheme="minorHAnsi" w:hAnsi="Cambria" w:cs="PTSans-Bold"/>
          <w:bCs/>
          <w:sz w:val="24"/>
          <w:szCs w:val="24"/>
        </w:rPr>
        <w:t>OPTIONAL BENEFIT</w:t>
      </w:r>
    </w:p>
    <w:p w:rsidR="00493833" w:rsidRPr="00A17A95" w:rsidRDefault="00493833"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Bold"/>
          <w:b/>
          <w:bCs/>
          <w:sz w:val="24"/>
          <w:szCs w:val="24"/>
        </w:rPr>
        <w:t>SECONDARY  INSURED</w:t>
      </w:r>
    </w:p>
    <w:p w:rsidR="00493833" w:rsidRPr="00A17A95" w:rsidRDefault="00493833" w:rsidP="00E17516">
      <w:pPr>
        <w:pStyle w:val="ListParagraph"/>
        <w:numPr>
          <w:ilvl w:val="2"/>
          <w:numId w:val="8"/>
        </w:numPr>
        <w:spacing w:after="0"/>
        <w:rPr>
          <w:rFonts w:ascii="Cambria" w:eastAsiaTheme="minorHAnsi" w:hAnsi="Cambria"/>
          <w:sz w:val="24"/>
          <w:szCs w:val="24"/>
        </w:rPr>
      </w:pPr>
      <w:r w:rsidRPr="00A17A95">
        <w:rPr>
          <w:rFonts w:ascii="Cambria" w:eastAsiaTheme="minorHAnsi" w:hAnsi="Cambria"/>
          <w:sz w:val="24"/>
          <w:szCs w:val="24"/>
        </w:rPr>
        <w:t>FIRST NAMES</w:t>
      </w:r>
    </w:p>
    <w:p w:rsidR="00493833" w:rsidRPr="00A17A95" w:rsidRDefault="00493833" w:rsidP="00E17516">
      <w:pPr>
        <w:pStyle w:val="ListParagraph"/>
        <w:numPr>
          <w:ilvl w:val="2"/>
          <w:numId w:val="8"/>
        </w:numPr>
        <w:spacing w:after="0"/>
        <w:rPr>
          <w:rFonts w:ascii="Cambria" w:eastAsiaTheme="minorHAnsi" w:hAnsi="Cambria"/>
          <w:sz w:val="24"/>
          <w:szCs w:val="24"/>
        </w:rPr>
      </w:pPr>
      <w:r w:rsidRPr="00A17A95">
        <w:rPr>
          <w:rFonts w:ascii="Cambria" w:eastAsiaTheme="minorHAnsi" w:hAnsi="Cambria"/>
          <w:sz w:val="24"/>
          <w:szCs w:val="24"/>
        </w:rPr>
        <w:t>SURNAME</w:t>
      </w:r>
    </w:p>
    <w:p w:rsidR="00493833" w:rsidRPr="00A17A95" w:rsidRDefault="00493833" w:rsidP="00E17516">
      <w:pPr>
        <w:pStyle w:val="ListParagraph"/>
        <w:numPr>
          <w:ilvl w:val="2"/>
          <w:numId w:val="8"/>
        </w:numPr>
        <w:spacing w:after="0"/>
        <w:rPr>
          <w:rFonts w:ascii="Cambria" w:eastAsiaTheme="minorHAnsi" w:hAnsi="Cambria"/>
          <w:sz w:val="24"/>
          <w:szCs w:val="24"/>
        </w:rPr>
      </w:pPr>
      <w:r w:rsidRPr="00A17A95">
        <w:rPr>
          <w:rFonts w:ascii="Cambria" w:eastAsiaTheme="minorHAnsi" w:hAnsi="Cambria"/>
          <w:sz w:val="24"/>
          <w:szCs w:val="24"/>
        </w:rPr>
        <w:t>GENDER</w:t>
      </w:r>
    </w:p>
    <w:p w:rsidR="00493833" w:rsidRPr="00A17A95" w:rsidRDefault="00493833" w:rsidP="00E17516">
      <w:pPr>
        <w:pStyle w:val="ListParagraph"/>
        <w:numPr>
          <w:ilvl w:val="2"/>
          <w:numId w:val="8"/>
        </w:numPr>
        <w:spacing w:after="0"/>
        <w:rPr>
          <w:rFonts w:ascii="Cambria" w:eastAsiaTheme="minorHAnsi" w:hAnsi="Cambria"/>
          <w:sz w:val="24"/>
          <w:szCs w:val="24"/>
        </w:rPr>
      </w:pPr>
      <w:r w:rsidRPr="00A17A95">
        <w:rPr>
          <w:rFonts w:ascii="Cambria" w:eastAsiaTheme="minorHAnsi" w:hAnsi="Cambria"/>
          <w:sz w:val="24"/>
          <w:szCs w:val="24"/>
        </w:rPr>
        <w:t>DATE OF BIRTH</w:t>
      </w:r>
    </w:p>
    <w:p w:rsidR="00493833" w:rsidRPr="00A17A95" w:rsidRDefault="00493833" w:rsidP="00E17516">
      <w:pPr>
        <w:pStyle w:val="ListParagraph"/>
        <w:numPr>
          <w:ilvl w:val="2"/>
          <w:numId w:val="8"/>
        </w:numPr>
        <w:spacing w:after="0"/>
        <w:rPr>
          <w:rFonts w:ascii="Cambria" w:eastAsiaTheme="minorHAnsi" w:hAnsi="Cambria"/>
          <w:sz w:val="24"/>
          <w:szCs w:val="24"/>
        </w:rPr>
      </w:pPr>
      <w:r w:rsidRPr="00A17A95">
        <w:rPr>
          <w:rFonts w:ascii="Cambria" w:eastAsiaTheme="minorHAnsi" w:hAnsi="Cambria" w:cs="PTSans-Bold"/>
          <w:bCs/>
          <w:sz w:val="24"/>
          <w:szCs w:val="24"/>
        </w:rPr>
        <w:t>BASIC BENEFIT</w:t>
      </w:r>
    </w:p>
    <w:p w:rsidR="00493833" w:rsidRPr="00A17A95" w:rsidRDefault="00493833" w:rsidP="00E17516">
      <w:pPr>
        <w:pStyle w:val="ListParagraph"/>
        <w:numPr>
          <w:ilvl w:val="2"/>
          <w:numId w:val="8"/>
        </w:numPr>
        <w:spacing w:after="0"/>
        <w:rPr>
          <w:rFonts w:ascii="Cambria" w:eastAsiaTheme="minorHAnsi" w:hAnsi="Cambria"/>
          <w:sz w:val="24"/>
          <w:szCs w:val="24"/>
        </w:rPr>
      </w:pPr>
      <w:r w:rsidRPr="00A17A95">
        <w:rPr>
          <w:rFonts w:ascii="Cambria" w:eastAsiaTheme="minorHAnsi" w:hAnsi="Cambria" w:cs="PTSans-Bold"/>
          <w:bCs/>
          <w:sz w:val="24"/>
          <w:szCs w:val="24"/>
        </w:rPr>
        <w:t>OPTIONAL BENEFIT</w:t>
      </w:r>
    </w:p>
    <w:p w:rsidR="00493833" w:rsidRPr="00A17A95" w:rsidRDefault="00493833" w:rsidP="00E17516">
      <w:pPr>
        <w:pStyle w:val="ListParagraph"/>
        <w:numPr>
          <w:ilvl w:val="2"/>
          <w:numId w:val="8"/>
        </w:numPr>
        <w:spacing w:after="0"/>
        <w:rPr>
          <w:rFonts w:ascii="Cambria" w:eastAsiaTheme="minorHAnsi" w:hAnsi="Cambria"/>
          <w:sz w:val="24"/>
          <w:szCs w:val="24"/>
        </w:rPr>
      </w:pPr>
      <w:r w:rsidRPr="00A17A95">
        <w:rPr>
          <w:rFonts w:ascii="Cambria" w:eastAsiaTheme="minorHAnsi" w:hAnsi="Cambria" w:cs="PTSans-Bold"/>
          <w:bCs/>
          <w:sz w:val="24"/>
          <w:szCs w:val="24"/>
        </w:rPr>
        <w:t>Sub total ( Per dependant Type)</w:t>
      </w:r>
    </w:p>
    <w:p w:rsidR="00493833" w:rsidRPr="00A17A95" w:rsidRDefault="00493833" w:rsidP="00E17516">
      <w:pPr>
        <w:pStyle w:val="ListParagraph"/>
        <w:numPr>
          <w:ilvl w:val="1"/>
          <w:numId w:val="8"/>
        </w:numPr>
        <w:spacing w:after="0"/>
        <w:rPr>
          <w:rFonts w:ascii="Cambria" w:eastAsiaTheme="minorHAnsi" w:hAnsi="Cambria"/>
          <w:b/>
          <w:sz w:val="24"/>
          <w:szCs w:val="24"/>
        </w:rPr>
      </w:pPr>
      <w:r w:rsidRPr="00A17A95">
        <w:rPr>
          <w:rFonts w:ascii="Cambria" w:eastAsiaTheme="minorHAnsi" w:hAnsi="Cambria"/>
          <w:b/>
          <w:sz w:val="24"/>
          <w:szCs w:val="24"/>
        </w:rPr>
        <w:lastRenderedPageBreak/>
        <w:t>PREMIUM SUMMARY</w:t>
      </w:r>
    </w:p>
    <w:p w:rsidR="00493833" w:rsidRPr="00A17A95" w:rsidRDefault="00493833" w:rsidP="00E17516">
      <w:pPr>
        <w:pStyle w:val="ListParagraph"/>
        <w:numPr>
          <w:ilvl w:val="2"/>
          <w:numId w:val="8"/>
        </w:numPr>
        <w:spacing w:after="0"/>
        <w:rPr>
          <w:rFonts w:ascii="Cambria" w:eastAsiaTheme="minorHAnsi" w:hAnsi="Cambria"/>
          <w:sz w:val="24"/>
          <w:szCs w:val="24"/>
        </w:rPr>
      </w:pPr>
      <w:r w:rsidRPr="00A17A95">
        <w:rPr>
          <w:rFonts w:ascii="Cambria" w:eastAsiaTheme="minorHAnsi" w:hAnsi="Cambria"/>
          <w:sz w:val="24"/>
          <w:szCs w:val="24"/>
        </w:rPr>
        <w:t>Basic Premium</w:t>
      </w:r>
    </w:p>
    <w:p w:rsidR="00493833" w:rsidRPr="00A17A95" w:rsidRDefault="00493833" w:rsidP="00E17516">
      <w:pPr>
        <w:pStyle w:val="ListParagraph"/>
        <w:numPr>
          <w:ilvl w:val="2"/>
          <w:numId w:val="8"/>
        </w:numPr>
        <w:spacing w:after="0"/>
        <w:rPr>
          <w:rFonts w:ascii="Cambria" w:eastAsiaTheme="minorHAnsi" w:hAnsi="Cambria"/>
          <w:sz w:val="24"/>
          <w:szCs w:val="24"/>
        </w:rPr>
      </w:pPr>
      <w:r w:rsidRPr="00A17A95">
        <w:rPr>
          <w:rFonts w:ascii="Cambria" w:eastAsiaTheme="minorHAnsi" w:hAnsi="Cambria"/>
          <w:sz w:val="24"/>
          <w:szCs w:val="24"/>
        </w:rPr>
        <w:t>Optional Premium</w:t>
      </w:r>
    </w:p>
    <w:p w:rsidR="00493833" w:rsidRPr="00A17A95" w:rsidRDefault="00493833" w:rsidP="00E17516">
      <w:pPr>
        <w:pStyle w:val="ListParagraph"/>
        <w:numPr>
          <w:ilvl w:val="2"/>
          <w:numId w:val="8"/>
        </w:numPr>
        <w:spacing w:after="0"/>
        <w:rPr>
          <w:rFonts w:ascii="Cambria" w:eastAsiaTheme="minorHAnsi" w:hAnsi="Cambria"/>
          <w:sz w:val="24"/>
          <w:szCs w:val="24"/>
        </w:rPr>
      </w:pPr>
      <w:r w:rsidRPr="00A17A95">
        <w:rPr>
          <w:rFonts w:ascii="Cambria" w:eastAsiaTheme="minorHAnsi" w:hAnsi="Cambria"/>
          <w:sz w:val="24"/>
          <w:szCs w:val="24"/>
        </w:rPr>
        <w:t>Total Premium</w:t>
      </w:r>
    </w:p>
    <w:p w:rsidR="00493833" w:rsidRPr="00A17A95" w:rsidRDefault="00493833"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Regular"/>
          <w:sz w:val="24"/>
          <w:szCs w:val="24"/>
        </w:rPr>
        <w:t>ISSUE DATE</w:t>
      </w:r>
      <w:r w:rsidR="00072C00" w:rsidRPr="00A17A95">
        <w:rPr>
          <w:rFonts w:ascii="Cambria" w:eastAsiaTheme="minorHAnsi" w:hAnsi="Cambria" w:cs="PTSans-Regular"/>
          <w:sz w:val="24"/>
          <w:szCs w:val="24"/>
        </w:rPr>
        <w:t>(Client selected start date)</w:t>
      </w:r>
    </w:p>
    <w:p w:rsidR="00493833" w:rsidRPr="00A17A95" w:rsidRDefault="00493833"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Regular"/>
          <w:sz w:val="24"/>
          <w:szCs w:val="24"/>
        </w:rPr>
        <w:t>PAYMENT METHOD</w:t>
      </w:r>
    </w:p>
    <w:p w:rsidR="00493833" w:rsidRPr="00A17A95" w:rsidRDefault="00493833"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Regular"/>
          <w:sz w:val="24"/>
          <w:szCs w:val="24"/>
        </w:rPr>
        <w:t>INFLATION PROTECTOR</w:t>
      </w:r>
    </w:p>
    <w:p w:rsidR="00493833" w:rsidRPr="00A17A95" w:rsidRDefault="00493833" w:rsidP="00E17516">
      <w:pPr>
        <w:pStyle w:val="ListParagraph"/>
        <w:numPr>
          <w:ilvl w:val="0"/>
          <w:numId w:val="8"/>
        </w:numPr>
        <w:spacing w:after="0"/>
        <w:rPr>
          <w:rFonts w:ascii="Cambria" w:eastAsiaTheme="minorHAnsi" w:hAnsi="Cambria"/>
          <w:sz w:val="24"/>
          <w:szCs w:val="24"/>
        </w:rPr>
      </w:pPr>
      <w:r w:rsidRPr="00A17A95">
        <w:rPr>
          <w:rFonts w:ascii="Cambria" w:eastAsiaTheme="minorHAnsi" w:hAnsi="Cambria"/>
          <w:sz w:val="24"/>
          <w:szCs w:val="24"/>
        </w:rPr>
        <w:t>OTHER POLICIES INFORMATION</w:t>
      </w:r>
    </w:p>
    <w:p w:rsidR="0055696B" w:rsidRPr="00A17A95" w:rsidRDefault="0055696B" w:rsidP="00E17516">
      <w:pPr>
        <w:pStyle w:val="ListParagraph"/>
        <w:numPr>
          <w:ilvl w:val="0"/>
          <w:numId w:val="8"/>
        </w:numPr>
        <w:spacing w:after="0"/>
        <w:rPr>
          <w:rFonts w:ascii="Cambria" w:eastAsiaTheme="minorHAnsi" w:hAnsi="Cambria"/>
          <w:sz w:val="24"/>
          <w:szCs w:val="24"/>
        </w:rPr>
      </w:pPr>
      <w:r w:rsidRPr="00A17A95">
        <w:rPr>
          <w:rFonts w:ascii="Cambria" w:eastAsiaTheme="minorHAnsi" w:hAnsi="Cambria" w:cs="PTSans-Bold"/>
          <w:b/>
          <w:bCs/>
          <w:sz w:val="24"/>
          <w:szCs w:val="24"/>
        </w:rPr>
        <w:t>MEDICAL INFORMATION</w:t>
      </w:r>
    </w:p>
    <w:p w:rsidR="00493833" w:rsidRPr="00A17A95" w:rsidRDefault="00493833" w:rsidP="00E17516">
      <w:pPr>
        <w:pStyle w:val="ListParagraph"/>
        <w:numPr>
          <w:ilvl w:val="0"/>
          <w:numId w:val="8"/>
        </w:numPr>
        <w:spacing w:after="0"/>
        <w:rPr>
          <w:rFonts w:ascii="Cambria" w:eastAsiaTheme="minorHAnsi" w:hAnsi="Cambria"/>
          <w:sz w:val="24"/>
          <w:szCs w:val="24"/>
        </w:rPr>
      </w:pPr>
      <w:r w:rsidRPr="00A17A95">
        <w:rPr>
          <w:rFonts w:ascii="Cambria" w:eastAsiaTheme="minorHAnsi" w:hAnsi="Cambria" w:cs="PTSans-Bold"/>
          <w:b/>
          <w:bCs/>
          <w:sz w:val="24"/>
          <w:szCs w:val="24"/>
        </w:rPr>
        <w:t>MARKETING OFFICER’S INFORMATION</w:t>
      </w:r>
      <w:r w:rsidR="00A178B8" w:rsidRPr="00A17A95">
        <w:rPr>
          <w:rFonts w:ascii="Cambria" w:eastAsiaTheme="minorHAnsi" w:hAnsi="Cambria" w:cs="PTSans-Bold"/>
          <w:b/>
          <w:bCs/>
          <w:sz w:val="24"/>
          <w:szCs w:val="24"/>
        </w:rPr>
        <w:t>(Allow for multiple intermediaries)</w:t>
      </w:r>
    </w:p>
    <w:p w:rsidR="00493833" w:rsidRPr="00A17A95" w:rsidRDefault="00493833"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Regular"/>
          <w:sz w:val="24"/>
          <w:szCs w:val="24"/>
        </w:rPr>
        <w:t>BRANCH CODE</w:t>
      </w:r>
    </w:p>
    <w:p w:rsidR="00493833" w:rsidRPr="00A17A95" w:rsidRDefault="00493833"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Regular"/>
          <w:sz w:val="24"/>
          <w:szCs w:val="24"/>
        </w:rPr>
        <w:t>MO’s ID</w:t>
      </w:r>
    </w:p>
    <w:p w:rsidR="00493833" w:rsidRPr="00A17A95" w:rsidRDefault="00493833"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Regular"/>
          <w:sz w:val="24"/>
          <w:szCs w:val="24"/>
        </w:rPr>
        <w:t>SURNAME</w:t>
      </w:r>
    </w:p>
    <w:p w:rsidR="00493833" w:rsidRPr="00A17A95" w:rsidRDefault="00493833"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Regular"/>
          <w:sz w:val="24"/>
          <w:szCs w:val="24"/>
        </w:rPr>
        <w:t>OTHERNAMES</w:t>
      </w:r>
    </w:p>
    <w:p w:rsidR="00493833" w:rsidRPr="00A17A95" w:rsidRDefault="00493833"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Regular"/>
          <w:sz w:val="24"/>
          <w:szCs w:val="24"/>
        </w:rPr>
        <w:t>S</w:t>
      </w:r>
      <w:r w:rsidR="00072C00" w:rsidRPr="00A17A95">
        <w:rPr>
          <w:rFonts w:ascii="Cambria" w:eastAsiaTheme="minorHAnsi" w:hAnsi="Cambria" w:cs="PTSans-Regular"/>
          <w:sz w:val="24"/>
          <w:szCs w:val="24"/>
        </w:rPr>
        <w:t>I</w:t>
      </w:r>
      <w:r w:rsidRPr="00A17A95">
        <w:rPr>
          <w:rFonts w:ascii="Cambria" w:eastAsiaTheme="minorHAnsi" w:hAnsi="Cambria" w:cs="PTSans-Regular"/>
          <w:sz w:val="24"/>
          <w:szCs w:val="24"/>
        </w:rPr>
        <w:t>GNATURE</w:t>
      </w:r>
    </w:p>
    <w:p w:rsidR="00493833" w:rsidRPr="00A17A95" w:rsidRDefault="00493833"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Regular"/>
          <w:sz w:val="24"/>
          <w:szCs w:val="24"/>
        </w:rPr>
        <w:t>DATE</w:t>
      </w:r>
    </w:p>
    <w:p w:rsidR="00493833" w:rsidRPr="00A17A95" w:rsidRDefault="00493833" w:rsidP="00E17516">
      <w:pPr>
        <w:pStyle w:val="ListParagraph"/>
        <w:numPr>
          <w:ilvl w:val="0"/>
          <w:numId w:val="8"/>
        </w:numPr>
        <w:spacing w:after="0"/>
        <w:rPr>
          <w:rFonts w:ascii="Cambria" w:eastAsiaTheme="minorHAnsi" w:hAnsi="Cambria"/>
          <w:sz w:val="24"/>
          <w:szCs w:val="24"/>
        </w:rPr>
      </w:pPr>
      <w:r w:rsidRPr="00A17A95">
        <w:rPr>
          <w:rFonts w:ascii="Cambria" w:eastAsiaTheme="minorHAnsi" w:hAnsi="Cambria" w:cs="PTSans-Bold"/>
          <w:b/>
          <w:bCs/>
          <w:sz w:val="24"/>
          <w:szCs w:val="24"/>
        </w:rPr>
        <w:t>AUTHORIZATION FOR PREMIUM DEDUCTION</w:t>
      </w:r>
    </w:p>
    <w:p w:rsidR="00493833" w:rsidRPr="00A17A95" w:rsidRDefault="00493833"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Bold"/>
          <w:bCs/>
          <w:sz w:val="24"/>
          <w:szCs w:val="24"/>
        </w:rPr>
        <w:t>PREMIUM PAYER</w:t>
      </w:r>
    </w:p>
    <w:p w:rsidR="00493833" w:rsidRPr="00A17A95" w:rsidRDefault="00493833" w:rsidP="00E17516">
      <w:pPr>
        <w:pStyle w:val="ListParagraph"/>
        <w:numPr>
          <w:ilvl w:val="2"/>
          <w:numId w:val="8"/>
        </w:numPr>
        <w:spacing w:after="0"/>
        <w:rPr>
          <w:rFonts w:ascii="Cambria" w:eastAsiaTheme="minorHAnsi" w:hAnsi="Cambria"/>
          <w:sz w:val="24"/>
          <w:szCs w:val="24"/>
        </w:rPr>
      </w:pPr>
      <w:r w:rsidRPr="00A17A95">
        <w:rPr>
          <w:rFonts w:ascii="Cambria" w:eastAsiaTheme="minorHAnsi" w:hAnsi="Cambria" w:cs="PTSans-Bold"/>
          <w:bCs/>
          <w:sz w:val="24"/>
          <w:szCs w:val="24"/>
        </w:rPr>
        <w:t>SURNAME</w:t>
      </w:r>
    </w:p>
    <w:p w:rsidR="00493833" w:rsidRPr="00A17A95" w:rsidRDefault="00493833" w:rsidP="00E17516">
      <w:pPr>
        <w:pStyle w:val="ListParagraph"/>
        <w:numPr>
          <w:ilvl w:val="2"/>
          <w:numId w:val="8"/>
        </w:numPr>
        <w:spacing w:after="0"/>
        <w:rPr>
          <w:rFonts w:ascii="Cambria" w:eastAsiaTheme="minorHAnsi" w:hAnsi="Cambria"/>
          <w:sz w:val="24"/>
          <w:szCs w:val="24"/>
        </w:rPr>
      </w:pPr>
      <w:r w:rsidRPr="00A17A95">
        <w:rPr>
          <w:rFonts w:ascii="Cambria" w:eastAsiaTheme="minorHAnsi" w:hAnsi="Cambria" w:cs="PTSans-Bold"/>
          <w:bCs/>
          <w:sz w:val="24"/>
          <w:szCs w:val="24"/>
        </w:rPr>
        <w:t>FIRSTNAMES</w:t>
      </w:r>
    </w:p>
    <w:p w:rsidR="00493833" w:rsidRPr="00A17A95" w:rsidRDefault="00493833" w:rsidP="00E17516">
      <w:pPr>
        <w:pStyle w:val="ListParagraph"/>
        <w:numPr>
          <w:ilvl w:val="2"/>
          <w:numId w:val="8"/>
        </w:numPr>
        <w:spacing w:after="0"/>
        <w:rPr>
          <w:rFonts w:ascii="Cambria" w:eastAsiaTheme="minorHAnsi" w:hAnsi="Cambria"/>
          <w:sz w:val="24"/>
          <w:szCs w:val="24"/>
        </w:rPr>
      </w:pPr>
      <w:r w:rsidRPr="00A17A95">
        <w:rPr>
          <w:rFonts w:ascii="Cambria" w:eastAsiaTheme="minorHAnsi" w:hAnsi="Cambria" w:cs="PTSans-Bold"/>
          <w:bCs/>
          <w:sz w:val="24"/>
          <w:szCs w:val="24"/>
        </w:rPr>
        <w:t>INFLATION PROTECTOR</w:t>
      </w:r>
    </w:p>
    <w:p w:rsidR="00493833" w:rsidRPr="00A17A95" w:rsidRDefault="00493833"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Bold"/>
          <w:b/>
          <w:bCs/>
          <w:sz w:val="24"/>
          <w:szCs w:val="24"/>
        </w:rPr>
        <w:t>EMPLOYER DEDUCTION</w:t>
      </w:r>
    </w:p>
    <w:p w:rsidR="00493833" w:rsidRPr="00A17A95" w:rsidRDefault="00493833" w:rsidP="00E17516">
      <w:pPr>
        <w:pStyle w:val="ListParagraph"/>
        <w:numPr>
          <w:ilvl w:val="2"/>
          <w:numId w:val="8"/>
        </w:numPr>
        <w:spacing w:after="0"/>
        <w:rPr>
          <w:rFonts w:ascii="Cambria" w:eastAsiaTheme="minorHAnsi" w:hAnsi="Cambria"/>
          <w:sz w:val="24"/>
          <w:szCs w:val="24"/>
        </w:rPr>
      </w:pPr>
      <w:r w:rsidRPr="00A17A95">
        <w:rPr>
          <w:rFonts w:ascii="Cambria" w:eastAsiaTheme="minorHAnsi" w:hAnsi="Cambria" w:cs="PTSans-Regular"/>
          <w:sz w:val="24"/>
          <w:szCs w:val="24"/>
        </w:rPr>
        <w:t>EMPLOYER</w:t>
      </w:r>
    </w:p>
    <w:p w:rsidR="00493833" w:rsidRPr="00A17A95" w:rsidRDefault="00493833" w:rsidP="00E17516">
      <w:pPr>
        <w:pStyle w:val="ListParagraph"/>
        <w:numPr>
          <w:ilvl w:val="2"/>
          <w:numId w:val="8"/>
        </w:numPr>
        <w:spacing w:after="0"/>
        <w:rPr>
          <w:rFonts w:ascii="Cambria" w:eastAsiaTheme="minorHAnsi" w:hAnsi="Cambria"/>
          <w:sz w:val="24"/>
          <w:szCs w:val="24"/>
        </w:rPr>
      </w:pPr>
      <w:r w:rsidRPr="00A17A95">
        <w:rPr>
          <w:rFonts w:ascii="Cambria" w:eastAsiaTheme="minorHAnsi" w:hAnsi="Cambria" w:cs="PTSans-Regular"/>
          <w:sz w:val="24"/>
          <w:szCs w:val="24"/>
        </w:rPr>
        <w:t>SURBURB</w:t>
      </w:r>
    </w:p>
    <w:p w:rsidR="00493833" w:rsidRPr="00A17A95" w:rsidRDefault="00493833" w:rsidP="00E17516">
      <w:pPr>
        <w:pStyle w:val="ListParagraph"/>
        <w:numPr>
          <w:ilvl w:val="2"/>
          <w:numId w:val="8"/>
        </w:numPr>
        <w:spacing w:after="0"/>
        <w:rPr>
          <w:rFonts w:ascii="Cambria" w:eastAsiaTheme="minorHAnsi" w:hAnsi="Cambria"/>
          <w:sz w:val="24"/>
          <w:szCs w:val="24"/>
        </w:rPr>
      </w:pPr>
      <w:r w:rsidRPr="00A17A95">
        <w:rPr>
          <w:rFonts w:ascii="Cambria" w:eastAsiaTheme="minorHAnsi" w:hAnsi="Cambria" w:cs="PTSans-Regular"/>
          <w:sz w:val="24"/>
          <w:szCs w:val="24"/>
        </w:rPr>
        <w:t>TOWN</w:t>
      </w:r>
    </w:p>
    <w:p w:rsidR="00493833" w:rsidRPr="00A17A95" w:rsidRDefault="00493833" w:rsidP="00E17516">
      <w:pPr>
        <w:pStyle w:val="ListParagraph"/>
        <w:numPr>
          <w:ilvl w:val="2"/>
          <w:numId w:val="8"/>
        </w:numPr>
        <w:spacing w:after="0"/>
        <w:rPr>
          <w:rFonts w:ascii="Cambria" w:eastAsiaTheme="minorHAnsi" w:hAnsi="Cambria"/>
          <w:sz w:val="24"/>
          <w:szCs w:val="24"/>
        </w:rPr>
      </w:pPr>
      <w:r w:rsidRPr="00A17A95">
        <w:rPr>
          <w:rFonts w:ascii="Cambria" w:eastAsiaTheme="minorHAnsi" w:hAnsi="Cambria" w:cs="PTSans-Regular"/>
          <w:sz w:val="24"/>
          <w:szCs w:val="24"/>
        </w:rPr>
        <w:t>REGION</w:t>
      </w:r>
    </w:p>
    <w:p w:rsidR="00493833" w:rsidRPr="00A17A95" w:rsidRDefault="005056AC" w:rsidP="00E17516">
      <w:pPr>
        <w:pStyle w:val="ListParagraph"/>
        <w:numPr>
          <w:ilvl w:val="2"/>
          <w:numId w:val="8"/>
        </w:numPr>
        <w:spacing w:after="0"/>
        <w:rPr>
          <w:rFonts w:ascii="Cambria" w:eastAsiaTheme="minorHAnsi" w:hAnsi="Cambria"/>
          <w:sz w:val="24"/>
          <w:szCs w:val="24"/>
        </w:rPr>
      </w:pPr>
      <w:r w:rsidRPr="00A17A95">
        <w:rPr>
          <w:rFonts w:ascii="Cambria" w:eastAsiaTheme="minorHAnsi" w:hAnsi="Cambria" w:cs="PTSans-Regular"/>
          <w:sz w:val="24"/>
          <w:szCs w:val="24"/>
        </w:rPr>
        <w:t>EMPLOYEE NO.</w:t>
      </w:r>
    </w:p>
    <w:p w:rsidR="005056AC" w:rsidRPr="00A17A95" w:rsidRDefault="005056AC" w:rsidP="00E17516">
      <w:pPr>
        <w:pStyle w:val="ListParagraph"/>
        <w:numPr>
          <w:ilvl w:val="2"/>
          <w:numId w:val="8"/>
        </w:numPr>
        <w:spacing w:after="0"/>
        <w:rPr>
          <w:rFonts w:ascii="Cambria" w:eastAsiaTheme="minorHAnsi" w:hAnsi="Cambria"/>
          <w:sz w:val="24"/>
          <w:szCs w:val="24"/>
        </w:rPr>
      </w:pPr>
      <w:r w:rsidRPr="00A17A95">
        <w:rPr>
          <w:rFonts w:ascii="Cambria" w:eastAsiaTheme="minorHAnsi" w:hAnsi="Cambria" w:cs="PTSans-Regular"/>
          <w:sz w:val="24"/>
          <w:szCs w:val="24"/>
        </w:rPr>
        <w:t>PREMIUM</w:t>
      </w:r>
    </w:p>
    <w:p w:rsidR="005056AC" w:rsidRPr="00A17A95" w:rsidRDefault="005056AC"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Bold"/>
          <w:b/>
          <w:bCs/>
          <w:sz w:val="24"/>
          <w:szCs w:val="24"/>
        </w:rPr>
        <w:t>BANK DEDUCTION</w:t>
      </w:r>
    </w:p>
    <w:p w:rsidR="005056AC" w:rsidRPr="00A17A95" w:rsidRDefault="005056AC" w:rsidP="00E17516">
      <w:pPr>
        <w:pStyle w:val="ListParagraph"/>
        <w:numPr>
          <w:ilvl w:val="2"/>
          <w:numId w:val="8"/>
        </w:numPr>
        <w:spacing w:after="0"/>
        <w:rPr>
          <w:rFonts w:ascii="Cambria" w:eastAsiaTheme="minorHAnsi" w:hAnsi="Cambria"/>
          <w:sz w:val="24"/>
          <w:szCs w:val="24"/>
        </w:rPr>
      </w:pPr>
      <w:r w:rsidRPr="00A17A95">
        <w:rPr>
          <w:rFonts w:ascii="Cambria" w:eastAsiaTheme="minorHAnsi" w:hAnsi="Cambria" w:cs="PTSans-Regular"/>
          <w:sz w:val="24"/>
          <w:szCs w:val="24"/>
        </w:rPr>
        <w:t>BANK NAME</w:t>
      </w:r>
    </w:p>
    <w:p w:rsidR="005056AC" w:rsidRPr="00A17A95" w:rsidRDefault="005056AC" w:rsidP="00E17516">
      <w:pPr>
        <w:pStyle w:val="ListParagraph"/>
        <w:numPr>
          <w:ilvl w:val="2"/>
          <w:numId w:val="8"/>
        </w:numPr>
        <w:spacing w:after="0"/>
        <w:rPr>
          <w:rFonts w:ascii="Cambria" w:eastAsiaTheme="minorHAnsi" w:hAnsi="Cambria"/>
          <w:sz w:val="24"/>
          <w:szCs w:val="24"/>
        </w:rPr>
      </w:pPr>
      <w:r w:rsidRPr="00A17A95">
        <w:rPr>
          <w:rFonts w:ascii="Cambria" w:eastAsiaTheme="minorHAnsi" w:hAnsi="Cambria" w:cs="PTSans-Regular"/>
          <w:sz w:val="24"/>
          <w:szCs w:val="24"/>
        </w:rPr>
        <w:t>BRANCH</w:t>
      </w:r>
    </w:p>
    <w:p w:rsidR="005056AC" w:rsidRPr="00A17A95" w:rsidRDefault="005056AC" w:rsidP="00E17516">
      <w:pPr>
        <w:pStyle w:val="ListParagraph"/>
        <w:numPr>
          <w:ilvl w:val="2"/>
          <w:numId w:val="8"/>
        </w:numPr>
        <w:spacing w:after="0"/>
        <w:rPr>
          <w:rFonts w:ascii="Cambria" w:eastAsiaTheme="minorHAnsi" w:hAnsi="Cambria"/>
          <w:sz w:val="24"/>
          <w:szCs w:val="24"/>
        </w:rPr>
      </w:pPr>
      <w:r w:rsidRPr="00A17A95">
        <w:rPr>
          <w:rFonts w:ascii="Cambria" w:eastAsiaTheme="minorHAnsi" w:hAnsi="Cambria" w:cs="PTSans-Regular"/>
          <w:sz w:val="24"/>
          <w:szCs w:val="24"/>
        </w:rPr>
        <w:t>ACCOUNT TYPE (CURRENT,SAVINGS)</w:t>
      </w:r>
    </w:p>
    <w:p w:rsidR="005056AC" w:rsidRPr="00A17A95" w:rsidRDefault="005056AC" w:rsidP="00E17516">
      <w:pPr>
        <w:pStyle w:val="ListParagraph"/>
        <w:numPr>
          <w:ilvl w:val="2"/>
          <w:numId w:val="8"/>
        </w:numPr>
        <w:spacing w:after="0"/>
        <w:rPr>
          <w:rFonts w:ascii="Cambria" w:eastAsiaTheme="minorHAnsi" w:hAnsi="Cambria"/>
          <w:sz w:val="24"/>
          <w:szCs w:val="24"/>
        </w:rPr>
      </w:pPr>
      <w:r w:rsidRPr="00A17A95">
        <w:rPr>
          <w:rFonts w:ascii="Cambria" w:eastAsiaTheme="minorHAnsi" w:hAnsi="Cambria" w:cs="PTSans-Regular"/>
          <w:sz w:val="24"/>
          <w:szCs w:val="24"/>
        </w:rPr>
        <w:t>ACCOUNT NAME</w:t>
      </w:r>
    </w:p>
    <w:p w:rsidR="00015811" w:rsidRPr="00A17A95" w:rsidRDefault="005056AC" w:rsidP="00015811">
      <w:pPr>
        <w:pStyle w:val="ListParagraph"/>
        <w:numPr>
          <w:ilvl w:val="2"/>
          <w:numId w:val="8"/>
        </w:numPr>
        <w:autoSpaceDE w:val="0"/>
        <w:autoSpaceDN w:val="0"/>
        <w:adjustRightInd w:val="0"/>
        <w:spacing w:after="0"/>
        <w:ind w:left="2154" w:hanging="357"/>
        <w:rPr>
          <w:rFonts w:ascii="Cambria" w:eastAsiaTheme="minorHAnsi" w:hAnsi="Cambria" w:cs="Helvetica-Bold"/>
          <w:bCs/>
        </w:rPr>
      </w:pPr>
      <w:r w:rsidRPr="00A17A95">
        <w:rPr>
          <w:rFonts w:ascii="Cambria" w:eastAsiaTheme="minorHAnsi" w:hAnsi="Cambria" w:cs="PTSans-Regular"/>
          <w:sz w:val="24"/>
          <w:szCs w:val="24"/>
        </w:rPr>
        <w:t>ACCOUNT NO</w:t>
      </w:r>
      <w:r w:rsidR="00015811" w:rsidRPr="00A17A95">
        <w:rPr>
          <w:rFonts w:ascii="Cambria" w:eastAsiaTheme="minorHAnsi" w:hAnsi="Cambria" w:cs="PTSans-Regular"/>
          <w:sz w:val="24"/>
          <w:szCs w:val="24"/>
        </w:rPr>
        <w:t xml:space="preserve"> (</w:t>
      </w:r>
      <w:r w:rsidR="00015811" w:rsidRPr="00A17A95">
        <w:rPr>
          <w:rFonts w:ascii="Cambria" w:eastAsiaTheme="minorHAnsi" w:hAnsi="Cambria" w:cs="Helvetica-Bold"/>
          <w:bCs/>
        </w:rPr>
        <w:t>The system should validate the bank account given by the client against the format parameters provided per bank)</w:t>
      </w:r>
    </w:p>
    <w:p w:rsidR="005056AC" w:rsidRPr="00A17A95" w:rsidRDefault="005056AC" w:rsidP="00015811">
      <w:pPr>
        <w:pStyle w:val="ListParagraph"/>
        <w:numPr>
          <w:ilvl w:val="2"/>
          <w:numId w:val="8"/>
        </w:numPr>
        <w:spacing w:after="0"/>
        <w:ind w:left="2154" w:hanging="357"/>
        <w:rPr>
          <w:rFonts w:ascii="Cambria" w:eastAsiaTheme="minorHAnsi" w:hAnsi="Cambria"/>
          <w:sz w:val="24"/>
          <w:szCs w:val="24"/>
        </w:rPr>
      </w:pPr>
      <w:r w:rsidRPr="00A17A95">
        <w:rPr>
          <w:rFonts w:ascii="Cambria" w:eastAsiaTheme="minorHAnsi" w:hAnsi="Cambria" w:cs="PTSans-Regular"/>
          <w:sz w:val="24"/>
          <w:szCs w:val="24"/>
        </w:rPr>
        <w:t>BRANCH CODE</w:t>
      </w:r>
    </w:p>
    <w:p w:rsidR="005056AC" w:rsidRPr="00A17A95" w:rsidRDefault="005056AC" w:rsidP="00E17516">
      <w:pPr>
        <w:pStyle w:val="ListParagraph"/>
        <w:numPr>
          <w:ilvl w:val="2"/>
          <w:numId w:val="8"/>
        </w:numPr>
        <w:spacing w:after="0"/>
        <w:rPr>
          <w:rFonts w:ascii="Cambria" w:eastAsiaTheme="minorHAnsi" w:hAnsi="Cambria"/>
          <w:sz w:val="24"/>
          <w:szCs w:val="24"/>
        </w:rPr>
      </w:pPr>
      <w:r w:rsidRPr="00A17A95">
        <w:rPr>
          <w:rFonts w:ascii="Cambria" w:eastAsiaTheme="minorHAnsi" w:hAnsi="Cambria" w:cs="PTSans-Regular"/>
          <w:sz w:val="24"/>
          <w:szCs w:val="24"/>
        </w:rPr>
        <w:t>PREMIUM</w:t>
      </w:r>
    </w:p>
    <w:p w:rsidR="005056AC" w:rsidRPr="00A17A95" w:rsidRDefault="005056AC"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Regular"/>
          <w:sz w:val="24"/>
          <w:szCs w:val="24"/>
        </w:rPr>
        <w:t>SIGNATURE</w:t>
      </w:r>
    </w:p>
    <w:p w:rsidR="005056AC" w:rsidRPr="00A17A95" w:rsidRDefault="005056AC" w:rsidP="00E17516">
      <w:pPr>
        <w:pStyle w:val="ListParagraph"/>
        <w:numPr>
          <w:ilvl w:val="1"/>
          <w:numId w:val="8"/>
        </w:numPr>
        <w:spacing w:after="0"/>
        <w:rPr>
          <w:rFonts w:ascii="Cambria" w:eastAsiaTheme="minorHAnsi" w:hAnsi="Cambria"/>
          <w:sz w:val="24"/>
          <w:szCs w:val="24"/>
        </w:rPr>
      </w:pPr>
      <w:r w:rsidRPr="00A17A95">
        <w:rPr>
          <w:rFonts w:ascii="Cambria" w:eastAsiaTheme="minorHAnsi" w:hAnsi="Cambria" w:cs="PTSans-Regular"/>
          <w:sz w:val="24"/>
          <w:szCs w:val="24"/>
        </w:rPr>
        <w:t>DATE</w:t>
      </w:r>
    </w:p>
    <w:p w:rsidR="00843871" w:rsidRPr="00A17A95" w:rsidRDefault="0005517F" w:rsidP="0005517F">
      <w:pPr>
        <w:pStyle w:val="Heading3"/>
        <w:rPr>
          <w:rFonts w:ascii="Cambria" w:eastAsiaTheme="minorHAnsi" w:hAnsi="Cambria"/>
        </w:rPr>
      </w:pPr>
      <w:bookmarkStart w:id="163" w:name="_Toc371586370"/>
      <w:r w:rsidRPr="00A17A95">
        <w:rPr>
          <w:rFonts w:ascii="Cambria" w:eastAsiaTheme="minorHAnsi" w:hAnsi="Cambria"/>
        </w:rPr>
        <w:lastRenderedPageBreak/>
        <w:t>Rate Books</w:t>
      </w:r>
      <w:bookmarkEnd w:id="163"/>
    </w:p>
    <w:p w:rsidR="0005517F" w:rsidRPr="00A17A95" w:rsidRDefault="0005517F" w:rsidP="0005517F">
      <w:pPr>
        <w:pStyle w:val="Heading3"/>
        <w:rPr>
          <w:rFonts w:ascii="Cambria" w:eastAsiaTheme="minorHAnsi" w:hAnsi="Cambria"/>
        </w:rPr>
      </w:pPr>
      <w:bookmarkStart w:id="164" w:name="_Toc371586371"/>
      <w:r w:rsidRPr="00A17A95">
        <w:rPr>
          <w:rFonts w:ascii="Cambria" w:eastAsiaTheme="minorHAnsi" w:hAnsi="Cambria"/>
        </w:rPr>
        <w:t>Underwriting Rules Manual</w:t>
      </w:r>
      <w:bookmarkEnd w:id="164"/>
    </w:p>
    <w:p w:rsidR="00484DFB" w:rsidRDefault="00484DFB" w:rsidP="00484DFB">
      <w:pPr>
        <w:pStyle w:val="Heading3"/>
        <w:rPr>
          <w:rFonts w:ascii="Cambria" w:eastAsiaTheme="minorHAnsi" w:hAnsi="Cambria"/>
        </w:rPr>
      </w:pPr>
      <w:bookmarkStart w:id="165" w:name="_Toc371586372"/>
      <w:r w:rsidRPr="00A17A95">
        <w:rPr>
          <w:rFonts w:ascii="Cambria" w:eastAsiaTheme="minorHAnsi" w:hAnsi="Cambria"/>
        </w:rPr>
        <w:t xml:space="preserve">Compulsory </w:t>
      </w:r>
      <w:r w:rsidR="007E2FA7" w:rsidRPr="00A17A95">
        <w:rPr>
          <w:rFonts w:ascii="Cambria" w:eastAsiaTheme="minorHAnsi" w:hAnsi="Cambria"/>
        </w:rPr>
        <w:t xml:space="preserve">&amp; Validation </w:t>
      </w:r>
      <w:r w:rsidRPr="00A17A95">
        <w:rPr>
          <w:rFonts w:ascii="Cambria" w:eastAsiaTheme="minorHAnsi" w:hAnsi="Cambria"/>
        </w:rPr>
        <w:t>fields</w:t>
      </w:r>
      <w:bookmarkEnd w:id="165"/>
    </w:p>
    <w:p w:rsidR="00451D8A" w:rsidRPr="00451D8A" w:rsidRDefault="00451D8A" w:rsidP="00F47CFD">
      <w:pPr>
        <w:pStyle w:val="Heading4"/>
        <w:ind w:left="1276" w:hanging="992"/>
      </w:pPr>
      <w:bookmarkStart w:id="166" w:name="_Toc371586373"/>
      <w:bookmarkStart w:id="167" w:name="OLE_LINK1"/>
      <w:bookmarkStart w:id="168" w:name="OLE_LINK2"/>
      <w:r w:rsidRPr="00F47CFD">
        <w:t>PERSONAL</w:t>
      </w:r>
      <w:r w:rsidRPr="00451D8A">
        <w:t xml:space="preserve"> DETAILS</w:t>
      </w:r>
      <w:bookmarkEnd w:id="166"/>
    </w:p>
    <w:p w:rsidR="00451D8A" w:rsidRPr="00451D8A" w:rsidRDefault="00451D8A" w:rsidP="0009604A">
      <w:pPr>
        <w:pStyle w:val="ListParagraph"/>
        <w:numPr>
          <w:ilvl w:val="0"/>
          <w:numId w:val="99"/>
        </w:numPr>
        <w:contextualSpacing/>
        <w:rPr>
          <w:rFonts w:ascii="Cambria" w:hAnsi="Cambria"/>
          <w:sz w:val="24"/>
          <w:szCs w:val="24"/>
        </w:rPr>
      </w:pPr>
      <w:r w:rsidRPr="00451D8A">
        <w:rPr>
          <w:rFonts w:ascii="Cambria" w:hAnsi="Cambria"/>
          <w:sz w:val="24"/>
          <w:szCs w:val="24"/>
        </w:rPr>
        <w:t>Title</w:t>
      </w:r>
    </w:p>
    <w:p w:rsidR="00451D8A" w:rsidRPr="00451D8A" w:rsidRDefault="00451D8A" w:rsidP="0009604A">
      <w:pPr>
        <w:pStyle w:val="ListParagraph"/>
        <w:numPr>
          <w:ilvl w:val="0"/>
          <w:numId w:val="99"/>
        </w:numPr>
        <w:contextualSpacing/>
        <w:rPr>
          <w:rFonts w:ascii="Cambria" w:hAnsi="Cambria"/>
          <w:sz w:val="24"/>
          <w:szCs w:val="24"/>
        </w:rPr>
      </w:pPr>
      <w:r w:rsidRPr="00451D8A">
        <w:rPr>
          <w:rFonts w:ascii="Cambria" w:hAnsi="Cambria"/>
          <w:sz w:val="24"/>
          <w:szCs w:val="24"/>
        </w:rPr>
        <w:t>First name</w:t>
      </w:r>
    </w:p>
    <w:p w:rsidR="00451D8A" w:rsidRPr="00451D8A" w:rsidRDefault="00451D8A" w:rsidP="0009604A">
      <w:pPr>
        <w:pStyle w:val="ListParagraph"/>
        <w:numPr>
          <w:ilvl w:val="0"/>
          <w:numId w:val="99"/>
        </w:numPr>
        <w:contextualSpacing/>
        <w:rPr>
          <w:rFonts w:ascii="Cambria" w:hAnsi="Cambria"/>
          <w:sz w:val="24"/>
          <w:szCs w:val="24"/>
        </w:rPr>
      </w:pPr>
      <w:r w:rsidRPr="00451D8A">
        <w:rPr>
          <w:rFonts w:ascii="Cambria" w:hAnsi="Cambria"/>
          <w:sz w:val="24"/>
          <w:szCs w:val="24"/>
        </w:rPr>
        <w:t>Surname</w:t>
      </w:r>
    </w:p>
    <w:p w:rsidR="00451D8A" w:rsidRPr="00451D8A" w:rsidRDefault="00451D8A" w:rsidP="0009604A">
      <w:pPr>
        <w:pStyle w:val="ListParagraph"/>
        <w:numPr>
          <w:ilvl w:val="0"/>
          <w:numId w:val="99"/>
        </w:numPr>
        <w:contextualSpacing/>
        <w:rPr>
          <w:rFonts w:ascii="Cambria" w:hAnsi="Cambria"/>
          <w:sz w:val="24"/>
          <w:szCs w:val="24"/>
        </w:rPr>
      </w:pPr>
      <w:r w:rsidRPr="00451D8A">
        <w:rPr>
          <w:rFonts w:ascii="Cambria" w:hAnsi="Cambria"/>
          <w:sz w:val="24"/>
          <w:szCs w:val="24"/>
        </w:rPr>
        <w:t>Marital Status</w:t>
      </w:r>
    </w:p>
    <w:p w:rsidR="00451D8A" w:rsidRPr="00451D8A" w:rsidRDefault="00451D8A" w:rsidP="0009604A">
      <w:pPr>
        <w:pStyle w:val="ListParagraph"/>
        <w:numPr>
          <w:ilvl w:val="0"/>
          <w:numId w:val="99"/>
        </w:numPr>
        <w:contextualSpacing/>
        <w:rPr>
          <w:rFonts w:ascii="Cambria" w:hAnsi="Cambria"/>
          <w:sz w:val="24"/>
          <w:szCs w:val="24"/>
        </w:rPr>
      </w:pPr>
      <w:r w:rsidRPr="00451D8A">
        <w:rPr>
          <w:rFonts w:ascii="Cambria" w:hAnsi="Cambria"/>
          <w:sz w:val="24"/>
          <w:szCs w:val="24"/>
        </w:rPr>
        <w:t xml:space="preserve">Date of Birth </w:t>
      </w:r>
    </w:p>
    <w:p w:rsidR="00451D8A" w:rsidRPr="00451D8A" w:rsidRDefault="00451D8A" w:rsidP="0009604A">
      <w:pPr>
        <w:pStyle w:val="ListParagraph"/>
        <w:numPr>
          <w:ilvl w:val="0"/>
          <w:numId w:val="99"/>
        </w:numPr>
        <w:contextualSpacing/>
        <w:rPr>
          <w:rFonts w:ascii="Cambria" w:hAnsi="Cambria"/>
          <w:sz w:val="24"/>
          <w:szCs w:val="24"/>
        </w:rPr>
      </w:pPr>
      <w:r w:rsidRPr="00451D8A">
        <w:rPr>
          <w:rFonts w:ascii="Cambria" w:hAnsi="Cambria"/>
          <w:sz w:val="24"/>
          <w:szCs w:val="24"/>
        </w:rPr>
        <w:t>Gender</w:t>
      </w:r>
    </w:p>
    <w:p w:rsidR="00451D8A" w:rsidRPr="00451D8A" w:rsidRDefault="00451D8A" w:rsidP="0009604A">
      <w:pPr>
        <w:pStyle w:val="ListParagraph"/>
        <w:numPr>
          <w:ilvl w:val="0"/>
          <w:numId w:val="99"/>
        </w:numPr>
        <w:contextualSpacing/>
        <w:rPr>
          <w:rFonts w:ascii="Cambria" w:hAnsi="Cambria"/>
          <w:sz w:val="24"/>
          <w:szCs w:val="24"/>
        </w:rPr>
      </w:pPr>
      <w:r w:rsidRPr="00451D8A">
        <w:rPr>
          <w:rFonts w:ascii="Cambria" w:hAnsi="Cambria"/>
          <w:sz w:val="24"/>
          <w:szCs w:val="24"/>
        </w:rPr>
        <w:t>Cell phone number</w:t>
      </w:r>
    </w:p>
    <w:p w:rsidR="00451D8A" w:rsidRPr="00F47CFD" w:rsidRDefault="00451D8A" w:rsidP="0009604A">
      <w:pPr>
        <w:pStyle w:val="ListParagraph"/>
        <w:numPr>
          <w:ilvl w:val="0"/>
          <w:numId w:val="100"/>
        </w:numPr>
        <w:rPr>
          <w:rFonts w:ascii="Cambria" w:hAnsi="Cambria"/>
        </w:rPr>
      </w:pPr>
      <w:r w:rsidRPr="00F47CFD">
        <w:rPr>
          <w:rFonts w:ascii="Cambria" w:hAnsi="Cambria"/>
          <w:b/>
        </w:rPr>
        <w:t>POSTAL ADDRESS OR EMAIL ADDRESS</w:t>
      </w:r>
      <w:r w:rsidRPr="00F47CFD">
        <w:rPr>
          <w:rFonts w:ascii="Cambria" w:hAnsi="Cambria"/>
        </w:rPr>
        <w:t xml:space="preserve"> should be mandatory</w:t>
      </w:r>
    </w:p>
    <w:p w:rsidR="00451D8A" w:rsidRPr="00F47CFD" w:rsidRDefault="00451D8A" w:rsidP="0009604A">
      <w:pPr>
        <w:pStyle w:val="ListParagraph"/>
        <w:numPr>
          <w:ilvl w:val="0"/>
          <w:numId w:val="100"/>
        </w:numPr>
        <w:rPr>
          <w:rFonts w:ascii="Cambria" w:hAnsi="Cambria"/>
          <w:b/>
        </w:rPr>
      </w:pPr>
      <w:r w:rsidRPr="00F47CFD">
        <w:rPr>
          <w:rFonts w:ascii="Cambria" w:hAnsi="Cambria"/>
          <w:b/>
        </w:rPr>
        <w:t>TRUSTEE INFORMATION</w:t>
      </w:r>
    </w:p>
    <w:p w:rsidR="00451D8A" w:rsidRPr="00451D8A" w:rsidRDefault="00451D8A" w:rsidP="0009604A">
      <w:pPr>
        <w:pStyle w:val="ListParagraph"/>
        <w:numPr>
          <w:ilvl w:val="1"/>
          <w:numId w:val="100"/>
        </w:numPr>
        <w:contextualSpacing/>
        <w:rPr>
          <w:rFonts w:ascii="Cambria" w:hAnsi="Cambria"/>
          <w:sz w:val="24"/>
          <w:szCs w:val="24"/>
        </w:rPr>
      </w:pPr>
      <w:r w:rsidRPr="00451D8A">
        <w:rPr>
          <w:rFonts w:ascii="Cambria" w:hAnsi="Cambria"/>
          <w:sz w:val="24"/>
          <w:szCs w:val="24"/>
        </w:rPr>
        <w:t>Trustee First name</w:t>
      </w:r>
    </w:p>
    <w:p w:rsidR="00451D8A" w:rsidRPr="00451D8A" w:rsidRDefault="00451D8A" w:rsidP="0009604A">
      <w:pPr>
        <w:pStyle w:val="ListParagraph"/>
        <w:numPr>
          <w:ilvl w:val="1"/>
          <w:numId w:val="100"/>
        </w:numPr>
        <w:contextualSpacing/>
        <w:rPr>
          <w:rFonts w:ascii="Cambria" w:hAnsi="Cambria"/>
          <w:sz w:val="24"/>
          <w:szCs w:val="24"/>
        </w:rPr>
      </w:pPr>
      <w:r w:rsidRPr="00451D8A">
        <w:rPr>
          <w:rFonts w:ascii="Cambria" w:hAnsi="Cambria"/>
          <w:sz w:val="24"/>
          <w:szCs w:val="24"/>
        </w:rPr>
        <w:t>Trustee Family name</w:t>
      </w:r>
    </w:p>
    <w:p w:rsidR="00451D8A" w:rsidRPr="00451D8A" w:rsidRDefault="00451D8A" w:rsidP="0009604A">
      <w:pPr>
        <w:pStyle w:val="ListParagraph"/>
        <w:numPr>
          <w:ilvl w:val="1"/>
          <w:numId w:val="100"/>
        </w:numPr>
        <w:contextualSpacing/>
        <w:rPr>
          <w:rFonts w:ascii="Cambria" w:hAnsi="Cambria"/>
          <w:sz w:val="24"/>
          <w:szCs w:val="24"/>
        </w:rPr>
      </w:pPr>
      <w:r w:rsidRPr="00451D8A">
        <w:rPr>
          <w:rFonts w:ascii="Cambria" w:hAnsi="Cambria"/>
          <w:sz w:val="24"/>
          <w:szCs w:val="24"/>
        </w:rPr>
        <w:t>Date of Birth</w:t>
      </w:r>
    </w:p>
    <w:p w:rsidR="00451D8A" w:rsidRPr="00451D8A" w:rsidRDefault="00451D8A" w:rsidP="0009604A">
      <w:pPr>
        <w:pStyle w:val="ListParagraph"/>
        <w:numPr>
          <w:ilvl w:val="1"/>
          <w:numId w:val="100"/>
        </w:numPr>
        <w:contextualSpacing/>
        <w:rPr>
          <w:rFonts w:ascii="Cambria" w:hAnsi="Cambria"/>
          <w:sz w:val="24"/>
          <w:szCs w:val="24"/>
        </w:rPr>
      </w:pPr>
      <w:r w:rsidRPr="00451D8A">
        <w:rPr>
          <w:rFonts w:ascii="Cambria" w:hAnsi="Cambria"/>
          <w:sz w:val="24"/>
          <w:szCs w:val="24"/>
        </w:rPr>
        <w:t>Cell phone number</w:t>
      </w:r>
    </w:p>
    <w:p w:rsidR="00451D8A" w:rsidRPr="00451D8A" w:rsidRDefault="00451D8A" w:rsidP="0009604A">
      <w:pPr>
        <w:pStyle w:val="ListParagraph"/>
        <w:numPr>
          <w:ilvl w:val="1"/>
          <w:numId w:val="100"/>
        </w:numPr>
        <w:contextualSpacing/>
        <w:rPr>
          <w:rFonts w:ascii="Cambria" w:hAnsi="Cambria"/>
          <w:sz w:val="24"/>
          <w:szCs w:val="24"/>
        </w:rPr>
      </w:pPr>
      <w:r w:rsidRPr="00451D8A">
        <w:rPr>
          <w:rFonts w:ascii="Cambria" w:hAnsi="Cambria"/>
          <w:sz w:val="24"/>
          <w:szCs w:val="24"/>
        </w:rPr>
        <w:t>Trustee relationship to the policy holder</w:t>
      </w:r>
    </w:p>
    <w:p w:rsidR="00451D8A" w:rsidRPr="00F47CFD" w:rsidRDefault="00451D8A" w:rsidP="00F47CFD">
      <w:pPr>
        <w:pStyle w:val="ListParagraph"/>
        <w:numPr>
          <w:ilvl w:val="0"/>
          <w:numId w:val="34"/>
        </w:numPr>
        <w:rPr>
          <w:rFonts w:ascii="Cambria" w:hAnsi="Cambria"/>
        </w:rPr>
      </w:pPr>
      <w:r w:rsidRPr="00F47CFD">
        <w:rPr>
          <w:rFonts w:ascii="Cambria" w:hAnsi="Cambria"/>
        </w:rPr>
        <w:t>Policy duration (Educational Support Plan) is a mandatory field</w:t>
      </w:r>
    </w:p>
    <w:p w:rsidR="00451D8A" w:rsidRPr="00F47CFD" w:rsidRDefault="00451D8A" w:rsidP="00F47CFD">
      <w:pPr>
        <w:pStyle w:val="ListParagraph"/>
        <w:numPr>
          <w:ilvl w:val="0"/>
          <w:numId w:val="34"/>
        </w:numPr>
        <w:rPr>
          <w:rFonts w:ascii="Cambria" w:hAnsi="Cambria"/>
        </w:rPr>
      </w:pPr>
      <w:r w:rsidRPr="00F47CFD">
        <w:rPr>
          <w:rFonts w:ascii="Cambria" w:hAnsi="Cambria"/>
        </w:rPr>
        <w:t>Plan type (Express Farewell Plan) is a mandatory field</w:t>
      </w:r>
    </w:p>
    <w:p w:rsidR="00451D8A" w:rsidRPr="00F47CFD" w:rsidRDefault="00451D8A" w:rsidP="00F47CFD">
      <w:pPr>
        <w:pStyle w:val="ListParagraph"/>
        <w:numPr>
          <w:ilvl w:val="0"/>
          <w:numId w:val="34"/>
        </w:numPr>
        <w:rPr>
          <w:rFonts w:ascii="Cambria" w:hAnsi="Cambria"/>
        </w:rPr>
      </w:pPr>
      <w:r w:rsidRPr="00F47CFD">
        <w:rPr>
          <w:rFonts w:ascii="Cambria" w:hAnsi="Cambria"/>
        </w:rPr>
        <w:t>Payment method is a mandatory field</w:t>
      </w:r>
    </w:p>
    <w:p w:rsidR="00451D8A" w:rsidRPr="00F47CFD" w:rsidRDefault="00451D8A" w:rsidP="00F47CFD">
      <w:pPr>
        <w:pStyle w:val="ListParagraph"/>
        <w:numPr>
          <w:ilvl w:val="0"/>
          <w:numId w:val="34"/>
        </w:numPr>
        <w:rPr>
          <w:rFonts w:ascii="Cambria" w:hAnsi="Cambria"/>
          <w:b/>
        </w:rPr>
      </w:pPr>
      <w:r w:rsidRPr="00F47CFD">
        <w:rPr>
          <w:rFonts w:ascii="Cambria" w:hAnsi="Cambria"/>
          <w:b/>
        </w:rPr>
        <w:t>Premium Deduction</w:t>
      </w:r>
    </w:p>
    <w:p w:rsidR="00451D8A" w:rsidRPr="00451D8A" w:rsidRDefault="00451D8A" w:rsidP="0009604A">
      <w:pPr>
        <w:pStyle w:val="ListParagraph"/>
        <w:numPr>
          <w:ilvl w:val="0"/>
          <w:numId w:val="101"/>
        </w:numPr>
        <w:contextualSpacing/>
        <w:rPr>
          <w:rFonts w:ascii="Cambria" w:hAnsi="Cambria"/>
          <w:sz w:val="24"/>
          <w:szCs w:val="24"/>
        </w:rPr>
      </w:pPr>
      <w:r w:rsidRPr="00451D8A">
        <w:rPr>
          <w:rFonts w:ascii="Cambria" w:hAnsi="Cambria"/>
          <w:sz w:val="24"/>
          <w:szCs w:val="24"/>
        </w:rPr>
        <w:t xml:space="preserve">Payer first names </w:t>
      </w:r>
    </w:p>
    <w:p w:rsidR="00451D8A" w:rsidRPr="00451D8A" w:rsidRDefault="00451D8A" w:rsidP="0009604A">
      <w:pPr>
        <w:pStyle w:val="ListParagraph"/>
        <w:numPr>
          <w:ilvl w:val="0"/>
          <w:numId w:val="101"/>
        </w:numPr>
        <w:contextualSpacing/>
        <w:rPr>
          <w:rFonts w:ascii="Cambria" w:hAnsi="Cambria"/>
          <w:sz w:val="24"/>
          <w:szCs w:val="24"/>
        </w:rPr>
      </w:pPr>
      <w:r w:rsidRPr="00451D8A">
        <w:rPr>
          <w:rFonts w:ascii="Cambria" w:hAnsi="Cambria"/>
          <w:sz w:val="24"/>
          <w:szCs w:val="24"/>
        </w:rPr>
        <w:t>Payer Surname</w:t>
      </w:r>
    </w:p>
    <w:p w:rsidR="00451D8A" w:rsidRPr="00F47CFD" w:rsidRDefault="00451D8A" w:rsidP="00F47CFD">
      <w:pPr>
        <w:pStyle w:val="ListParagraph"/>
        <w:numPr>
          <w:ilvl w:val="0"/>
          <w:numId w:val="34"/>
        </w:numPr>
        <w:rPr>
          <w:rFonts w:ascii="Cambria" w:hAnsi="Cambria"/>
        </w:rPr>
      </w:pPr>
      <w:r w:rsidRPr="00F47CFD">
        <w:rPr>
          <w:rFonts w:ascii="Cambria" w:hAnsi="Cambria"/>
        </w:rPr>
        <w:t>The following dates are mandatory fields:</w:t>
      </w:r>
    </w:p>
    <w:p w:rsidR="00451D8A" w:rsidRPr="00451D8A" w:rsidRDefault="00451D8A" w:rsidP="0009604A">
      <w:pPr>
        <w:pStyle w:val="ListParagraph"/>
        <w:numPr>
          <w:ilvl w:val="0"/>
          <w:numId w:val="102"/>
        </w:numPr>
        <w:contextualSpacing/>
        <w:rPr>
          <w:rFonts w:ascii="Cambria" w:hAnsi="Cambria"/>
          <w:sz w:val="24"/>
          <w:szCs w:val="24"/>
        </w:rPr>
      </w:pPr>
      <w:r w:rsidRPr="00451D8A">
        <w:rPr>
          <w:rFonts w:ascii="Cambria" w:hAnsi="Cambria"/>
          <w:sz w:val="24"/>
          <w:szCs w:val="24"/>
        </w:rPr>
        <w:t>Payer signed date</w:t>
      </w:r>
    </w:p>
    <w:p w:rsidR="00451D8A" w:rsidRPr="00451D8A" w:rsidRDefault="00451D8A" w:rsidP="0009604A">
      <w:pPr>
        <w:pStyle w:val="ListParagraph"/>
        <w:numPr>
          <w:ilvl w:val="0"/>
          <w:numId w:val="102"/>
        </w:numPr>
        <w:contextualSpacing/>
        <w:rPr>
          <w:rFonts w:ascii="Cambria" w:hAnsi="Cambria"/>
          <w:sz w:val="24"/>
          <w:szCs w:val="24"/>
        </w:rPr>
      </w:pPr>
      <w:r w:rsidRPr="00451D8A">
        <w:rPr>
          <w:rFonts w:ascii="Cambria" w:hAnsi="Cambria"/>
          <w:sz w:val="24"/>
          <w:szCs w:val="24"/>
        </w:rPr>
        <w:t>Main signed date</w:t>
      </w:r>
    </w:p>
    <w:p w:rsidR="00451D8A" w:rsidRPr="00451D8A" w:rsidRDefault="00451D8A" w:rsidP="0009604A">
      <w:pPr>
        <w:pStyle w:val="ListParagraph"/>
        <w:numPr>
          <w:ilvl w:val="0"/>
          <w:numId w:val="102"/>
        </w:numPr>
        <w:contextualSpacing/>
        <w:rPr>
          <w:rFonts w:ascii="Cambria" w:hAnsi="Cambria"/>
          <w:sz w:val="24"/>
          <w:szCs w:val="24"/>
        </w:rPr>
      </w:pPr>
      <w:r w:rsidRPr="00451D8A">
        <w:rPr>
          <w:rFonts w:ascii="Cambria" w:hAnsi="Cambria"/>
          <w:sz w:val="24"/>
          <w:szCs w:val="24"/>
        </w:rPr>
        <w:t>Issue date</w:t>
      </w:r>
    </w:p>
    <w:p w:rsidR="00451D8A" w:rsidRPr="00F47CFD" w:rsidRDefault="00451D8A" w:rsidP="00F47CFD">
      <w:pPr>
        <w:pStyle w:val="ListParagraph"/>
        <w:numPr>
          <w:ilvl w:val="0"/>
          <w:numId w:val="34"/>
        </w:numPr>
        <w:rPr>
          <w:rFonts w:ascii="Cambria" w:eastAsiaTheme="minorHAnsi" w:hAnsi="Cambria"/>
        </w:rPr>
      </w:pPr>
      <w:r w:rsidRPr="00F47CFD">
        <w:rPr>
          <w:rFonts w:ascii="Cambria" w:hAnsi="Cambria"/>
        </w:rPr>
        <w:t>Bank Deduction – bank deduction section should follow the structure given by</w:t>
      </w:r>
      <w:bookmarkEnd w:id="167"/>
      <w:bookmarkEnd w:id="168"/>
    </w:p>
    <w:p w:rsidR="0018709D" w:rsidRPr="00A17A95" w:rsidRDefault="0018709D" w:rsidP="0018709D">
      <w:pPr>
        <w:pStyle w:val="Heading2"/>
        <w:rPr>
          <w:rFonts w:ascii="Cambria" w:eastAsiaTheme="minorHAnsi" w:hAnsi="Cambria"/>
        </w:rPr>
      </w:pPr>
      <w:bookmarkStart w:id="169" w:name="_Toc371586374"/>
      <w:r w:rsidRPr="00A17A95">
        <w:rPr>
          <w:rFonts w:ascii="Cambria" w:eastAsiaTheme="minorHAnsi" w:hAnsi="Cambria"/>
        </w:rPr>
        <w:t>Process</w:t>
      </w:r>
      <w:bookmarkEnd w:id="169"/>
    </w:p>
    <w:p w:rsidR="00853534" w:rsidRPr="00A17A95" w:rsidRDefault="00853534" w:rsidP="00397D9C">
      <w:pPr>
        <w:pStyle w:val="Heading3"/>
        <w:rPr>
          <w:rFonts w:ascii="Cambria" w:eastAsiaTheme="minorHAnsi" w:hAnsi="Cambria"/>
        </w:rPr>
      </w:pPr>
      <w:bookmarkStart w:id="170" w:name="_Toc371586375"/>
      <w:r w:rsidRPr="00A17A95">
        <w:rPr>
          <w:rFonts w:ascii="Cambria" w:eastAsiaTheme="minorHAnsi" w:hAnsi="Cambria"/>
        </w:rPr>
        <w:t>Proposal Numbering</w:t>
      </w:r>
      <w:bookmarkEnd w:id="170"/>
    </w:p>
    <w:p w:rsidR="00853534" w:rsidRPr="00A17A95" w:rsidRDefault="006D4B42" w:rsidP="00092462">
      <w:pPr>
        <w:spacing w:line="360" w:lineRule="auto"/>
        <w:rPr>
          <w:rFonts w:ascii="Cambria" w:eastAsiaTheme="minorHAnsi" w:hAnsi="Cambria"/>
        </w:rPr>
      </w:pPr>
      <w:r w:rsidRPr="00A17A95">
        <w:rPr>
          <w:rFonts w:ascii="Cambria" w:eastAsiaTheme="minorHAnsi" w:hAnsi="Cambria"/>
        </w:rPr>
        <w:t>The proposal number is currently the serial number preprinted on the proposal document</w:t>
      </w:r>
    </w:p>
    <w:p w:rsidR="00382625" w:rsidRPr="00A17A95" w:rsidRDefault="00382625" w:rsidP="00382625">
      <w:pPr>
        <w:rPr>
          <w:rFonts w:ascii="Cambria" w:eastAsiaTheme="minorHAnsi" w:hAnsi="Cambria"/>
          <w:b/>
        </w:rPr>
      </w:pPr>
      <w:r w:rsidRPr="00A17A95">
        <w:rPr>
          <w:rFonts w:ascii="Cambria" w:eastAsiaTheme="minorHAnsi" w:hAnsi="Cambria"/>
          <w:b/>
        </w:rPr>
        <w:t>New Product</w:t>
      </w:r>
    </w:p>
    <w:p w:rsidR="00382625" w:rsidRPr="00A17A95" w:rsidRDefault="00382625" w:rsidP="00E259CB">
      <w:pPr>
        <w:pStyle w:val="ListParagraph"/>
        <w:numPr>
          <w:ilvl w:val="0"/>
          <w:numId w:val="73"/>
        </w:numPr>
        <w:spacing w:after="0"/>
        <w:ind w:left="714" w:hanging="357"/>
        <w:rPr>
          <w:rFonts w:ascii="Cambria" w:eastAsiaTheme="minorHAnsi" w:hAnsi="Cambria"/>
          <w:sz w:val="24"/>
          <w:szCs w:val="24"/>
        </w:rPr>
      </w:pPr>
      <w:r w:rsidRPr="00A17A95">
        <w:rPr>
          <w:rFonts w:ascii="Cambria" w:eastAsiaTheme="minorHAnsi" w:hAnsi="Cambria"/>
          <w:sz w:val="24"/>
          <w:szCs w:val="24"/>
        </w:rPr>
        <w:lastRenderedPageBreak/>
        <w:t>Company Code- EX (for express life)</w:t>
      </w:r>
    </w:p>
    <w:p w:rsidR="00382625" w:rsidRPr="00A17A95" w:rsidRDefault="00382625" w:rsidP="00E259CB">
      <w:pPr>
        <w:pStyle w:val="ListParagraph"/>
        <w:numPr>
          <w:ilvl w:val="0"/>
          <w:numId w:val="73"/>
        </w:numPr>
        <w:spacing w:after="0"/>
        <w:ind w:left="714" w:hanging="357"/>
        <w:rPr>
          <w:rFonts w:ascii="Cambria" w:eastAsiaTheme="minorHAnsi" w:hAnsi="Cambria"/>
          <w:sz w:val="24"/>
          <w:szCs w:val="24"/>
        </w:rPr>
      </w:pPr>
      <w:r w:rsidRPr="00A17A95">
        <w:rPr>
          <w:rFonts w:ascii="Cambria" w:eastAsiaTheme="minorHAnsi" w:hAnsi="Cambria"/>
          <w:sz w:val="24"/>
          <w:szCs w:val="24"/>
        </w:rPr>
        <w:t>Product Code- 1 (1 Funeral, 2 Education)</w:t>
      </w:r>
    </w:p>
    <w:p w:rsidR="00382625" w:rsidRPr="00A17A95" w:rsidRDefault="00382625" w:rsidP="00E259CB">
      <w:pPr>
        <w:pStyle w:val="ListParagraph"/>
        <w:numPr>
          <w:ilvl w:val="0"/>
          <w:numId w:val="73"/>
        </w:numPr>
        <w:spacing w:after="0"/>
        <w:ind w:left="714" w:hanging="357"/>
        <w:rPr>
          <w:rFonts w:ascii="Cambria" w:eastAsiaTheme="minorHAnsi" w:hAnsi="Cambria"/>
          <w:sz w:val="24"/>
          <w:szCs w:val="24"/>
        </w:rPr>
      </w:pPr>
      <w:r w:rsidRPr="00A17A95">
        <w:rPr>
          <w:rFonts w:ascii="Cambria" w:eastAsiaTheme="minorHAnsi" w:hAnsi="Cambria"/>
          <w:sz w:val="24"/>
          <w:szCs w:val="24"/>
        </w:rPr>
        <w:t>Transaction Code - P ( Stands Proposal)</w:t>
      </w:r>
    </w:p>
    <w:p w:rsidR="00382625" w:rsidRPr="00A17A95" w:rsidRDefault="00382625" w:rsidP="00E259CB">
      <w:pPr>
        <w:pStyle w:val="ListParagraph"/>
        <w:numPr>
          <w:ilvl w:val="0"/>
          <w:numId w:val="73"/>
        </w:numPr>
        <w:spacing w:after="0"/>
        <w:ind w:left="714" w:hanging="357"/>
        <w:rPr>
          <w:rFonts w:ascii="Cambria" w:eastAsiaTheme="minorHAnsi" w:hAnsi="Cambria"/>
          <w:sz w:val="24"/>
          <w:szCs w:val="24"/>
        </w:rPr>
      </w:pPr>
      <w:r w:rsidRPr="00A17A95">
        <w:rPr>
          <w:rFonts w:ascii="Cambria" w:eastAsiaTheme="minorHAnsi" w:hAnsi="Cambria"/>
          <w:sz w:val="24"/>
          <w:szCs w:val="24"/>
        </w:rPr>
        <w:t>Policy Sequence - restricted 9 digits i.e. 000000001, 000000002, etc ensure zeros are appended</w:t>
      </w:r>
    </w:p>
    <w:p w:rsidR="00853534" w:rsidRPr="00A17A95" w:rsidRDefault="00853534" w:rsidP="00397D9C">
      <w:pPr>
        <w:pStyle w:val="Heading3"/>
        <w:rPr>
          <w:rFonts w:ascii="Cambria" w:eastAsiaTheme="minorHAnsi" w:hAnsi="Cambria"/>
        </w:rPr>
      </w:pPr>
      <w:bookmarkStart w:id="171" w:name="_Toc371586376"/>
      <w:r w:rsidRPr="00A17A95">
        <w:rPr>
          <w:rFonts w:ascii="Cambria" w:eastAsiaTheme="minorHAnsi" w:hAnsi="Cambria"/>
        </w:rPr>
        <w:t>Policy Numbering</w:t>
      </w:r>
      <w:bookmarkEnd w:id="171"/>
    </w:p>
    <w:p w:rsidR="00853534" w:rsidRPr="00A17A95" w:rsidRDefault="00890364" w:rsidP="00092462">
      <w:pPr>
        <w:spacing w:line="360" w:lineRule="auto"/>
        <w:rPr>
          <w:rFonts w:ascii="Cambria" w:eastAsiaTheme="minorHAnsi" w:hAnsi="Cambria"/>
        </w:rPr>
      </w:pPr>
      <w:r w:rsidRPr="00A17A95">
        <w:rPr>
          <w:rFonts w:ascii="Cambria" w:eastAsiaTheme="minorHAnsi" w:hAnsi="Cambria"/>
        </w:rPr>
        <w:t>The policy number is based on the parameters below</w:t>
      </w:r>
    </w:p>
    <w:p w:rsidR="00382625" w:rsidRPr="00A17A95" w:rsidRDefault="00382625" w:rsidP="00092462">
      <w:pPr>
        <w:spacing w:line="360" w:lineRule="auto"/>
        <w:rPr>
          <w:rFonts w:ascii="Cambria" w:eastAsiaTheme="minorHAnsi" w:hAnsi="Cambria"/>
          <w:b/>
        </w:rPr>
      </w:pPr>
      <w:r w:rsidRPr="00A17A95">
        <w:rPr>
          <w:rFonts w:ascii="Cambria" w:eastAsiaTheme="minorHAnsi" w:hAnsi="Cambria"/>
          <w:b/>
        </w:rPr>
        <w:t>Old policy Numbering</w:t>
      </w:r>
    </w:p>
    <w:p w:rsidR="00890364" w:rsidRPr="00A17A95" w:rsidRDefault="00890364" w:rsidP="00E259CB">
      <w:pPr>
        <w:pStyle w:val="ListParagraph"/>
        <w:numPr>
          <w:ilvl w:val="0"/>
          <w:numId w:val="39"/>
        </w:numPr>
        <w:spacing w:after="0"/>
        <w:ind w:left="714" w:hanging="357"/>
        <w:rPr>
          <w:rFonts w:ascii="Cambria" w:eastAsiaTheme="minorHAnsi" w:hAnsi="Cambria"/>
          <w:sz w:val="24"/>
          <w:szCs w:val="24"/>
        </w:rPr>
      </w:pPr>
      <w:r w:rsidRPr="00A17A95">
        <w:rPr>
          <w:rFonts w:ascii="Cambria" w:eastAsiaTheme="minorHAnsi" w:hAnsi="Cambria"/>
          <w:sz w:val="24"/>
          <w:szCs w:val="24"/>
        </w:rPr>
        <w:t>Product prefix</w:t>
      </w:r>
    </w:p>
    <w:p w:rsidR="00890364" w:rsidRPr="00A17A95" w:rsidRDefault="00890364" w:rsidP="00E259CB">
      <w:pPr>
        <w:pStyle w:val="ListParagraph"/>
        <w:numPr>
          <w:ilvl w:val="0"/>
          <w:numId w:val="39"/>
        </w:numPr>
        <w:spacing w:after="0"/>
        <w:ind w:left="714" w:hanging="357"/>
        <w:rPr>
          <w:rFonts w:ascii="Cambria" w:eastAsiaTheme="minorHAnsi" w:hAnsi="Cambria"/>
          <w:sz w:val="24"/>
          <w:szCs w:val="24"/>
        </w:rPr>
      </w:pPr>
      <w:r w:rsidRPr="00A17A95">
        <w:rPr>
          <w:rFonts w:ascii="Cambria" w:eastAsiaTheme="minorHAnsi" w:hAnsi="Cambria"/>
          <w:sz w:val="24"/>
          <w:szCs w:val="24"/>
        </w:rPr>
        <w:t>sequential number ( Started from 1)</w:t>
      </w:r>
    </w:p>
    <w:p w:rsidR="00890364" w:rsidRPr="00A17A95" w:rsidRDefault="00890364" w:rsidP="00E259CB">
      <w:pPr>
        <w:pStyle w:val="ListParagraph"/>
        <w:numPr>
          <w:ilvl w:val="0"/>
          <w:numId w:val="39"/>
        </w:numPr>
        <w:spacing w:after="0"/>
        <w:ind w:left="714" w:hanging="357"/>
        <w:rPr>
          <w:rFonts w:ascii="Cambria" w:eastAsiaTheme="minorHAnsi" w:hAnsi="Cambria"/>
          <w:sz w:val="24"/>
          <w:szCs w:val="24"/>
        </w:rPr>
      </w:pPr>
      <w:r w:rsidRPr="00A17A95">
        <w:rPr>
          <w:rFonts w:ascii="Cambria" w:eastAsiaTheme="minorHAnsi" w:hAnsi="Cambria"/>
          <w:sz w:val="24"/>
          <w:szCs w:val="24"/>
        </w:rPr>
        <w:t>Month - when policy was prepared</w:t>
      </w:r>
    </w:p>
    <w:p w:rsidR="00890364" w:rsidRPr="00A17A95" w:rsidRDefault="00890364" w:rsidP="00E259CB">
      <w:pPr>
        <w:pStyle w:val="ListParagraph"/>
        <w:numPr>
          <w:ilvl w:val="0"/>
          <w:numId w:val="39"/>
        </w:numPr>
        <w:spacing w:after="0"/>
        <w:ind w:left="714" w:hanging="357"/>
        <w:rPr>
          <w:rFonts w:ascii="Cambria" w:eastAsiaTheme="minorHAnsi" w:hAnsi="Cambria"/>
          <w:sz w:val="24"/>
          <w:szCs w:val="24"/>
        </w:rPr>
      </w:pPr>
      <w:r w:rsidRPr="00A17A95">
        <w:rPr>
          <w:rFonts w:ascii="Cambria" w:eastAsiaTheme="minorHAnsi" w:hAnsi="Cambria"/>
          <w:sz w:val="24"/>
          <w:szCs w:val="24"/>
        </w:rPr>
        <w:t>Year - When policy was prepared</w:t>
      </w:r>
    </w:p>
    <w:p w:rsidR="00890364" w:rsidRPr="00A17A95" w:rsidRDefault="00890364" w:rsidP="00E259CB">
      <w:pPr>
        <w:pStyle w:val="ListParagraph"/>
        <w:numPr>
          <w:ilvl w:val="0"/>
          <w:numId w:val="39"/>
        </w:numPr>
        <w:spacing w:after="0"/>
        <w:ind w:left="714" w:hanging="357"/>
        <w:rPr>
          <w:rFonts w:ascii="Cambria" w:eastAsiaTheme="minorHAnsi" w:hAnsi="Cambria"/>
          <w:sz w:val="24"/>
          <w:szCs w:val="24"/>
        </w:rPr>
      </w:pPr>
      <w:r w:rsidRPr="00A17A95">
        <w:rPr>
          <w:rFonts w:ascii="Cambria" w:eastAsiaTheme="minorHAnsi" w:hAnsi="Cambria"/>
          <w:sz w:val="24"/>
          <w:szCs w:val="24"/>
        </w:rPr>
        <w:t>Branch Short Description ( For old product)</w:t>
      </w:r>
    </w:p>
    <w:p w:rsidR="00382625" w:rsidRPr="00A17A95" w:rsidRDefault="00382625" w:rsidP="00382625">
      <w:pPr>
        <w:pStyle w:val="ListParagraph"/>
        <w:spacing w:after="0"/>
        <w:ind w:left="714"/>
        <w:rPr>
          <w:rFonts w:ascii="Cambria" w:eastAsiaTheme="minorHAnsi" w:hAnsi="Cambria"/>
          <w:sz w:val="24"/>
          <w:szCs w:val="24"/>
        </w:rPr>
      </w:pPr>
    </w:p>
    <w:p w:rsidR="00382625" w:rsidRPr="00A17A95" w:rsidRDefault="003D09D0" w:rsidP="003D09D0">
      <w:pPr>
        <w:rPr>
          <w:rFonts w:ascii="Cambria" w:eastAsiaTheme="minorHAnsi" w:hAnsi="Cambria"/>
          <w:b/>
        </w:rPr>
      </w:pPr>
      <w:r w:rsidRPr="00A17A95">
        <w:rPr>
          <w:rFonts w:ascii="Cambria" w:eastAsiaTheme="minorHAnsi" w:hAnsi="Cambria"/>
          <w:b/>
        </w:rPr>
        <w:t>New Product</w:t>
      </w:r>
    </w:p>
    <w:p w:rsidR="003D09D0" w:rsidRPr="00A17A95" w:rsidRDefault="00382625" w:rsidP="00092462">
      <w:pPr>
        <w:spacing w:line="360" w:lineRule="auto"/>
        <w:rPr>
          <w:rFonts w:ascii="Cambria" w:eastAsiaTheme="minorHAnsi" w:hAnsi="Cambria"/>
        </w:rPr>
      </w:pPr>
      <w:r w:rsidRPr="00A17A95">
        <w:rPr>
          <w:rFonts w:ascii="Cambria" w:eastAsiaTheme="minorHAnsi" w:hAnsi="Cambria"/>
        </w:rPr>
        <w:t>Proposal number is converted to policy number</w:t>
      </w:r>
      <w:r w:rsidR="00AC10FF" w:rsidRPr="00A17A95">
        <w:rPr>
          <w:rFonts w:ascii="Cambria" w:eastAsiaTheme="minorHAnsi" w:hAnsi="Cambria"/>
        </w:rPr>
        <w:t xml:space="preserve"> as is</w:t>
      </w:r>
    </w:p>
    <w:p w:rsidR="00853534" w:rsidRPr="00A17A95" w:rsidRDefault="00E8639F" w:rsidP="00397D9C">
      <w:pPr>
        <w:pStyle w:val="Heading3"/>
        <w:rPr>
          <w:rFonts w:ascii="Cambria" w:eastAsiaTheme="minorHAnsi" w:hAnsi="Cambria"/>
        </w:rPr>
      </w:pPr>
      <w:bookmarkStart w:id="172" w:name="_Toc371586377"/>
      <w:r w:rsidRPr="00A17A95">
        <w:rPr>
          <w:rFonts w:ascii="Cambria" w:eastAsiaTheme="minorHAnsi" w:hAnsi="Cambria"/>
        </w:rPr>
        <w:t>Policy Effective date</w:t>
      </w:r>
      <w:r w:rsidR="009F7390" w:rsidRPr="00A17A95">
        <w:rPr>
          <w:rFonts w:ascii="Cambria" w:eastAsiaTheme="minorHAnsi" w:hAnsi="Cambria"/>
        </w:rPr>
        <w:t>/Issue date</w:t>
      </w:r>
      <w:bookmarkEnd w:id="172"/>
    </w:p>
    <w:p w:rsidR="00E8639F" w:rsidRPr="00A17A95" w:rsidRDefault="00B26A8E" w:rsidP="00092462">
      <w:pPr>
        <w:spacing w:line="360" w:lineRule="auto"/>
        <w:rPr>
          <w:rFonts w:ascii="Cambria" w:eastAsiaTheme="minorHAnsi" w:hAnsi="Cambria"/>
        </w:rPr>
      </w:pPr>
      <w:r w:rsidRPr="00A17A95">
        <w:rPr>
          <w:rFonts w:ascii="Cambria" w:eastAsiaTheme="minorHAnsi" w:hAnsi="Cambria"/>
        </w:rPr>
        <w:t xml:space="preserve">The policy effective date </w:t>
      </w:r>
      <w:r w:rsidR="009F7390" w:rsidRPr="00A17A95">
        <w:rPr>
          <w:rFonts w:ascii="Cambria" w:eastAsiaTheme="minorHAnsi" w:hAnsi="Cambria"/>
        </w:rPr>
        <w:t xml:space="preserve">also referred to a policy issue date </w:t>
      </w:r>
      <w:r w:rsidRPr="00A17A95">
        <w:rPr>
          <w:rFonts w:ascii="Cambria" w:eastAsiaTheme="minorHAnsi" w:hAnsi="Cambria"/>
        </w:rPr>
        <w:t xml:space="preserve">is determined per product. The old products policy effective date </w:t>
      </w:r>
      <w:r w:rsidR="00D64391" w:rsidRPr="00A17A95">
        <w:rPr>
          <w:rFonts w:ascii="Cambria" w:eastAsiaTheme="minorHAnsi" w:hAnsi="Cambria"/>
        </w:rPr>
        <w:t>is</w:t>
      </w:r>
      <w:r w:rsidRPr="00A17A95">
        <w:rPr>
          <w:rFonts w:ascii="Cambria" w:eastAsiaTheme="minorHAnsi" w:hAnsi="Cambria"/>
        </w:rPr>
        <w:t xml:space="preserve"> the 1st premium payment date</w:t>
      </w:r>
      <w:r w:rsidR="00D64391" w:rsidRPr="00A17A95">
        <w:rPr>
          <w:rFonts w:ascii="Cambria" w:eastAsiaTheme="minorHAnsi" w:hAnsi="Cambria"/>
        </w:rPr>
        <w:t xml:space="preserve"> while the new products policy effective date is the 1st of the month following the premium payment </w:t>
      </w:r>
      <w:r w:rsidR="004E2823" w:rsidRPr="00A17A95">
        <w:rPr>
          <w:rFonts w:ascii="Cambria" w:eastAsiaTheme="minorHAnsi" w:hAnsi="Cambria"/>
        </w:rPr>
        <w:t>month</w:t>
      </w:r>
      <w:r w:rsidR="009F7390" w:rsidRPr="00A17A95">
        <w:rPr>
          <w:rFonts w:ascii="Cambria" w:eastAsiaTheme="minorHAnsi" w:hAnsi="Cambria"/>
        </w:rPr>
        <w:t>.</w:t>
      </w:r>
    </w:p>
    <w:p w:rsidR="00347BED" w:rsidRPr="00A17A95" w:rsidRDefault="00347BED" w:rsidP="00092462">
      <w:pPr>
        <w:spacing w:line="360" w:lineRule="auto"/>
        <w:rPr>
          <w:rFonts w:ascii="Cambria" w:eastAsiaTheme="minorHAnsi" w:hAnsi="Cambria"/>
        </w:rPr>
      </w:pPr>
      <w:r w:rsidRPr="00A17A95">
        <w:rPr>
          <w:rFonts w:ascii="Cambria" w:eastAsiaTheme="minorHAnsi" w:hAnsi="Cambria"/>
        </w:rPr>
        <w:t>Dates</w:t>
      </w:r>
    </w:p>
    <w:p w:rsidR="00347BED" w:rsidRPr="00A17A95" w:rsidRDefault="00347BED" w:rsidP="00E259CB">
      <w:pPr>
        <w:pStyle w:val="ListParagraph"/>
        <w:numPr>
          <w:ilvl w:val="0"/>
          <w:numId w:val="88"/>
        </w:numPr>
        <w:spacing w:after="0" w:line="360" w:lineRule="auto"/>
        <w:ind w:left="714" w:hanging="357"/>
        <w:rPr>
          <w:rFonts w:ascii="Cambria" w:eastAsiaTheme="minorHAnsi" w:hAnsi="Cambria"/>
        </w:rPr>
      </w:pPr>
      <w:r w:rsidRPr="00A17A95">
        <w:rPr>
          <w:rFonts w:ascii="Cambria" w:eastAsiaTheme="minorHAnsi" w:hAnsi="Cambria"/>
        </w:rPr>
        <w:t>Application Date - Date insured signed on the form</w:t>
      </w:r>
    </w:p>
    <w:p w:rsidR="0052395D" w:rsidRPr="00A17A95" w:rsidRDefault="0052395D" w:rsidP="00E259CB">
      <w:pPr>
        <w:pStyle w:val="ListParagraph"/>
        <w:numPr>
          <w:ilvl w:val="0"/>
          <w:numId w:val="88"/>
        </w:numPr>
        <w:spacing w:after="0" w:line="360" w:lineRule="auto"/>
        <w:ind w:left="714" w:hanging="357"/>
        <w:rPr>
          <w:rFonts w:ascii="Cambria" w:eastAsiaTheme="minorHAnsi" w:hAnsi="Cambria"/>
        </w:rPr>
      </w:pPr>
      <w:r w:rsidRPr="00A17A95">
        <w:rPr>
          <w:rFonts w:ascii="Cambria" w:eastAsiaTheme="minorHAnsi" w:hAnsi="Cambria"/>
        </w:rPr>
        <w:t>Intended Premium deduction date - when the client intends the deductions to start.</w:t>
      </w:r>
    </w:p>
    <w:p w:rsidR="00347BED" w:rsidRPr="00A17A95" w:rsidRDefault="00347BED" w:rsidP="00E259CB">
      <w:pPr>
        <w:pStyle w:val="ListParagraph"/>
        <w:numPr>
          <w:ilvl w:val="0"/>
          <w:numId w:val="88"/>
        </w:numPr>
        <w:spacing w:after="0" w:line="360" w:lineRule="auto"/>
        <w:ind w:left="714" w:hanging="357"/>
        <w:rPr>
          <w:rFonts w:ascii="Cambria" w:eastAsiaTheme="minorHAnsi" w:hAnsi="Cambria"/>
        </w:rPr>
      </w:pPr>
      <w:r w:rsidRPr="00A17A95">
        <w:rPr>
          <w:rFonts w:ascii="Cambria" w:eastAsiaTheme="minorHAnsi" w:hAnsi="Cambria"/>
        </w:rPr>
        <w:t>Issue Date - Selected Start Date by client (i.e. intended start date)</w:t>
      </w:r>
    </w:p>
    <w:p w:rsidR="00347BED" w:rsidRPr="00A17A95" w:rsidRDefault="00347BED" w:rsidP="00E259CB">
      <w:pPr>
        <w:pStyle w:val="ListParagraph"/>
        <w:numPr>
          <w:ilvl w:val="0"/>
          <w:numId w:val="88"/>
        </w:numPr>
        <w:spacing w:after="0" w:line="360" w:lineRule="auto"/>
        <w:ind w:left="714" w:hanging="357"/>
        <w:rPr>
          <w:rFonts w:ascii="Cambria" w:eastAsiaTheme="minorHAnsi" w:hAnsi="Cambria"/>
        </w:rPr>
      </w:pPr>
      <w:r w:rsidRPr="00A17A95">
        <w:rPr>
          <w:rFonts w:ascii="Cambria" w:eastAsiaTheme="minorHAnsi" w:hAnsi="Cambria"/>
        </w:rPr>
        <w:t>Capture Date - The date the application details were captured in the system)</w:t>
      </w:r>
    </w:p>
    <w:p w:rsidR="00347BED" w:rsidRPr="00A17A95" w:rsidRDefault="00347BED" w:rsidP="00E259CB">
      <w:pPr>
        <w:pStyle w:val="ListParagraph"/>
        <w:numPr>
          <w:ilvl w:val="0"/>
          <w:numId w:val="88"/>
        </w:numPr>
        <w:spacing w:after="0" w:line="360" w:lineRule="auto"/>
        <w:ind w:left="714" w:hanging="357"/>
        <w:rPr>
          <w:rFonts w:ascii="Cambria" w:eastAsiaTheme="minorHAnsi" w:hAnsi="Cambria"/>
        </w:rPr>
      </w:pPr>
      <w:r w:rsidRPr="00A17A95">
        <w:rPr>
          <w:rFonts w:ascii="Cambria" w:eastAsiaTheme="minorHAnsi" w:hAnsi="Cambria"/>
        </w:rPr>
        <w:t>Acceptance Date - The date the underwriter accepts cover - the system should automatically pick the system date for policies within the 3 months allowed period</w:t>
      </w:r>
    </w:p>
    <w:p w:rsidR="00733D14" w:rsidRPr="00A17A95" w:rsidRDefault="00733D14" w:rsidP="00E259CB">
      <w:pPr>
        <w:pStyle w:val="ListParagraph"/>
        <w:numPr>
          <w:ilvl w:val="0"/>
          <w:numId w:val="88"/>
        </w:numPr>
        <w:spacing w:after="0" w:line="360" w:lineRule="auto"/>
        <w:ind w:left="714" w:hanging="357"/>
        <w:rPr>
          <w:rFonts w:ascii="Cambria" w:eastAsiaTheme="minorHAnsi" w:hAnsi="Cambria"/>
        </w:rPr>
      </w:pPr>
      <w:r w:rsidRPr="00A17A95">
        <w:rPr>
          <w:rFonts w:ascii="Cambria" w:eastAsiaTheme="minorHAnsi" w:hAnsi="Cambria"/>
        </w:rPr>
        <w:t>Billing</w:t>
      </w:r>
      <w:r w:rsidR="00704CB8" w:rsidRPr="00A17A95">
        <w:rPr>
          <w:rFonts w:ascii="Cambria" w:eastAsiaTheme="minorHAnsi" w:hAnsi="Cambria"/>
        </w:rPr>
        <w:t>/lodging</w:t>
      </w:r>
      <w:r w:rsidRPr="00A17A95">
        <w:rPr>
          <w:rFonts w:ascii="Cambria" w:eastAsiaTheme="minorHAnsi" w:hAnsi="Cambria"/>
        </w:rPr>
        <w:t xml:space="preserve"> date</w:t>
      </w:r>
      <w:r w:rsidR="00704CB8" w:rsidRPr="00A17A95">
        <w:rPr>
          <w:rFonts w:ascii="Cambria" w:eastAsiaTheme="minorHAnsi" w:hAnsi="Cambria"/>
        </w:rPr>
        <w:t>-</w:t>
      </w:r>
      <w:r w:rsidRPr="00A17A95">
        <w:rPr>
          <w:rFonts w:ascii="Cambria" w:eastAsiaTheme="minorHAnsi" w:hAnsi="Cambria"/>
        </w:rPr>
        <w:t xml:space="preserve"> should be the client intended </w:t>
      </w:r>
      <w:r w:rsidR="00F86A11" w:rsidRPr="00A17A95">
        <w:rPr>
          <w:rFonts w:ascii="Cambria" w:eastAsiaTheme="minorHAnsi" w:hAnsi="Cambria"/>
        </w:rPr>
        <w:t>premium deduction</w:t>
      </w:r>
      <w:r w:rsidRPr="00A17A95">
        <w:rPr>
          <w:rFonts w:ascii="Cambria" w:eastAsiaTheme="minorHAnsi" w:hAnsi="Cambria"/>
        </w:rPr>
        <w:t xml:space="preserve"> date</w:t>
      </w:r>
    </w:p>
    <w:p w:rsidR="00704CB8" w:rsidRPr="00A17A95" w:rsidRDefault="00704CB8" w:rsidP="00E259CB">
      <w:pPr>
        <w:pStyle w:val="ListParagraph"/>
        <w:numPr>
          <w:ilvl w:val="0"/>
          <w:numId w:val="88"/>
        </w:numPr>
        <w:spacing w:after="0" w:line="360" w:lineRule="auto"/>
        <w:ind w:left="714" w:hanging="357"/>
        <w:rPr>
          <w:rFonts w:ascii="Cambria" w:eastAsiaTheme="minorHAnsi" w:hAnsi="Cambria"/>
        </w:rPr>
      </w:pPr>
      <w:r w:rsidRPr="00A17A95">
        <w:rPr>
          <w:rFonts w:ascii="Cambria" w:eastAsiaTheme="minorHAnsi" w:hAnsi="Cambria"/>
        </w:rPr>
        <w:t>Inception date - the date the 1st premium is updated on the policy</w:t>
      </w:r>
    </w:p>
    <w:p w:rsidR="00704CB8" w:rsidRPr="00A17A95" w:rsidRDefault="00704CB8" w:rsidP="00E259CB">
      <w:pPr>
        <w:pStyle w:val="ListParagraph"/>
        <w:numPr>
          <w:ilvl w:val="0"/>
          <w:numId w:val="88"/>
        </w:numPr>
        <w:spacing w:after="0" w:line="360" w:lineRule="auto"/>
        <w:ind w:left="714" w:hanging="357"/>
        <w:rPr>
          <w:rFonts w:ascii="Cambria" w:eastAsiaTheme="minorHAnsi" w:hAnsi="Cambria"/>
        </w:rPr>
      </w:pPr>
      <w:r w:rsidRPr="00A17A95">
        <w:rPr>
          <w:rFonts w:ascii="Cambria" w:eastAsiaTheme="minorHAnsi" w:hAnsi="Cambria"/>
        </w:rPr>
        <w:t>Policy Effective date - 1st day of the month following the inception date</w:t>
      </w:r>
      <w:r w:rsidR="00C12128" w:rsidRPr="00A17A95">
        <w:rPr>
          <w:rFonts w:ascii="Cambria" w:eastAsiaTheme="minorHAnsi" w:hAnsi="Cambria"/>
        </w:rPr>
        <w:t xml:space="preserve"> (Policy start date, policy commencement date, actual policy issue date)</w:t>
      </w:r>
    </w:p>
    <w:p w:rsidR="00843871" w:rsidRPr="00A17A95" w:rsidRDefault="00843871" w:rsidP="00397D9C">
      <w:pPr>
        <w:pStyle w:val="Heading3"/>
        <w:rPr>
          <w:rFonts w:ascii="Cambria" w:eastAsiaTheme="minorHAnsi" w:hAnsi="Cambria"/>
        </w:rPr>
      </w:pPr>
      <w:bookmarkStart w:id="173" w:name="_Toc371586378"/>
      <w:r w:rsidRPr="00A17A95">
        <w:rPr>
          <w:rFonts w:ascii="Cambria" w:eastAsiaTheme="minorHAnsi" w:hAnsi="Cambria"/>
        </w:rPr>
        <w:t>Underwriting</w:t>
      </w:r>
      <w:bookmarkEnd w:id="173"/>
    </w:p>
    <w:p w:rsidR="00843871" w:rsidRPr="00A17A95" w:rsidRDefault="004B0B85" w:rsidP="00FD3A51">
      <w:pPr>
        <w:autoSpaceDE w:val="0"/>
        <w:autoSpaceDN w:val="0"/>
        <w:adjustRightInd w:val="0"/>
        <w:spacing w:line="276" w:lineRule="auto"/>
        <w:rPr>
          <w:rFonts w:ascii="Cambria" w:eastAsiaTheme="minorHAnsi" w:hAnsi="Cambria" w:cs="ArialMT"/>
        </w:rPr>
      </w:pPr>
      <w:r w:rsidRPr="00A17A95">
        <w:rPr>
          <w:rFonts w:ascii="Cambria" w:eastAsiaTheme="minorHAnsi" w:hAnsi="Cambria" w:cs="ArialMT"/>
        </w:rPr>
        <w:t xml:space="preserve">Current products sold by Express Life do not warrant either health-related /financial underwriting. In the future state design, the new Policy Administration system isexpected </w:t>
      </w:r>
      <w:r w:rsidRPr="00A17A95">
        <w:rPr>
          <w:rFonts w:ascii="Cambria" w:eastAsiaTheme="minorHAnsi" w:hAnsi="Cambria" w:cs="ArialMT"/>
        </w:rPr>
        <w:lastRenderedPageBreak/>
        <w:t xml:space="preserve">to run validation rules internally, once the NB Ops team at the branch has entered alldetails in the PAS. </w:t>
      </w:r>
    </w:p>
    <w:p w:rsidR="004B0B85" w:rsidRPr="00A17A95" w:rsidRDefault="004B0B85" w:rsidP="00FD3A51">
      <w:pPr>
        <w:autoSpaceDE w:val="0"/>
        <w:autoSpaceDN w:val="0"/>
        <w:adjustRightInd w:val="0"/>
        <w:spacing w:line="276" w:lineRule="auto"/>
        <w:rPr>
          <w:rFonts w:ascii="Cambria" w:eastAsiaTheme="minorHAnsi" w:hAnsi="Cambria" w:cs="ArialMT"/>
        </w:rPr>
      </w:pPr>
      <w:r w:rsidRPr="00A17A95">
        <w:rPr>
          <w:rFonts w:ascii="Cambria" w:eastAsiaTheme="minorHAnsi" w:hAnsi="Cambria" w:cs="ArialMT"/>
        </w:rPr>
        <w:t>The validation rules need to consider the following parameters. [Thresholdlevels need to be defined basis management’s view of the risk involved]:</w:t>
      </w:r>
    </w:p>
    <w:p w:rsidR="004B0B85" w:rsidRPr="00A17A95" w:rsidRDefault="004B0B85" w:rsidP="00E17516">
      <w:pPr>
        <w:pStyle w:val="ListParagraph"/>
        <w:numPr>
          <w:ilvl w:val="0"/>
          <w:numId w:val="8"/>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Age</w:t>
      </w:r>
      <w:r w:rsidR="009F7390" w:rsidRPr="00A17A95">
        <w:rPr>
          <w:rFonts w:ascii="Cambria" w:eastAsiaTheme="minorHAnsi" w:hAnsi="Cambria" w:cs="ArialMT"/>
          <w:sz w:val="24"/>
          <w:szCs w:val="24"/>
        </w:rPr>
        <w:t>( This differs per product, unlike family protection plan which uses age at entry the rest use Age next birthday)</w:t>
      </w:r>
    </w:p>
    <w:p w:rsidR="004B0B85" w:rsidRPr="00A17A95" w:rsidRDefault="004B0B85" w:rsidP="00E17516">
      <w:pPr>
        <w:pStyle w:val="ListParagraph"/>
        <w:numPr>
          <w:ilvl w:val="0"/>
          <w:numId w:val="8"/>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Sum Assured / Premium</w:t>
      </w:r>
    </w:p>
    <w:p w:rsidR="0018709D" w:rsidRPr="00A17A95" w:rsidRDefault="0018709D" w:rsidP="00092462">
      <w:pPr>
        <w:autoSpaceDE w:val="0"/>
        <w:autoSpaceDN w:val="0"/>
        <w:adjustRightInd w:val="0"/>
        <w:spacing w:line="360" w:lineRule="auto"/>
        <w:rPr>
          <w:rFonts w:ascii="Cambria" w:eastAsiaTheme="minorHAnsi" w:hAnsi="Cambria" w:cs="ArialMT"/>
        </w:rPr>
      </w:pPr>
      <w:r w:rsidRPr="00A17A95">
        <w:rPr>
          <w:rFonts w:ascii="Cambria" w:eastAsiaTheme="minorHAnsi" w:hAnsi="Cambria" w:cs="ArialMT"/>
        </w:rPr>
        <w:t xml:space="preserve">Thus, to reduce time of processing, the </w:t>
      </w:r>
      <w:r w:rsidRPr="00A17A95">
        <w:rPr>
          <w:rFonts w:ascii="Cambria" w:eastAsiaTheme="minorHAnsi" w:hAnsi="Cambria" w:cs="Helvetica-Bold"/>
          <w:b/>
          <w:bCs/>
          <w:sz w:val="20"/>
          <w:szCs w:val="20"/>
        </w:rPr>
        <w:t xml:space="preserve">new PAS will have in-built validation rules </w:t>
      </w:r>
      <w:r w:rsidRPr="00A17A95">
        <w:rPr>
          <w:rFonts w:ascii="Cambria" w:eastAsiaTheme="minorHAnsi" w:hAnsi="Cambria" w:cs="ArialMT"/>
        </w:rPr>
        <w:t>that will ensure auto-underwriting decisions to be taken at the branches basis key threshold parameters:</w:t>
      </w:r>
    </w:p>
    <w:p w:rsidR="0018709D" w:rsidRPr="00A17A95" w:rsidRDefault="0018709D" w:rsidP="00092462">
      <w:pPr>
        <w:autoSpaceDE w:val="0"/>
        <w:autoSpaceDN w:val="0"/>
        <w:adjustRightInd w:val="0"/>
        <w:spacing w:line="360" w:lineRule="auto"/>
        <w:rPr>
          <w:rFonts w:ascii="Cambria" w:eastAsiaTheme="minorHAnsi" w:hAnsi="Cambria" w:cs="ArialMT"/>
        </w:rPr>
      </w:pPr>
      <w:r w:rsidRPr="00A17A95">
        <w:rPr>
          <w:rFonts w:ascii="Cambria" w:eastAsiaTheme="minorHAnsi" w:hAnsi="Cambria" w:cs="ArialMT"/>
        </w:rPr>
        <w:t>The policy will be underwritten by the PAS if any of the criteria mentioned below are true. If all the three criteria mentioned under ‘Manual underwriting required’ are true – then the policy is checked at the HO by the NB Ops team.</w:t>
      </w:r>
    </w:p>
    <w:p w:rsidR="0018709D" w:rsidRPr="00A17A95" w:rsidRDefault="0018709D" w:rsidP="0018709D">
      <w:pPr>
        <w:autoSpaceDE w:val="0"/>
        <w:autoSpaceDN w:val="0"/>
        <w:adjustRightInd w:val="0"/>
        <w:rPr>
          <w:rFonts w:ascii="Cambria" w:eastAsiaTheme="minorHAnsi" w:hAnsi="Cambria" w:cs="Helvetica-Oblique"/>
          <w:i/>
          <w:iCs/>
          <w:sz w:val="20"/>
          <w:szCs w:val="20"/>
        </w:rPr>
      </w:pPr>
      <w:r w:rsidRPr="00A17A95">
        <w:rPr>
          <w:rFonts w:ascii="Cambria" w:eastAsiaTheme="minorHAnsi" w:hAnsi="Cambria" w:cs="Helvetica-Oblique"/>
          <w:i/>
          <w:iCs/>
          <w:sz w:val="20"/>
          <w:szCs w:val="20"/>
        </w:rPr>
        <w:t>[Validation rules proposed]</w:t>
      </w:r>
    </w:p>
    <w:p w:rsidR="0018709D" w:rsidRPr="00A17A95" w:rsidRDefault="0018709D" w:rsidP="0018709D">
      <w:pPr>
        <w:autoSpaceDE w:val="0"/>
        <w:autoSpaceDN w:val="0"/>
        <w:adjustRightInd w:val="0"/>
        <w:rPr>
          <w:rFonts w:ascii="Cambria" w:eastAsiaTheme="minorHAnsi" w:hAnsi="Cambria" w:cs="Helvetica-Oblique"/>
          <w:i/>
          <w:iCs/>
          <w:sz w:val="20"/>
          <w:szCs w:val="20"/>
        </w:rPr>
      </w:pPr>
    </w:p>
    <w:tbl>
      <w:tblPr>
        <w:tblStyle w:val="TableGrid"/>
        <w:tblW w:w="0" w:type="auto"/>
        <w:tblLook w:val="04A0" w:firstRow="1" w:lastRow="0" w:firstColumn="1" w:lastColumn="0" w:noHBand="0" w:noVBand="1"/>
      </w:tblPr>
      <w:tblGrid>
        <w:gridCol w:w="2394"/>
        <w:gridCol w:w="2394"/>
        <w:gridCol w:w="2394"/>
        <w:gridCol w:w="2394"/>
      </w:tblGrid>
      <w:tr w:rsidR="0018709D" w:rsidRPr="00A17A95" w:rsidTr="0018709D">
        <w:tc>
          <w:tcPr>
            <w:tcW w:w="2394" w:type="dxa"/>
          </w:tcPr>
          <w:p w:rsidR="0018709D" w:rsidRPr="00A17A95" w:rsidRDefault="0018709D" w:rsidP="0018709D">
            <w:pPr>
              <w:autoSpaceDE w:val="0"/>
              <w:autoSpaceDN w:val="0"/>
              <w:adjustRightInd w:val="0"/>
              <w:rPr>
                <w:rFonts w:ascii="Cambria" w:eastAsiaTheme="minorHAnsi" w:hAnsi="Cambria" w:cs="Helvetica-Oblique"/>
                <w:b/>
                <w:i/>
                <w:iCs/>
                <w:sz w:val="20"/>
                <w:szCs w:val="20"/>
              </w:rPr>
            </w:pPr>
          </w:p>
        </w:tc>
        <w:tc>
          <w:tcPr>
            <w:tcW w:w="2394" w:type="dxa"/>
          </w:tcPr>
          <w:p w:rsidR="0018709D" w:rsidRPr="00A17A95" w:rsidRDefault="0018709D" w:rsidP="0018709D">
            <w:pPr>
              <w:autoSpaceDE w:val="0"/>
              <w:autoSpaceDN w:val="0"/>
              <w:adjustRightInd w:val="0"/>
              <w:rPr>
                <w:rFonts w:ascii="Cambria" w:eastAsiaTheme="minorHAnsi" w:hAnsi="Cambria" w:cs="Helvetica-Oblique"/>
                <w:b/>
                <w:i/>
                <w:iCs/>
                <w:sz w:val="20"/>
                <w:szCs w:val="20"/>
              </w:rPr>
            </w:pPr>
            <w:r w:rsidRPr="00A17A95">
              <w:rPr>
                <w:rFonts w:ascii="Cambria" w:eastAsiaTheme="minorHAnsi" w:hAnsi="Cambria" w:cs="ArialMT"/>
                <w:b/>
                <w:sz w:val="20"/>
                <w:szCs w:val="20"/>
              </w:rPr>
              <w:t>Sum Assured</w:t>
            </w:r>
          </w:p>
        </w:tc>
        <w:tc>
          <w:tcPr>
            <w:tcW w:w="2394" w:type="dxa"/>
          </w:tcPr>
          <w:p w:rsidR="0018709D" w:rsidRPr="00A17A95" w:rsidRDefault="0018709D" w:rsidP="0018709D">
            <w:pPr>
              <w:autoSpaceDE w:val="0"/>
              <w:autoSpaceDN w:val="0"/>
              <w:adjustRightInd w:val="0"/>
              <w:rPr>
                <w:rFonts w:ascii="Cambria" w:eastAsiaTheme="minorHAnsi" w:hAnsi="Cambria" w:cs="Helvetica-Oblique"/>
                <w:b/>
                <w:i/>
                <w:iCs/>
                <w:sz w:val="20"/>
                <w:szCs w:val="20"/>
              </w:rPr>
            </w:pPr>
            <w:r w:rsidRPr="00A17A95">
              <w:rPr>
                <w:rFonts w:ascii="Cambria" w:eastAsiaTheme="minorHAnsi" w:hAnsi="Cambria" w:cs="ArialMT"/>
                <w:b/>
                <w:sz w:val="20"/>
                <w:szCs w:val="20"/>
              </w:rPr>
              <w:t>Age of customer</w:t>
            </w:r>
          </w:p>
        </w:tc>
        <w:tc>
          <w:tcPr>
            <w:tcW w:w="2394" w:type="dxa"/>
          </w:tcPr>
          <w:p w:rsidR="0018709D" w:rsidRPr="00A17A95" w:rsidRDefault="0018709D" w:rsidP="0018709D">
            <w:pPr>
              <w:autoSpaceDE w:val="0"/>
              <w:autoSpaceDN w:val="0"/>
              <w:adjustRightInd w:val="0"/>
              <w:rPr>
                <w:rFonts w:ascii="Cambria" w:eastAsiaTheme="minorHAnsi" w:hAnsi="Cambria" w:cs="ArialMT"/>
                <w:b/>
                <w:sz w:val="20"/>
                <w:szCs w:val="20"/>
              </w:rPr>
            </w:pPr>
            <w:r w:rsidRPr="00A17A95">
              <w:rPr>
                <w:rFonts w:ascii="Cambria" w:eastAsiaTheme="minorHAnsi" w:hAnsi="Cambria" w:cs="ArialMT"/>
                <w:b/>
                <w:sz w:val="20"/>
                <w:szCs w:val="20"/>
              </w:rPr>
              <w:t>Premium</w:t>
            </w:r>
          </w:p>
          <w:p w:rsidR="0018709D" w:rsidRPr="00A17A95" w:rsidRDefault="0018709D" w:rsidP="0018709D">
            <w:pPr>
              <w:autoSpaceDE w:val="0"/>
              <w:autoSpaceDN w:val="0"/>
              <w:adjustRightInd w:val="0"/>
              <w:rPr>
                <w:rFonts w:ascii="Cambria" w:eastAsiaTheme="minorHAnsi" w:hAnsi="Cambria" w:cs="Helvetica-Oblique"/>
                <w:b/>
                <w:i/>
                <w:iCs/>
                <w:sz w:val="20"/>
                <w:szCs w:val="20"/>
              </w:rPr>
            </w:pPr>
          </w:p>
        </w:tc>
      </w:tr>
      <w:tr w:rsidR="0018709D" w:rsidRPr="00A17A95" w:rsidTr="0018709D">
        <w:trPr>
          <w:trHeight w:val="287"/>
        </w:trPr>
        <w:tc>
          <w:tcPr>
            <w:tcW w:w="2394" w:type="dxa"/>
          </w:tcPr>
          <w:p w:rsidR="0018709D" w:rsidRPr="00A17A95" w:rsidRDefault="0018709D" w:rsidP="0018709D">
            <w:pPr>
              <w:autoSpaceDE w:val="0"/>
              <w:autoSpaceDN w:val="0"/>
              <w:adjustRightInd w:val="0"/>
              <w:rPr>
                <w:rFonts w:ascii="Cambria" w:eastAsiaTheme="minorHAnsi" w:hAnsi="Cambria" w:cs="Helvetica-Oblique"/>
                <w:b/>
                <w:i/>
                <w:iCs/>
                <w:sz w:val="20"/>
                <w:szCs w:val="20"/>
              </w:rPr>
            </w:pPr>
            <w:r w:rsidRPr="00A17A95">
              <w:rPr>
                <w:rFonts w:ascii="Cambria" w:eastAsiaTheme="minorHAnsi" w:hAnsi="Cambria" w:cs="ArialMT"/>
                <w:b/>
                <w:sz w:val="20"/>
                <w:szCs w:val="20"/>
              </w:rPr>
              <w:t>Auto-underwritten</w:t>
            </w:r>
          </w:p>
        </w:tc>
        <w:tc>
          <w:tcPr>
            <w:tcW w:w="2394" w:type="dxa"/>
          </w:tcPr>
          <w:p w:rsidR="0018709D" w:rsidRPr="00A17A95" w:rsidRDefault="0018709D" w:rsidP="0018709D">
            <w:pPr>
              <w:autoSpaceDE w:val="0"/>
              <w:autoSpaceDN w:val="0"/>
              <w:adjustRightInd w:val="0"/>
              <w:rPr>
                <w:rFonts w:ascii="Cambria" w:eastAsiaTheme="minorHAnsi" w:hAnsi="Cambria" w:cs="Helvetica-Oblique"/>
                <w:i/>
                <w:iCs/>
              </w:rPr>
            </w:pPr>
            <w:r w:rsidRPr="00A17A95">
              <w:rPr>
                <w:rFonts w:ascii="Cambria" w:eastAsiaTheme="minorHAnsi" w:hAnsi="Cambria" w:cs="ArialMT"/>
              </w:rPr>
              <w:t>&lt;= 5,000 GH¢</w:t>
            </w:r>
          </w:p>
        </w:tc>
        <w:tc>
          <w:tcPr>
            <w:tcW w:w="2394" w:type="dxa"/>
          </w:tcPr>
          <w:p w:rsidR="0018709D" w:rsidRPr="00A17A95" w:rsidRDefault="0018709D" w:rsidP="0018709D">
            <w:pPr>
              <w:autoSpaceDE w:val="0"/>
              <w:autoSpaceDN w:val="0"/>
              <w:adjustRightInd w:val="0"/>
              <w:rPr>
                <w:rFonts w:ascii="Cambria" w:eastAsiaTheme="minorHAnsi" w:hAnsi="Cambria" w:cs="Helvetica-Oblique"/>
                <w:i/>
                <w:iCs/>
              </w:rPr>
            </w:pPr>
            <w:r w:rsidRPr="00A17A95">
              <w:rPr>
                <w:rFonts w:ascii="Cambria" w:eastAsiaTheme="minorHAnsi" w:hAnsi="Cambria" w:cs="ArialMT"/>
              </w:rPr>
              <w:t>&lt;= 30 yrs</w:t>
            </w:r>
          </w:p>
        </w:tc>
        <w:tc>
          <w:tcPr>
            <w:tcW w:w="2394" w:type="dxa"/>
          </w:tcPr>
          <w:p w:rsidR="0018709D" w:rsidRPr="00A17A95" w:rsidRDefault="0018709D" w:rsidP="0018709D">
            <w:pPr>
              <w:autoSpaceDE w:val="0"/>
              <w:autoSpaceDN w:val="0"/>
              <w:adjustRightInd w:val="0"/>
              <w:rPr>
                <w:rFonts w:ascii="Cambria" w:eastAsiaTheme="minorHAnsi" w:hAnsi="Cambria" w:cs="ArialMT"/>
              </w:rPr>
            </w:pPr>
            <w:r w:rsidRPr="00A17A95">
              <w:rPr>
                <w:rFonts w:ascii="Cambria" w:eastAsiaTheme="minorHAnsi" w:hAnsi="Cambria" w:cs="ArialMT"/>
              </w:rPr>
              <w:t>&lt;= 30 GH¢ monthly</w:t>
            </w:r>
          </w:p>
          <w:p w:rsidR="0018709D" w:rsidRPr="00A17A95" w:rsidRDefault="0018709D" w:rsidP="0018709D">
            <w:pPr>
              <w:autoSpaceDE w:val="0"/>
              <w:autoSpaceDN w:val="0"/>
              <w:adjustRightInd w:val="0"/>
              <w:rPr>
                <w:rFonts w:ascii="Cambria" w:eastAsiaTheme="minorHAnsi" w:hAnsi="Cambria" w:cs="Helvetica-Oblique"/>
                <w:i/>
                <w:iCs/>
                <w:sz w:val="20"/>
                <w:szCs w:val="20"/>
              </w:rPr>
            </w:pPr>
          </w:p>
        </w:tc>
      </w:tr>
      <w:tr w:rsidR="0018709D" w:rsidRPr="00A17A95" w:rsidTr="0018709D">
        <w:tc>
          <w:tcPr>
            <w:tcW w:w="2394" w:type="dxa"/>
          </w:tcPr>
          <w:p w:rsidR="0018709D" w:rsidRPr="00A17A95" w:rsidRDefault="0018709D" w:rsidP="0018709D">
            <w:pPr>
              <w:autoSpaceDE w:val="0"/>
              <w:autoSpaceDN w:val="0"/>
              <w:adjustRightInd w:val="0"/>
              <w:rPr>
                <w:rFonts w:ascii="Cambria" w:eastAsiaTheme="minorHAnsi" w:hAnsi="Cambria" w:cs="ArialMT"/>
                <w:b/>
                <w:sz w:val="20"/>
                <w:szCs w:val="20"/>
              </w:rPr>
            </w:pPr>
            <w:r w:rsidRPr="00A17A95">
              <w:rPr>
                <w:rFonts w:ascii="Cambria" w:eastAsiaTheme="minorHAnsi" w:hAnsi="Cambria" w:cs="ArialMT"/>
                <w:b/>
                <w:sz w:val="20"/>
                <w:szCs w:val="20"/>
              </w:rPr>
              <w:t>Manual underwriting</w:t>
            </w:r>
          </w:p>
          <w:p w:rsidR="0018709D" w:rsidRPr="00A17A95" w:rsidRDefault="0018709D" w:rsidP="0018709D">
            <w:pPr>
              <w:autoSpaceDE w:val="0"/>
              <w:autoSpaceDN w:val="0"/>
              <w:adjustRightInd w:val="0"/>
              <w:rPr>
                <w:rFonts w:ascii="Cambria" w:eastAsiaTheme="minorHAnsi" w:hAnsi="Cambria" w:cs="Helvetica-Oblique"/>
                <w:b/>
                <w:i/>
                <w:iCs/>
                <w:sz w:val="20"/>
                <w:szCs w:val="20"/>
              </w:rPr>
            </w:pPr>
            <w:r w:rsidRPr="00A17A95">
              <w:rPr>
                <w:rFonts w:ascii="Cambria" w:eastAsiaTheme="minorHAnsi" w:hAnsi="Cambria" w:cs="ArialMT"/>
                <w:b/>
                <w:sz w:val="20"/>
                <w:szCs w:val="20"/>
              </w:rPr>
              <w:t>required</w:t>
            </w:r>
          </w:p>
        </w:tc>
        <w:tc>
          <w:tcPr>
            <w:tcW w:w="2394" w:type="dxa"/>
          </w:tcPr>
          <w:p w:rsidR="0018709D" w:rsidRPr="00A17A95" w:rsidRDefault="0018709D" w:rsidP="0018709D">
            <w:pPr>
              <w:autoSpaceDE w:val="0"/>
              <w:autoSpaceDN w:val="0"/>
              <w:adjustRightInd w:val="0"/>
              <w:rPr>
                <w:rFonts w:ascii="Cambria" w:eastAsiaTheme="minorHAnsi" w:hAnsi="Cambria" w:cs="Helvetica-Oblique"/>
                <w:i/>
                <w:iCs/>
              </w:rPr>
            </w:pPr>
            <w:r w:rsidRPr="00A17A95">
              <w:rPr>
                <w:rFonts w:ascii="Cambria" w:eastAsiaTheme="minorHAnsi" w:hAnsi="Cambria" w:cs="ArialMT"/>
              </w:rPr>
              <w:t>&gt; 5,000</w:t>
            </w:r>
          </w:p>
        </w:tc>
        <w:tc>
          <w:tcPr>
            <w:tcW w:w="2394" w:type="dxa"/>
          </w:tcPr>
          <w:p w:rsidR="0018709D" w:rsidRPr="00A17A95" w:rsidRDefault="0018709D" w:rsidP="0018709D">
            <w:pPr>
              <w:autoSpaceDE w:val="0"/>
              <w:autoSpaceDN w:val="0"/>
              <w:adjustRightInd w:val="0"/>
              <w:rPr>
                <w:rFonts w:ascii="Cambria" w:eastAsiaTheme="minorHAnsi" w:hAnsi="Cambria" w:cs="Helvetica-Oblique"/>
                <w:i/>
                <w:iCs/>
              </w:rPr>
            </w:pPr>
            <w:r w:rsidRPr="00A17A95">
              <w:rPr>
                <w:rFonts w:ascii="Cambria" w:eastAsiaTheme="minorHAnsi" w:hAnsi="Cambria" w:cs="ArialMT"/>
              </w:rPr>
              <w:t>&gt;30 yrs</w:t>
            </w:r>
          </w:p>
        </w:tc>
        <w:tc>
          <w:tcPr>
            <w:tcW w:w="2394" w:type="dxa"/>
          </w:tcPr>
          <w:p w:rsidR="0018709D" w:rsidRPr="00A17A95" w:rsidRDefault="0018709D" w:rsidP="0018709D">
            <w:pPr>
              <w:autoSpaceDE w:val="0"/>
              <w:autoSpaceDN w:val="0"/>
              <w:adjustRightInd w:val="0"/>
              <w:rPr>
                <w:rFonts w:ascii="Cambria" w:eastAsiaTheme="minorHAnsi" w:hAnsi="Cambria" w:cs="Helvetica-Oblique"/>
                <w:i/>
                <w:iCs/>
              </w:rPr>
            </w:pPr>
            <w:r w:rsidRPr="00A17A95">
              <w:rPr>
                <w:rFonts w:ascii="Cambria" w:eastAsiaTheme="minorHAnsi" w:hAnsi="Cambria" w:cs="ArialMT"/>
              </w:rPr>
              <w:t>&gt; 30 GH¢ monthly</w:t>
            </w:r>
          </w:p>
          <w:p w:rsidR="0018709D" w:rsidRPr="00A17A95" w:rsidRDefault="0018709D" w:rsidP="0018709D">
            <w:pPr>
              <w:autoSpaceDE w:val="0"/>
              <w:autoSpaceDN w:val="0"/>
              <w:adjustRightInd w:val="0"/>
              <w:rPr>
                <w:rFonts w:ascii="Cambria" w:eastAsiaTheme="minorHAnsi" w:hAnsi="Cambria" w:cs="Helvetica-Oblique"/>
                <w:i/>
                <w:iCs/>
                <w:sz w:val="20"/>
                <w:szCs w:val="20"/>
              </w:rPr>
            </w:pPr>
          </w:p>
        </w:tc>
      </w:tr>
    </w:tbl>
    <w:p w:rsidR="0018709D" w:rsidRPr="00A17A95" w:rsidRDefault="0018709D" w:rsidP="0018709D">
      <w:pPr>
        <w:autoSpaceDE w:val="0"/>
        <w:autoSpaceDN w:val="0"/>
        <w:adjustRightInd w:val="0"/>
        <w:rPr>
          <w:rFonts w:ascii="Cambria" w:eastAsiaTheme="minorHAnsi" w:hAnsi="Cambria" w:cs="Helvetica-Oblique"/>
          <w:i/>
          <w:iCs/>
          <w:sz w:val="20"/>
          <w:szCs w:val="20"/>
        </w:rPr>
      </w:pPr>
    </w:p>
    <w:p w:rsidR="00676C46" w:rsidRPr="00A17A95" w:rsidRDefault="00676C46" w:rsidP="0018709D">
      <w:pPr>
        <w:autoSpaceDE w:val="0"/>
        <w:autoSpaceDN w:val="0"/>
        <w:adjustRightInd w:val="0"/>
        <w:rPr>
          <w:rFonts w:ascii="Cambria" w:eastAsiaTheme="minorHAnsi" w:hAnsi="Cambria" w:cs="Helvetica-Oblique"/>
          <w:i/>
          <w:iCs/>
          <w:sz w:val="20"/>
          <w:szCs w:val="20"/>
        </w:rPr>
      </w:pPr>
      <w:r w:rsidRPr="00A17A95">
        <w:rPr>
          <w:rFonts w:ascii="Cambria" w:eastAsiaTheme="minorHAnsi" w:hAnsi="Cambria" w:cs="Helvetica-Oblique"/>
          <w:i/>
          <w:iCs/>
          <w:sz w:val="20"/>
          <w:szCs w:val="20"/>
        </w:rPr>
        <w:t>The manually underwritten are those policies that call for financial underwriting and have to be manual scrutinized by an underwriter</w:t>
      </w:r>
    </w:p>
    <w:p w:rsidR="0018709D" w:rsidRPr="00A17A95" w:rsidRDefault="0018709D" w:rsidP="00F47CFD">
      <w:pPr>
        <w:pStyle w:val="Heading4"/>
        <w:ind w:left="1276" w:hanging="992"/>
        <w:rPr>
          <w:rFonts w:eastAsiaTheme="minorHAnsi"/>
        </w:rPr>
      </w:pPr>
      <w:bookmarkStart w:id="174" w:name="_Toc371586379"/>
      <w:r w:rsidRPr="00A17A95">
        <w:rPr>
          <w:rFonts w:eastAsiaTheme="minorHAnsi"/>
        </w:rPr>
        <w:t>Auto Underwriting</w:t>
      </w:r>
      <w:bookmarkEnd w:id="174"/>
    </w:p>
    <w:p w:rsidR="0018709D" w:rsidRPr="00A17A95" w:rsidRDefault="0018709D" w:rsidP="00092462">
      <w:pPr>
        <w:autoSpaceDE w:val="0"/>
        <w:autoSpaceDN w:val="0"/>
        <w:adjustRightInd w:val="0"/>
        <w:spacing w:line="360" w:lineRule="auto"/>
        <w:rPr>
          <w:rFonts w:ascii="Cambria" w:eastAsiaTheme="minorHAnsi" w:hAnsi="Cambria" w:cs="HelveticaLTMM_1_1000"/>
        </w:rPr>
      </w:pPr>
      <w:r w:rsidRPr="00A17A95">
        <w:rPr>
          <w:rFonts w:ascii="Cambria" w:eastAsiaTheme="minorHAnsi" w:hAnsi="Cambria" w:cs="HelveticaLTMM_1_1000"/>
        </w:rPr>
        <w:t>Po</w:t>
      </w:r>
      <w:r w:rsidRPr="00A17A95">
        <w:rPr>
          <w:rFonts w:ascii="Cambria" w:eastAsiaTheme="minorHAnsi" w:hAnsi="Cambria" w:cs="HelveticaLTMM_1_800"/>
        </w:rPr>
        <w:t>li</w:t>
      </w:r>
      <w:r w:rsidRPr="00A17A95">
        <w:rPr>
          <w:rFonts w:ascii="Cambria" w:eastAsiaTheme="minorHAnsi" w:hAnsi="Cambria" w:cs="HelveticaLTMM_1_1000"/>
        </w:rPr>
        <w:t>cy Adm</w:t>
      </w:r>
      <w:r w:rsidRPr="00A17A95">
        <w:rPr>
          <w:rFonts w:ascii="Cambria" w:eastAsiaTheme="minorHAnsi" w:hAnsi="Cambria" w:cs="HelveticaLTMM_1_800"/>
        </w:rPr>
        <w:t>i</w:t>
      </w:r>
      <w:r w:rsidRPr="00A17A95">
        <w:rPr>
          <w:rFonts w:ascii="Cambria" w:eastAsiaTheme="minorHAnsi" w:hAnsi="Cambria" w:cs="HelveticaLTMM_1_1000"/>
        </w:rPr>
        <w:t>n system [</w:t>
      </w:r>
      <w:r w:rsidRPr="00A17A95">
        <w:rPr>
          <w:rFonts w:ascii="Cambria" w:eastAsiaTheme="minorHAnsi" w:hAnsi="Cambria" w:cs="HelveticaLTMM_1_933"/>
        </w:rPr>
        <w:t>I</w:t>
      </w:r>
      <w:r w:rsidRPr="00A17A95">
        <w:rPr>
          <w:rFonts w:ascii="Cambria" w:eastAsiaTheme="minorHAnsi" w:hAnsi="Cambria" w:cs="HelveticaLTMM_1_1000"/>
        </w:rPr>
        <w:t xml:space="preserve">T] </w:t>
      </w:r>
      <w:r w:rsidRPr="00A17A95">
        <w:rPr>
          <w:rFonts w:ascii="Cambria" w:eastAsiaTheme="minorHAnsi" w:hAnsi="Cambria" w:cs="HelveticaLTMM_1_933"/>
        </w:rPr>
        <w:t>I</w:t>
      </w:r>
      <w:r w:rsidRPr="00A17A95">
        <w:rPr>
          <w:rFonts w:ascii="Cambria" w:eastAsiaTheme="minorHAnsi" w:hAnsi="Cambria" w:cs="HelveticaLTMM_1_1000"/>
        </w:rPr>
        <w:t>f auto</w:t>
      </w:r>
      <w:r w:rsidRPr="00A17A95">
        <w:rPr>
          <w:rFonts w:ascii="Cambria" w:eastAsiaTheme="minorHAnsi" w:hAnsi="Cambria" w:cs="HelveticaLTMM_1_933"/>
        </w:rPr>
        <w:t>-</w:t>
      </w:r>
      <w:r w:rsidRPr="00A17A95">
        <w:rPr>
          <w:rFonts w:ascii="Cambria" w:eastAsiaTheme="minorHAnsi" w:hAnsi="Cambria" w:cs="HelveticaLTMM_1_1000"/>
        </w:rPr>
        <w:t>underwr</w:t>
      </w:r>
      <w:r w:rsidRPr="00A17A95">
        <w:rPr>
          <w:rFonts w:ascii="Cambria" w:eastAsiaTheme="minorHAnsi" w:hAnsi="Cambria" w:cs="HelveticaLTMM_1_800"/>
        </w:rPr>
        <w:t>i</w:t>
      </w:r>
      <w:r w:rsidRPr="00A17A95">
        <w:rPr>
          <w:rFonts w:ascii="Cambria" w:eastAsiaTheme="minorHAnsi" w:hAnsi="Cambria" w:cs="HelveticaLTMM_1_1000"/>
        </w:rPr>
        <w:t>t</w:t>
      </w:r>
      <w:r w:rsidRPr="00A17A95">
        <w:rPr>
          <w:rFonts w:ascii="Cambria" w:eastAsiaTheme="minorHAnsi" w:hAnsi="Cambria" w:cs="HelveticaLTMM_1_800"/>
        </w:rPr>
        <w:t>i</w:t>
      </w:r>
      <w:r w:rsidRPr="00A17A95">
        <w:rPr>
          <w:rFonts w:ascii="Cambria" w:eastAsiaTheme="minorHAnsi" w:hAnsi="Cambria" w:cs="HelveticaLTMM_1_1000"/>
        </w:rPr>
        <w:t>ng ru</w:t>
      </w:r>
      <w:r w:rsidRPr="00A17A95">
        <w:rPr>
          <w:rFonts w:ascii="Cambria" w:eastAsiaTheme="minorHAnsi" w:hAnsi="Cambria" w:cs="HelveticaLTMM_1_800"/>
        </w:rPr>
        <w:t>l</w:t>
      </w:r>
      <w:r w:rsidRPr="00A17A95">
        <w:rPr>
          <w:rFonts w:ascii="Cambria" w:eastAsiaTheme="minorHAnsi" w:hAnsi="Cambria" w:cs="HelveticaLTMM_1_1000"/>
        </w:rPr>
        <w:t>es sat</w:t>
      </w:r>
      <w:r w:rsidRPr="00A17A95">
        <w:rPr>
          <w:rFonts w:ascii="Cambria" w:eastAsiaTheme="minorHAnsi" w:hAnsi="Cambria" w:cs="HelveticaLTMM_1_800"/>
        </w:rPr>
        <w:t>i</w:t>
      </w:r>
      <w:r w:rsidRPr="00A17A95">
        <w:rPr>
          <w:rFonts w:ascii="Cambria" w:eastAsiaTheme="minorHAnsi" w:hAnsi="Cambria" w:cs="HelveticaLTMM_1_1000"/>
        </w:rPr>
        <w:t>sf</w:t>
      </w:r>
      <w:r w:rsidRPr="00A17A95">
        <w:rPr>
          <w:rFonts w:ascii="Cambria" w:eastAsiaTheme="minorHAnsi" w:hAnsi="Cambria" w:cs="HelveticaLTMM_1_800"/>
        </w:rPr>
        <w:t>i</w:t>
      </w:r>
      <w:r w:rsidRPr="00A17A95">
        <w:rPr>
          <w:rFonts w:ascii="Cambria" w:eastAsiaTheme="minorHAnsi" w:hAnsi="Cambria" w:cs="HelveticaLTMM_1_1000"/>
        </w:rPr>
        <w:t>ed</w:t>
      </w:r>
      <w:r w:rsidRPr="00A17A95">
        <w:rPr>
          <w:rFonts w:ascii="Cambria" w:eastAsiaTheme="minorHAnsi" w:hAnsi="Cambria" w:cs="HelveticaLTMM_1_867"/>
        </w:rPr>
        <w:t xml:space="preserve">, </w:t>
      </w:r>
      <w:r w:rsidRPr="00A17A95">
        <w:rPr>
          <w:rFonts w:ascii="Cambria" w:eastAsiaTheme="minorHAnsi" w:hAnsi="Cambria" w:cs="HelveticaLTMM_1_1000"/>
        </w:rPr>
        <w:t>mod</w:t>
      </w:r>
      <w:r w:rsidRPr="00A17A95">
        <w:rPr>
          <w:rFonts w:ascii="Cambria" w:eastAsiaTheme="minorHAnsi" w:hAnsi="Cambria" w:cs="HelveticaLTMM_1_800"/>
        </w:rPr>
        <w:t>i</w:t>
      </w:r>
      <w:r w:rsidRPr="00A17A95">
        <w:rPr>
          <w:rFonts w:ascii="Cambria" w:eastAsiaTheme="minorHAnsi" w:hAnsi="Cambria" w:cs="HelveticaLTMM_1_1000"/>
        </w:rPr>
        <w:t xml:space="preserve">fy status as </w:t>
      </w:r>
      <w:r w:rsidRPr="00A17A95">
        <w:rPr>
          <w:rFonts w:ascii="Cambria" w:eastAsiaTheme="minorHAnsi" w:hAnsi="Cambria" w:cs="HelveticaLTMM_1_800"/>
        </w:rPr>
        <w:t>‘</w:t>
      </w:r>
      <w:r w:rsidRPr="00A17A95">
        <w:rPr>
          <w:rFonts w:ascii="Cambria" w:eastAsiaTheme="minorHAnsi" w:hAnsi="Cambria" w:cs="HelveticaLTMM_267_1000"/>
        </w:rPr>
        <w:t>A</w:t>
      </w:r>
      <w:r w:rsidRPr="00A17A95">
        <w:rPr>
          <w:rFonts w:ascii="Cambria" w:eastAsiaTheme="minorHAnsi" w:hAnsi="Cambria" w:cs="HelveticaLTMM_1000_201"/>
        </w:rPr>
        <w:t>cc</w:t>
      </w:r>
      <w:r w:rsidRPr="00A17A95">
        <w:rPr>
          <w:rFonts w:ascii="Cambria" w:eastAsiaTheme="minorHAnsi" w:hAnsi="Cambria" w:cs="HelveticaLTMM_267_1000"/>
        </w:rPr>
        <w:t>epted</w:t>
      </w:r>
      <w:r w:rsidRPr="00A17A95">
        <w:rPr>
          <w:rFonts w:ascii="Cambria" w:eastAsiaTheme="minorHAnsi" w:hAnsi="Cambria" w:cs="HelveticaLTMM_1_800"/>
        </w:rPr>
        <w:t xml:space="preserve">’ </w:t>
      </w:r>
      <w:r w:rsidRPr="00A17A95">
        <w:rPr>
          <w:rFonts w:ascii="Cambria" w:eastAsiaTheme="minorHAnsi" w:hAnsi="Cambria" w:cs="HelveticaLTMM_1_1000"/>
        </w:rPr>
        <w:t>and new Po</w:t>
      </w:r>
      <w:r w:rsidRPr="00A17A95">
        <w:rPr>
          <w:rFonts w:ascii="Cambria" w:eastAsiaTheme="minorHAnsi" w:hAnsi="Cambria" w:cs="HelveticaLTMM_1_800"/>
        </w:rPr>
        <w:t>li</w:t>
      </w:r>
      <w:r w:rsidRPr="00A17A95">
        <w:rPr>
          <w:rFonts w:ascii="Cambria" w:eastAsiaTheme="minorHAnsi" w:hAnsi="Cambria" w:cs="HelveticaLTMM_1_1000"/>
        </w:rPr>
        <w:t xml:space="preserve">cy </w:t>
      </w:r>
      <w:r w:rsidRPr="00A17A95">
        <w:rPr>
          <w:rFonts w:ascii="Cambria" w:eastAsiaTheme="minorHAnsi" w:hAnsi="Cambria" w:cs="HelveticaLTMM_1_933"/>
        </w:rPr>
        <w:t>I</w:t>
      </w:r>
      <w:r w:rsidRPr="00A17A95">
        <w:rPr>
          <w:rFonts w:ascii="Cambria" w:eastAsiaTheme="minorHAnsi" w:hAnsi="Cambria" w:cs="HelveticaLTMM_1_1000"/>
        </w:rPr>
        <w:t xml:space="preserve">D </w:t>
      </w:r>
      <w:r w:rsidRPr="00A17A95">
        <w:rPr>
          <w:rFonts w:ascii="Cambria" w:eastAsiaTheme="minorHAnsi" w:hAnsi="Cambria" w:cs="HelveticaLTMM_1_800"/>
        </w:rPr>
        <w:t>i</w:t>
      </w:r>
      <w:r w:rsidRPr="00A17A95">
        <w:rPr>
          <w:rFonts w:ascii="Cambria" w:eastAsiaTheme="minorHAnsi" w:hAnsi="Cambria" w:cs="HelveticaLTMM_1_1000"/>
        </w:rPr>
        <w:t>s created</w:t>
      </w:r>
    </w:p>
    <w:p w:rsidR="0018709D" w:rsidRPr="00A17A95" w:rsidRDefault="0018709D" w:rsidP="00092462">
      <w:pPr>
        <w:autoSpaceDE w:val="0"/>
        <w:autoSpaceDN w:val="0"/>
        <w:adjustRightInd w:val="0"/>
        <w:spacing w:line="360" w:lineRule="auto"/>
        <w:rPr>
          <w:rFonts w:ascii="Cambria" w:eastAsiaTheme="minorHAnsi" w:hAnsi="Cambria" w:cs="HelveticaLTMM_1_1000"/>
        </w:rPr>
      </w:pPr>
      <w:r w:rsidRPr="00A17A95">
        <w:rPr>
          <w:rFonts w:ascii="Cambria" w:eastAsiaTheme="minorHAnsi" w:hAnsi="Cambria" w:cs="HelveticaLTMM_1_1000"/>
        </w:rPr>
        <w:t xml:space="preserve">Send Acceptance </w:t>
      </w:r>
      <w:r w:rsidRPr="00A17A95">
        <w:rPr>
          <w:rFonts w:ascii="Cambria" w:eastAsiaTheme="minorHAnsi" w:hAnsi="Cambria" w:cs="HelveticaLTMM_1_800"/>
        </w:rPr>
        <w:t>l</w:t>
      </w:r>
      <w:r w:rsidRPr="00A17A95">
        <w:rPr>
          <w:rFonts w:ascii="Cambria" w:eastAsiaTheme="minorHAnsi" w:hAnsi="Cambria" w:cs="HelveticaLTMM_1_1000"/>
        </w:rPr>
        <w:t xml:space="preserve">etter </w:t>
      </w:r>
      <w:r w:rsidRPr="00A17A95">
        <w:rPr>
          <w:rFonts w:ascii="Cambria" w:eastAsiaTheme="minorHAnsi" w:hAnsi="Cambria" w:cs="HelveticaLTMM_1_800"/>
        </w:rPr>
        <w:t>i</w:t>
      </w:r>
      <w:r w:rsidRPr="00A17A95">
        <w:rPr>
          <w:rFonts w:ascii="Cambria" w:eastAsiaTheme="minorHAnsi" w:hAnsi="Cambria" w:cs="HelveticaLTMM_1_1000"/>
        </w:rPr>
        <w:t>nform</w:t>
      </w:r>
      <w:r w:rsidRPr="00A17A95">
        <w:rPr>
          <w:rFonts w:ascii="Cambria" w:eastAsiaTheme="minorHAnsi" w:hAnsi="Cambria" w:cs="HelveticaLTMM_1_800"/>
        </w:rPr>
        <w:t>i</w:t>
      </w:r>
      <w:r w:rsidRPr="00A17A95">
        <w:rPr>
          <w:rFonts w:ascii="Cambria" w:eastAsiaTheme="minorHAnsi" w:hAnsi="Cambria" w:cs="HelveticaLTMM_1_1000"/>
        </w:rPr>
        <w:t>ng the fo</w:t>
      </w:r>
      <w:r w:rsidRPr="00A17A95">
        <w:rPr>
          <w:rFonts w:ascii="Cambria" w:eastAsiaTheme="minorHAnsi" w:hAnsi="Cambria" w:cs="HelveticaLTMM_1_800"/>
        </w:rPr>
        <w:t>ll</w:t>
      </w:r>
      <w:r w:rsidRPr="00A17A95">
        <w:rPr>
          <w:rFonts w:ascii="Cambria" w:eastAsiaTheme="minorHAnsi" w:hAnsi="Cambria" w:cs="HelveticaLTMM_1_1000"/>
        </w:rPr>
        <w:t>ow</w:t>
      </w:r>
      <w:r w:rsidRPr="00A17A95">
        <w:rPr>
          <w:rFonts w:ascii="Cambria" w:eastAsiaTheme="minorHAnsi" w:hAnsi="Cambria" w:cs="HelveticaLTMM_1_800"/>
        </w:rPr>
        <w:t>i</w:t>
      </w:r>
      <w:r w:rsidRPr="00A17A95">
        <w:rPr>
          <w:rFonts w:ascii="Cambria" w:eastAsiaTheme="minorHAnsi" w:hAnsi="Cambria" w:cs="HelveticaLTMM_1_1000"/>
        </w:rPr>
        <w:t>ng:</w:t>
      </w:r>
    </w:p>
    <w:p w:rsidR="008C5062" w:rsidRPr="00A17A95" w:rsidRDefault="0018709D" w:rsidP="00E259CB">
      <w:pPr>
        <w:pStyle w:val="ListParagraph"/>
        <w:numPr>
          <w:ilvl w:val="0"/>
          <w:numId w:val="84"/>
        </w:numPr>
        <w:autoSpaceDE w:val="0"/>
        <w:autoSpaceDN w:val="0"/>
        <w:adjustRightInd w:val="0"/>
        <w:spacing w:after="0" w:line="360" w:lineRule="auto"/>
        <w:ind w:left="714" w:hanging="357"/>
        <w:rPr>
          <w:rFonts w:ascii="Cambria" w:eastAsiaTheme="minorHAnsi" w:hAnsi="Cambria" w:cs="HelveticaLTMM_1_1000"/>
        </w:rPr>
      </w:pPr>
      <w:r w:rsidRPr="00A17A95">
        <w:rPr>
          <w:rFonts w:ascii="Cambria" w:eastAsiaTheme="minorHAnsi" w:hAnsi="Cambria" w:cs="HelveticaLTMM_1_1000"/>
        </w:rPr>
        <w:t>Po</w:t>
      </w:r>
      <w:r w:rsidRPr="00A17A95">
        <w:rPr>
          <w:rFonts w:ascii="Cambria" w:eastAsiaTheme="minorHAnsi" w:hAnsi="Cambria" w:cs="HelveticaLTMM_1_800"/>
        </w:rPr>
        <w:t>li</w:t>
      </w:r>
      <w:r w:rsidRPr="00A17A95">
        <w:rPr>
          <w:rFonts w:ascii="Cambria" w:eastAsiaTheme="minorHAnsi" w:hAnsi="Cambria" w:cs="HelveticaLTMM_1_1000"/>
        </w:rPr>
        <w:t xml:space="preserve">cy has been accepted </w:t>
      </w:r>
      <w:r w:rsidRPr="00A17A95">
        <w:rPr>
          <w:rFonts w:ascii="Cambria" w:eastAsiaTheme="minorHAnsi" w:hAnsi="Cambria" w:cs="HelveticaLTMM_1_1"/>
        </w:rPr>
        <w:t xml:space="preserve">– </w:t>
      </w:r>
      <w:r w:rsidRPr="00A17A95">
        <w:rPr>
          <w:rFonts w:ascii="Cambria" w:eastAsiaTheme="minorHAnsi" w:hAnsi="Cambria" w:cs="HelveticaLTMM_1_1000"/>
        </w:rPr>
        <w:t>prov</w:t>
      </w:r>
      <w:r w:rsidRPr="00A17A95">
        <w:rPr>
          <w:rFonts w:ascii="Cambria" w:eastAsiaTheme="minorHAnsi" w:hAnsi="Cambria" w:cs="HelveticaLTMM_1_800"/>
        </w:rPr>
        <w:t>i</w:t>
      </w:r>
      <w:r w:rsidRPr="00A17A95">
        <w:rPr>
          <w:rFonts w:ascii="Cambria" w:eastAsiaTheme="minorHAnsi" w:hAnsi="Cambria" w:cs="HelveticaLTMM_1_1000"/>
        </w:rPr>
        <w:t>de Po</w:t>
      </w:r>
      <w:r w:rsidRPr="00A17A95">
        <w:rPr>
          <w:rFonts w:ascii="Cambria" w:eastAsiaTheme="minorHAnsi" w:hAnsi="Cambria" w:cs="HelveticaLTMM_1_800"/>
        </w:rPr>
        <w:t>li</w:t>
      </w:r>
      <w:r w:rsidRPr="00A17A95">
        <w:rPr>
          <w:rFonts w:ascii="Cambria" w:eastAsiaTheme="minorHAnsi" w:hAnsi="Cambria" w:cs="HelveticaLTMM_1_1000"/>
        </w:rPr>
        <w:t xml:space="preserve">cy </w:t>
      </w:r>
      <w:r w:rsidRPr="00A17A95">
        <w:rPr>
          <w:rFonts w:ascii="Cambria" w:eastAsiaTheme="minorHAnsi" w:hAnsi="Cambria" w:cs="HelveticaLTMM_1_933"/>
        </w:rPr>
        <w:t>I</w:t>
      </w:r>
      <w:r w:rsidRPr="00A17A95">
        <w:rPr>
          <w:rFonts w:ascii="Cambria" w:eastAsiaTheme="minorHAnsi" w:hAnsi="Cambria" w:cs="HelveticaLTMM_1_1000"/>
        </w:rPr>
        <w:t>D</w:t>
      </w:r>
      <w:r w:rsidR="008C5062" w:rsidRPr="00A17A95">
        <w:rPr>
          <w:rFonts w:ascii="Cambria" w:eastAsiaTheme="minorHAnsi" w:hAnsi="Cambria" w:cs="HelveticaLTMM_1_1000"/>
        </w:rPr>
        <w:t xml:space="preserve"> and the proposal acceptance date</w:t>
      </w:r>
    </w:p>
    <w:p w:rsidR="008C5062" w:rsidRPr="00A17A95" w:rsidRDefault="008C5062" w:rsidP="00E259CB">
      <w:pPr>
        <w:pStyle w:val="ListParagraph"/>
        <w:numPr>
          <w:ilvl w:val="1"/>
          <w:numId w:val="84"/>
        </w:numPr>
        <w:autoSpaceDE w:val="0"/>
        <w:autoSpaceDN w:val="0"/>
        <w:adjustRightInd w:val="0"/>
        <w:spacing w:after="0" w:line="360" w:lineRule="auto"/>
        <w:rPr>
          <w:rFonts w:ascii="Cambria" w:eastAsiaTheme="minorHAnsi" w:hAnsi="Cambria" w:cs="HelveticaLTMM_1_1000"/>
        </w:rPr>
      </w:pPr>
      <w:r w:rsidRPr="00A17A95">
        <w:rPr>
          <w:rFonts w:ascii="Cambria" w:eastAsiaTheme="minorHAnsi" w:hAnsi="Cambria" w:cs="HelveticaLTMM_1_1000"/>
        </w:rPr>
        <w:t>Acceptance date is the date the underwriter marks the proposal as accepted for policies the client provides a start date of up to 3 months. For proposals with start date greater than 4 months the acceptance date populated is 3 months prior to the actual start date</w:t>
      </w:r>
      <w:r w:rsidR="001D2EFC" w:rsidRPr="00A17A95">
        <w:rPr>
          <w:rFonts w:ascii="Cambria" w:eastAsiaTheme="minorHAnsi" w:hAnsi="Cambria" w:cs="HelveticaLTMM_1_1000"/>
        </w:rPr>
        <w:t xml:space="preserve"> provided by the client</w:t>
      </w:r>
      <w:r w:rsidRPr="00A17A95">
        <w:rPr>
          <w:rFonts w:ascii="Cambria" w:eastAsiaTheme="minorHAnsi" w:hAnsi="Cambria" w:cs="HelveticaLTMM_1_1000"/>
        </w:rPr>
        <w:t xml:space="preserve">. The proposal is marked as pending acceptance given the acceptance date is in the future and </w:t>
      </w:r>
      <w:r w:rsidR="0062610F" w:rsidRPr="00A17A95">
        <w:rPr>
          <w:rFonts w:ascii="Cambria" w:eastAsiaTheme="minorHAnsi" w:hAnsi="Cambria" w:cs="HelveticaLTMM_1_1000"/>
        </w:rPr>
        <w:t>proposal cannot be incepted until one month prior to the start date provided by the client</w:t>
      </w:r>
    </w:p>
    <w:p w:rsidR="008C5062" w:rsidRPr="00A17A95" w:rsidRDefault="008C5062" w:rsidP="00E259CB">
      <w:pPr>
        <w:pStyle w:val="ListParagraph"/>
        <w:numPr>
          <w:ilvl w:val="1"/>
          <w:numId w:val="84"/>
        </w:numPr>
        <w:autoSpaceDE w:val="0"/>
        <w:autoSpaceDN w:val="0"/>
        <w:adjustRightInd w:val="0"/>
        <w:spacing w:after="0" w:line="360" w:lineRule="auto"/>
        <w:rPr>
          <w:rFonts w:ascii="Cambria" w:eastAsiaTheme="minorHAnsi" w:hAnsi="Cambria" w:cs="HelveticaLTMM_1_1000"/>
        </w:rPr>
      </w:pPr>
      <w:r w:rsidRPr="00A17A95">
        <w:rPr>
          <w:rFonts w:ascii="Cambria" w:eastAsiaTheme="minorHAnsi" w:hAnsi="Cambria" w:cs="HelveticaLTMM_1_1000"/>
        </w:rPr>
        <w:t>The premium is lodged a month prior to the proposal start date</w:t>
      </w:r>
    </w:p>
    <w:p w:rsidR="001D2EFC" w:rsidRPr="00A17A95" w:rsidRDefault="001D2EFC" w:rsidP="00E259CB">
      <w:pPr>
        <w:pStyle w:val="ListParagraph"/>
        <w:numPr>
          <w:ilvl w:val="1"/>
          <w:numId w:val="84"/>
        </w:numPr>
        <w:autoSpaceDE w:val="0"/>
        <w:autoSpaceDN w:val="0"/>
        <w:adjustRightInd w:val="0"/>
        <w:spacing w:after="0" w:line="360" w:lineRule="auto"/>
        <w:rPr>
          <w:rFonts w:ascii="Cambria" w:eastAsiaTheme="minorHAnsi" w:hAnsi="Cambria" w:cs="HelveticaLTMM_1_1000"/>
        </w:rPr>
      </w:pPr>
      <w:r w:rsidRPr="00A17A95">
        <w:rPr>
          <w:rFonts w:ascii="Cambria" w:eastAsiaTheme="minorHAnsi" w:hAnsi="Cambria" w:cs="HelveticaLTMM_1_1000"/>
        </w:rPr>
        <w:t>A message is sent to the client on acceptance date and the status of the transaction.</w:t>
      </w:r>
    </w:p>
    <w:p w:rsidR="0018709D" w:rsidRPr="00A17A95" w:rsidRDefault="0018709D" w:rsidP="00E259CB">
      <w:pPr>
        <w:pStyle w:val="ListParagraph"/>
        <w:numPr>
          <w:ilvl w:val="0"/>
          <w:numId w:val="84"/>
        </w:numPr>
        <w:autoSpaceDE w:val="0"/>
        <w:autoSpaceDN w:val="0"/>
        <w:adjustRightInd w:val="0"/>
        <w:spacing w:after="0" w:line="360" w:lineRule="auto"/>
        <w:ind w:left="714" w:hanging="357"/>
        <w:rPr>
          <w:rFonts w:ascii="Cambria" w:eastAsiaTheme="minorHAnsi" w:hAnsi="Cambria" w:cs="HelveticaLTMM_1_1000"/>
        </w:rPr>
      </w:pPr>
      <w:r w:rsidRPr="00A17A95">
        <w:rPr>
          <w:rFonts w:ascii="Cambria" w:eastAsiaTheme="minorHAnsi" w:hAnsi="Cambria" w:cs="HelveticaLTMM_1_1000"/>
        </w:rPr>
        <w:lastRenderedPageBreak/>
        <w:t>R</w:t>
      </w:r>
      <w:r w:rsidRPr="00A17A95">
        <w:rPr>
          <w:rFonts w:ascii="Cambria" w:eastAsiaTheme="minorHAnsi" w:hAnsi="Cambria" w:cs="HelveticaLTMM_1_800"/>
        </w:rPr>
        <w:t>i</w:t>
      </w:r>
      <w:r w:rsidRPr="00A17A95">
        <w:rPr>
          <w:rFonts w:ascii="Cambria" w:eastAsiaTheme="minorHAnsi" w:hAnsi="Cambria" w:cs="HelveticaLTMM_1_1000"/>
        </w:rPr>
        <w:t>sk cover w</w:t>
      </w:r>
      <w:r w:rsidRPr="00A17A95">
        <w:rPr>
          <w:rFonts w:ascii="Cambria" w:eastAsiaTheme="minorHAnsi" w:hAnsi="Cambria" w:cs="HelveticaLTMM_1_800"/>
        </w:rPr>
        <w:t xml:space="preserve">ill </w:t>
      </w:r>
      <w:r w:rsidRPr="00A17A95">
        <w:rPr>
          <w:rFonts w:ascii="Cambria" w:eastAsiaTheme="minorHAnsi" w:hAnsi="Cambria" w:cs="HelveticaLTMM_1_1000"/>
        </w:rPr>
        <w:t>start on f</w:t>
      </w:r>
      <w:r w:rsidRPr="00A17A95">
        <w:rPr>
          <w:rFonts w:ascii="Cambria" w:eastAsiaTheme="minorHAnsi" w:hAnsi="Cambria" w:cs="HelveticaLTMM_1_800"/>
        </w:rPr>
        <w:t>i</w:t>
      </w:r>
      <w:r w:rsidRPr="00A17A95">
        <w:rPr>
          <w:rFonts w:ascii="Cambria" w:eastAsiaTheme="minorHAnsi" w:hAnsi="Cambria" w:cs="HelveticaLTMM_1_1000"/>
        </w:rPr>
        <w:t>rst payment</w:t>
      </w:r>
    </w:p>
    <w:p w:rsidR="0018709D" w:rsidRPr="00A17A95" w:rsidRDefault="0018709D" w:rsidP="00E259CB">
      <w:pPr>
        <w:pStyle w:val="ListParagraph"/>
        <w:numPr>
          <w:ilvl w:val="0"/>
          <w:numId w:val="84"/>
        </w:numPr>
        <w:autoSpaceDE w:val="0"/>
        <w:autoSpaceDN w:val="0"/>
        <w:adjustRightInd w:val="0"/>
        <w:spacing w:after="0" w:line="360" w:lineRule="auto"/>
        <w:ind w:left="714" w:hanging="357"/>
        <w:rPr>
          <w:rFonts w:ascii="Cambria" w:eastAsiaTheme="minorHAnsi" w:hAnsi="Cambria" w:cs="HelveticaLTMM_1_1000"/>
        </w:rPr>
      </w:pPr>
      <w:r w:rsidRPr="00A17A95">
        <w:rPr>
          <w:rFonts w:ascii="Cambria" w:eastAsiaTheme="minorHAnsi" w:hAnsi="Cambria" w:cs="HelveticaLTMM_1_1000"/>
        </w:rPr>
        <w:t>F</w:t>
      </w:r>
      <w:r w:rsidRPr="00A17A95">
        <w:rPr>
          <w:rFonts w:ascii="Cambria" w:eastAsiaTheme="minorHAnsi" w:hAnsi="Cambria" w:cs="HelveticaLTMM_1_800"/>
        </w:rPr>
        <w:t>i</w:t>
      </w:r>
      <w:r w:rsidRPr="00A17A95">
        <w:rPr>
          <w:rFonts w:ascii="Cambria" w:eastAsiaTheme="minorHAnsi" w:hAnsi="Cambria" w:cs="HelveticaLTMM_1_1000"/>
        </w:rPr>
        <w:t>rst payment deduct</w:t>
      </w:r>
      <w:r w:rsidRPr="00A17A95">
        <w:rPr>
          <w:rFonts w:ascii="Cambria" w:eastAsiaTheme="minorHAnsi" w:hAnsi="Cambria" w:cs="HelveticaLTMM_1_800"/>
        </w:rPr>
        <w:t>i</w:t>
      </w:r>
      <w:r w:rsidRPr="00A17A95">
        <w:rPr>
          <w:rFonts w:ascii="Cambria" w:eastAsiaTheme="minorHAnsi" w:hAnsi="Cambria" w:cs="HelveticaLTMM_1_1000"/>
        </w:rPr>
        <w:t>on date and amount</w:t>
      </w:r>
    </w:p>
    <w:p w:rsidR="0018709D" w:rsidRPr="00A17A95" w:rsidRDefault="0018709D" w:rsidP="00E259CB">
      <w:pPr>
        <w:pStyle w:val="ListParagraph"/>
        <w:numPr>
          <w:ilvl w:val="0"/>
          <w:numId w:val="84"/>
        </w:numPr>
        <w:autoSpaceDE w:val="0"/>
        <w:autoSpaceDN w:val="0"/>
        <w:adjustRightInd w:val="0"/>
        <w:spacing w:after="0" w:line="360" w:lineRule="auto"/>
        <w:ind w:left="714" w:hanging="357"/>
        <w:rPr>
          <w:rFonts w:ascii="Cambria" w:eastAsiaTheme="minorHAnsi" w:hAnsi="Cambria" w:cs="HelveticaLTMM_1_1000"/>
        </w:rPr>
      </w:pPr>
      <w:r w:rsidRPr="00A17A95">
        <w:rPr>
          <w:rFonts w:ascii="Cambria" w:eastAsiaTheme="minorHAnsi" w:hAnsi="Cambria" w:cs="HelveticaLTMM_1_1000"/>
        </w:rPr>
        <w:t xml:space="preserve">Need to keep funds </w:t>
      </w:r>
      <w:r w:rsidRPr="00A17A95">
        <w:rPr>
          <w:rFonts w:ascii="Cambria" w:eastAsiaTheme="minorHAnsi" w:hAnsi="Cambria" w:cs="HelveticaLTMM_1_800"/>
        </w:rPr>
        <w:t>i</w:t>
      </w:r>
      <w:r w:rsidRPr="00A17A95">
        <w:rPr>
          <w:rFonts w:ascii="Cambria" w:eastAsiaTheme="minorHAnsi" w:hAnsi="Cambria" w:cs="HelveticaLTMM_1_1000"/>
        </w:rPr>
        <w:t>n account [</w:t>
      </w:r>
      <w:r w:rsidRPr="00A17A95">
        <w:rPr>
          <w:rFonts w:ascii="Cambria" w:eastAsiaTheme="minorHAnsi" w:hAnsi="Cambria" w:cs="HelveticaLTMM_1_800"/>
        </w:rPr>
        <w:t>i</w:t>
      </w:r>
      <w:r w:rsidRPr="00A17A95">
        <w:rPr>
          <w:rFonts w:ascii="Cambria" w:eastAsiaTheme="minorHAnsi" w:hAnsi="Cambria" w:cs="HelveticaLTMM_1_1000"/>
        </w:rPr>
        <w:t>f D</w:t>
      </w:r>
      <w:r w:rsidRPr="00A17A95">
        <w:rPr>
          <w:rFonts w:ascii="Cambria" w:eastAsiaTheme="minorHAnsi" w:hAnsi="Cambria" w:cs="HelveticaLTMM_1_800"/>
        </w:rPr>
        <w:t>i</w:t>
      </w:r>
      <w:r w:rsidRPr="00A17A95">
        <w:rPr>
          <w:rFonts w:ascii="Cambria" w:eastAsiaTheme="minorHAnsi" w:hAnsi="Cambria" w:cs="HelveticaLTMM_1_1000"/>
        </w:rPr>
        <w:t>rect Deb</w:t>
      </w:r>
      <w:r w:rsidRPr="00A17A95">
        <w:rPr>
          <w:rFonts w:ascii="Cambria" w:eastAsiaTheme="minorHAnsi" w:hAnsi="Cambria" w:cs="HelveticaLTMM_1_800"/>
        </w:rPr>
        <w:t>i</w:t>
      </w:r>
      <w:r w:rsidRPr="00A17A95">
        <w:rPr>
          <w:rFonts w:ascii="Cambria" w:eastAsiaTheme="minorHAnsi" w:hAnsi="Cambria" w:cs="HelveticaLTMM_1_1000"/>
        </w:rPr>
        <w:t>t opt</w:t>
      </w:r>
      <w:r w:rsidRPr="00A17A95">
        <w:rPr>
          <w:rFonts w:ascii="Cambria" w:eastAsiaTheme="minorHAnsi" w:hAnsi="Cambria" w:cs="HelveticaLTMM_1_800"/>
        </w:rPr>
        <w:t>i</w:t>
      </w:r>
      <w:r w:rsidRPr="00A17A95">
        <w:rPr>
          <w:rFonts w:ascii="Cambria" w:eastAsiaTheme="minorHAnsi" w:hAnsi="Cambria" w:cs="HelveticaLTMM_1_1000"/>
        </w:rPr>
        <w:t>on chosen]</w:t>
      </w:r>
    </w:p>
    <w:p w:rsidR="0018709D" w:rsidRPr="00A17A95" w:rsidRDefault="0018709D" w:rsidP="00092462">
      <w:pPr>
        <w:autoSpaceDE w:val="0"/>
        <w:autoSpaceDN w:val="0"/>
        <w:adjustRightInd w:val="0"/>
        <w:spacing w:line="360" w:lineRule="auto"/>
        <w:rPr>
          <w:rFonts w:ascii="Cambria" w:eastAsiaTheme="minorHAnsi" w:hAnsi="Cambria" w:cs="HelveticaLTMM_1_1000"/>
        </w:rPr>
      </w:pPr>
    </w:p>
    <w:p w:rsidR="0018709D" w:rsidRPr="00A17A95" w:rsidRDefault="0018709D" w:rsidP="00092462">
      <w:pPr>
        <w:autoSpaceDE w:val="0"/>
        <w:autoSpaceDN w:val="0"/>
        <w:adjustRightInd w:val="0"/>
        <w:spacing w:line="360" w:lineRule="auto"/>
        <w:rPr>
          <w:rFonts w:ascii="Cambria" w:eastAsiaTheme="minorHAnsi" w:hAnsi="Cambria" w:cs="HelveticaLTMM_1_1000"/>
        </w:rPr>
      </w:pPr>
      <w:r w:rsidRPr="00A17A95">
        <w:rPr>
          <w:rFonts w:ascii="Cambria" w:eastAsiaTheme="minorHAnsi" w:hAnsi="Cambria" w:cs="HelveticaLTMM_1_1000"/>
        </w:rPr>
        <w:t>Format of send</w:t>
      </w:r>
      <w:r w:rsidRPr="00A17A95">
        <w:rPr>
          <w:rFonts w:ascii="Cambria" w:eastAsiaTheme="minorHAnsi" w:hAnsi="Cambria" w:cs="HelveticaLTMM_1_800"/>
        </w:rPr>
        <w:t>i</w:t>
      </w:r>
      <w:r w:rsidRPr="00A17A95">
        <w:rPr>
          <w:rFonts w:ascii="Cambria" w:eastAsiaTheme="minorHAnsi" w:hAnsi="Cambria" w:cs="HelveticaLTMM_1_1000"/>
        </w:rPr>
        <w:t xml:space="preserve">ng </w:t>
      </w:r>
      <w:r w:rsidRPr="00A17A95">
        <w:rPr>
          <w:rFonts w:ascii="Cambria" w:eastAsiaTheme="minorHAnsi" w:hAnsi="Cambria" w:cs="HelveticaLTMM_1_800"/>
        </w:rPr>
        <w:t>l</w:t>
      </w:r>
      <w:r w:rsidRPr="00A17A95">
        <w:rPr>
          <w:rFonts w:ascii="Cambria" w:eastAsiaTheme="minorHAnsi" w:hAnsi="Cambria" w:cs="HelveticaLTMM_1_1000"/>
        </w:rPr>
        <w:t>etter:</w:t>
      </w:r>
      <w:r w:rsidR="003C1EB1" w:rsidRPr="00A17A95">
        <w:rPr>
          <w:rFonts w:ascii="Cambria" w:eastAsiaTheme="minorHAnsi" w:hAnsi="Cambria" w:cs="HelveticaLTMM_1_1000"/>
        </w:rPr>
        <w:t>( System should be able to set priority as per the client requirement)</w:t>
      </w:r>
    </w:p>
    <w:p w:rsidR="0018709D" w:rsidRPr="00A17A95" w:rsidRDefault="0018709D" w:rsidP="00092462">
      <w:pPr>
        <w:autoSpaceDE w:val="0"/>
        <w:autoSpaceDN w:val="0"/>
        <w:adjustRightInd w:val="0"/>
        <w:spacing w:line="360" w:lineRule="auto"/>
        <w:rPr>
          <w:rFonts w:ascii="Cambria" w:eastAsiaTheme="minorHAnsi" w:hAnsi="Cambria" w:cs="HelveticaLTMM_1_800"/>
        </w:rPr>
      </w:pPr>
      <w:r w:rsidRPr="00A17A95">
        <w:rPr>
          <w:rFonts w:ascii="Cambria" w:eastAsiaTheme="minorHAnsi" w:hAnsi="Cambria" w:cs="HelveticaLTMM_1_1000"/>
        </w:rPr>
        <w:t>1</w:t>
      </w:r>
      <w:r w:rsidRPr="00A17A95">
        <w:rPr>
          <w:rFonts w:ascii="Cambria" w:eastAsiaTheme="minorHAnsi" w:hAnsi="Cambria" w:cs="HelveticaLTMM_1_1000"/>
          <w:sz w:val="12"/>
          <w:szCs w:val="12"/>
        </w:rPr>
        <w:t xml:space="preserve">st </w:t>
      </w:r>
      <w:r w:rsidRPr="00A17A95">
        <w:rPr>
          <w:rFonts w:ascii="Cambria" w:eastAsiaTheme="minorHAnsi" w:hAnsi="Cambria" w:cs="HelveticaLTMM_1_1000"/>
        </w:rPr>
        <w:t>pr</w:t>
      </w:r>
      <w:r w:rsidRPr="00A17A95">
        <w:rPr>
          <w:rFonts w:ascii="Cambria" w:eastAsiaTheme="minorHAnsi" w:hAnsi="Cambria" w:cs="HelveticaLTMM_1_800"/>
        </w:rPr>
        <w:t>i</w:t>
      </w:r>
      <w:r w:rsidRPr="00A17A95">
        <w:rPr>
          <w:rFonts w:ascii="Cambria" w:eastAsiaTheme="minorHAnsi" w:hAnsi="Cambria" w:cs="HelveticaLTMM_1_1000"/>
        </w:rPr>
        <w:t>or</w:t>
      </w:r>
      <w:r w:rsidRPr="00A17A95">
        <w:rPr>
          <w:rFonts w:ascii="Cambria" w:eastAsiaTheme="minorHAnsi" w:hAnsi="Cambria" w:cs="HelveticaLTMM_1_800"/>
        </w:rPr>
        <w:t>i</w:t>
      </w:r>
      <w:r w:rsidRPr="00A17A95">
        <w:rPr>
          <w:rFonts w:ascii="Cambria" w:eastAsiaTheme="minorHAnsi" w:hAnsi="Cambria" w:cs="HelveticaLTMM_1_1000"/>
        </w:rPr>
        <w:t xml:space="preserve">ty </w:t>
      </w:r>
      <w:r w:rsidRPr="00A17A95">
        <w:rPr>
          <w:rFonts w:ascii="Cambria" w:eastAsiaTheme="minorHAnsi" w:hAnsi="Cambria" w:cs="HelveticaLTMM_1_1"/>
        </w:rPr>
        <w:t xml:space="preserve">– </w:t>
      </w:r>
      <w:r w:rsidRPr="00A17A95">
        <w:rPr>
          <w:rFonts w:ascii="Cambria" w:eastAsiaTheme="minorHAnsi" w:hAnsi="Cambria" w:cs="HelveticaLTMM_1_1000"/>
        </w:rPr>
        <w:t>Ema</w:t>
      </w:r>
      <w:r w:rsidRPr="00A17A95">
        <w:rPr>
          <w:rFonts w:ascii="Cambria" w:eastAsiaTheme="minorHAnsi" w:hAnsi="Cambria" w:cs="HelveticaLTMM_1_800"/>
        </w:rPr>
        <w:t>il</w:t>
      </w:r>
    </w:p>
    <w:p w:rsidR="0018709D" w:rsidRPr="00A17A95" w:rsidRDefault="0018709D" w:rsidP="00092462">
      <w:pPr>
        <w:autoSpaceDE w:val="0"/>
        <w:autoSpaceDN w:val="0"/>
        <w:adjustRightInd w:val="0"/>
        <w:spacing w:line="360" w:lineRule="auto"/>
        <w:rPr>
          <w:rFonts w:ascii="Cambria" w:eastAsiaTheme="minorHAnsi" w:hAnsi="Cambria" w:cs="HelveticaLTMM_1_1000"/>
        </w:rPr>
      </w:pPr>
      <w:r w:rsidRPr="00A17A95">
        <w:rPr>
          <w:rFonts w:ascii="Cambria" w:eastAsiaTheme="minorHAnsi" w:hAnsi="Cambria" w:cs="HelveticaLTMM_1_1000"/>
        </w:rPr>
        <w:t>2</w:t>
      </w:r>
      <w:r w:rsidRPr="00A17A95">
        <w:rPr>
          <w:rFonts w:ascii="Cambria" w:eastAsiaTheme="minorHAnsi" w:hAnsi="Cambria" w:cs="HelveticaLTMM_1_1000"/>
          <w:sz w:val="12"/>
          <w:szCs w:val="12"/>
        </w:rPr>
        <w:t xml:space="preserve">nd </w:t>
      </w:r>
      <w:r w:rsidRPr="00A17A95">
        <w:rPr>
          <w:rFonts w:ascii="Cambria" w:eastAsiaTheme="minorHAnsi" w:hAnsi="Cambria" w:cs="HelveticaLTMM_1_1000"/>
        </w:rPr>
        <w:t>pr</w:t>
      </w:r>
      <w:r w:rsidRPr="00A17A95">
        <w:rPr>
          <w:rFonts w:ascii="Cambria" w:eastAsiaTheme="minorHAnsi" w:hAnsi="Cambria" w:cs="HelveticaLTMM_1_800"/>
        </w:rPr>
        <w:t>i</w:t>
      </w:r>
      <w:r w:rsidRPr="00A17A95">
        <w:rPr>
          <w:rFonts w:ascii="Cambria" w:eastAsiaTheme="minorHAnsi" w:hAnsi="Cambria" w:cs="HelveticaLTMM_1_1000"/>
        </w:rPr>
        <w:t>or</w:t>
      </w:r>
      <w:r w:rsidRPr="00A17A95">
        <w:rPr>
          <w:rFonts w:ascii="Cambria" w:eastAsiaTheme="minorHAnsi" w:hAnsi="Cambria" w:cs="HelveticaLTMM_1_800"/>
        </w:rPr>
        <w:t>i</w:t>
      </w:r>
      <w:r w:rsidRPr="00A17A95">
        <w:rPr>
          <w:rFonts w:ascii="Cambria" w:eastAsiaTheme="minorHAnsi" w:hAnsi="Cambria" w:cs="HelveticaLTMM_1_1000"/>
        </w:rPr>
        <w:t xml:space="preserve">ty </w:t>
      </w:r>
      <w:r w:rsidRPr="00A17A95">
        <w:rPr>
          <w:rFonts w:ascii="Cambria" w:eastAsiaTheme="minorHAnsi" w:hAnsi="Cambria" w:cs="HelveticaLTMM_1_1"/>
        </w:rPr>
        <w:t xml:space="preserve">– </w:t>
      </w:r>
      <w:r w:rsidRPr="00A17A95">
        <w:rPr>
          <w:rFonts w:ascii="Cambria" w:eastAsiaTheme="minorHAnsi" w:hAnsi="Cambria" w:cs="HelveticaLTMM_1_1000"/>
        </w:rPr>
        <w:t>SMS [</w:t>
      </w:r>
      <w:r w:rsidRPr="00A17A95">
        <w:rPr>
          <w:rFonts w:ascii="Cambria" w:eastAsiaTheme="minorHAnsi" w:hAnsi="Cambria" w:cs="HelveticaLTMM_1_800"/>
        </w:rPr>
        <w:t>i</w:t>
      </w:r>
      <w:r w:rsidRPr="00A17A95">
        <w:rPr>
          <w:rFonts w:ascii="Cambria" w:eastAsiaTheme="minorHAnsi" w:hAnsi="Cambria" w:cs="HelveticaLTMM_1_1000"/>
        </w:rPr>
        <w:t>f Ema</w:t>
      </w:r>
      <w:r w:rsidRPr="00A17A95">
        <w:rPr>
          <w:rFonts w:ascii="Cambria" w:eastAsiaTheme="minorHAnsi" w:hAnsi="Cambria" w:cs="HelveticaLTMM_1_800"/>
        </w:rPr>
        <w:t xml:space="preserve">il </w:t>
      </w:r>
      <w:r w:rsidRPr="00A17A95">
        <w:rPr>
          <w:rFonts w:ascii="Cambria" w:eastAsiaTheme="minorHAnsi" w:hAnsi="Cambria" w:cs="HelveticaLTMM_1_1000"/>
        </w:rPr>
        <w:t>not ava</w:t>
      </w:r>
      <w:r w:rsidRPr="00A17A95">
        <w:rPr>
          <w:rFonts w:ascii="Cambria" w:eastAsiaTheme="minorHAnsi" w:hAnsi="Cambria" w:cs="HelveticaLTMM_1_800"/>
        </w:rPr>
        <w:t>il</w:t>
      </w:r>
      <w:r w:rsidRPr="00A17A95">
        <w:rPr>
          <w:rFonts w:ascii="Cambria" w:eastAsiaTheme="minorHAnsi" w:hAnsi="Cambria" w:cs="HelveticaLTMM_1_1000"/>
        </w:rPr>
        <w:t>ab</w:t>
      </w:r>
      <w:r w:rsidRPr="00A17A95">
        <w:rPr>
          <w:rFonts w:ascii="Cambria" w:eastAsiaTheme="minorHAnsi" w:hAnsi="Cambria" w:cs="HelveticaLTMM_1_800"/>
        </w:rPr>
        <w:t>l</w:t>
      </w:r>
      <w:r w:rsidRPr="00A17A95">
        <w:rPr>
          <w:rFonts w:ascii="Cambria" w:eastAsiaTheme="minorHAnsi" w:hAnsi="Cambria" w:cs="HelveticaLTMM_1_1000"/>
        </w:rPr>
        <w:t>e]</w:t>
      </w:r>
    </w:p>
    <w:p w:rsidR="003C1EB1" w:rsidRPr="00A17A95" w:rsidRDefault="003C1EB1" w:rsidP="00092462">
      <w:pPr>
        <w:autoSpaceDE w:val="0"/>
        <w:autoSpaceDN w:val="0"/>
        <w:adjustRightInd w:val="0"/>
        <w:spacing w:line="360" w:lineRule="auto"/>
        <w:rPr>
          <w:rFonts w:ascii="Cambria" w:eastAsiaTheme="minorHAnsi" w:hAnsi="Cambria" w:cs="HelveticaLTMM_1_1000"/>
        </w:rPr>
      </w:pPr>
      <w:r w:rsidRPr="00A17A95">
        <w:rPr>
          <w:rFonts w:ascii="Cambria" w:eastAsiaTheme="minorHAnsi" w:hAnsi="Cambria" w:cs="HelveticaLTMM_1_1000"/>
        </w:rPr>
        <w:t>The messages can be send to both Email &amp; Mobile number</w:t>
      </w:r>
    </w:p>
    <w:p w:rsidR="0018709D" w:rsidRPr="00A17A95" w:rsidRDefault="0018709D" w:rsidP="00F47CFD">
      <w:pPr>
        <w:pStyle w:val="Heading4"/>
        <w:ind w:left="1276" w:hanging="992"/>
        <w:rPr>
          <w:rFonts w:eastAsiaTheme="minorHAnsi" w:cs="HelveticaLTMM_1_1000"/>
        </w:rPr>
      </w:pPr>
      <w:bookmarkStart w:id="175" w:name="_Toc371586380"/>
      <w:r w:rsidRPr="00A17A95">
        <w:rPr>
          <w:rFonts w:eastAsiaTheme="minorHAnsi"/>
        </w:rPr>
        <w:t>Manua</w:t>
      </w:r>
      <w:r w:rsidRPr="00A17A95">
        <w:rPr>
          <w:rFonts w:eastAsiaTheme="minorHAnsi" w:cs="HelveticaLTMM_734_134"/>
        </w:rPr>
        <w:t xml:space="preserve">l </w:t>
      </w:r>
      <w:r w:rsidRPr="00A17A95">
        <w:rPr>
          <w:rFonts w:eastAsiaTheme="minorHAnsi"/>
        </w:rPr>
        <w:t>under</w:t>
      </w:r>
      <w:r w:rsidRPr="00A17A95">
        <w:rPr>
          <w:rFonts w:eastAsiaTheme="minorHAnsi" w:cs="HelveticaLTMM_267_933"/>
        </w:rPr>
        <w:t>writing</w:t>
      </w:r>
      <w:bookmarkEnd w:id="175"/>
    </w:p>
    <w:p w:rsidR="0018709D" w:rsidRPr="00A17A95" w:rsidRDefault="0018709D" w:rsidP="00092462">
      <w:pPr>
        <w:autoSpaceDE w:val="0"/>
        <w:autoSpaceDN w:val="0"/>
        <w:adjustRightInd w:val="0"/>
        <w:spacing w:line="360" w:lineRule="auto"/>
        <w:rPr>
          <w:rFonts w:ascii="Cambria" w:eastAsiaTheme="minorHAnsi" w:hAnsi="Cambria" w:cs="HelveticaLTMM_1_1000"/>
        </w:rPr>
      </w:pPr>
      <w:r w:rsidRPr="00A17A95">
        <w:rPr>
          <w:rFonts w:ascii="Cambria" w:eastAsiaTheme="minorHAnsi" w:hAnsi="Cambria" w:cs="HelveticaLTMM_1_1000"/>
        </w:rPr>
        <w:t>NB Ops (HO) Deta</w:t>
      </w:r>
      <w:r w:rsidRPr="00A17A95">
        <w:rPr>
          <w:rFonts w:ascii="Cambria" w:eastAsiaTheme="minorHAnsi" w:hAnsi="Cambria" w:cs="HelveticaLTMM_1_800"/>
        </w:rPr>
        <w:t>il</w:t>
      </w:r>
      <w:r w:rsidRPr="00A17A95">
        <w:rPr>
          <w:rFonts w:ascii="Cambria" w:eastAsiaTheme="minorHAnsi" w:hAnsi="Cambria" w:cs="HelveticaLTMM_1_1000"/>
        </w:rPr>
        <w:t>ed checks on:</w:t>
      </w:r>
    </w:p>
    <w:p w:rsidR="0018709D" w:rsidRPr="00A17A95" w:rsidRDefault="0018709D" w:rsidP="00E259CB">
      <w:pPr>
        <w:pStyle w:val="ListParagraph"/>
        <w:numPr>
          <w:ilvl w:val="0"/>
          <w:numId w:val="12"/>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Age of customer</w:t>
      </w:r>
    </w:p>
    <w:p w:rsidR="0018709D" w:rsidRPr="00A17A95" w:rsidRDefault="0018709D" w:rsidP="00E259CB">
      <w:pPr>
        <w:pStyle w:val="ListParagraph"/>
        <w:numPr>
          <w:ilvl w:val="0"/>
          <w:numId w:val="12"/>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Sum Assured</w:t>
      </w:r>
    </w:p>
    <w:p w:rsidR="0018709D" w:rsidRPr="00A17A95" w:rsidRDefault="0018709D" w:rsidP="00E259CB">
      <w:pPr>
        <w:pStyle w:val="ListParagraph"/>
        <w:numPr>
          <w:ilvl w:val="0"/>
          <w:numId w:val="12"/>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Emp</w:t>
      </w:r>
      <w:r w:rsidRPr="00A17A95">
        <w:rPr>
          <w:rFonts w:ascii="Cambria" w:eastAsiaTheme="minorHAnsi" w:hAnsi="Cambria" w:cs="HelveticaLTMM_1_800"/>
          <w:sz w:val="24"/>
          <w:szCs w:val="24"/>
        </w:rPr>
        <w:t>l</w:t>
      </w:r>
      <w:r w:rsidRPr="00A17A95">
        <w:rPr>
          <w:rFonts w:ascii="Cambria" w:eastAsiaTheme="minorHAnsi" w:hAnsi="Cambria" w:cs="HelveticaLTMM_1_1000"/>
          <w:sz w:val="24"/>
          <w:szCs w:val="24"/>
        </w:rPr>
        <w:t>oyer Name</w:t>
      </w:r>
    </w:p>
    <w:p w:rsidR="0018709D" w:rsidRPr="00A17A95" w:rsidRDefault="0018709D" w:rsidP="00E259CB">
      <w:pPr>
        <w:pStyle w:val="ListParagraph"/>
        <w:numPr>
          <w:ilvl w:val="0"/>
          <w:numId w:val="12"/>
        </w:numPr>
        <w:autoSpaceDE w:val="0"/>
        <w:autoSpaceDN w:val="0"/>
        <w:adjustRightInd w:val="0"/>
        <w:spacing w:after="0"/>
        <w:rPr>
          <w:rFonts w:ascii="Cambria" w:eastAsiaTheme="minorHAnsi" w:hAnsi="Cambria"/>
          <w:sz w:val="24"/>
          <w:szCs w:val="24"/>
        </w:rPr>
      </w:pPr>
      <w:r w:rsidRPr="00A17A95">
        <w:rPr>
          <w:rFonts w:ascii="Cambria" w:eastAsiaTheme="minorHAnsi" w:hAnsi="Cambria" w:cs="HelveticaLTMM_1_1000"/>
          <w:sz w:val="24"/>
          <w:szCs w:val="24"/>
        </w:rPr>
        <w:t>Month</w:t>
      </w:r>
      <w:r w:rsidRPr="00A17A95">
        <w:rPr>
          <w:rFonts w:ascii="Cambria" w:eastAsiaTheme="minorHAnsi" w:hAnsi="Cambria" w:cs="HelveticaLTMM_1_800"/>
          <w:sz w:val="24"/>
          <w:szCs w:val="24"/>
        </w:rPr>
        <w:t>l</w:t>
      </w:r>
      <w:r w:rsidRPr="00A17A95">
        <w:rPr>
          <w:rFonts w:ascii="Cambria" w:eastAsiaTheme="minorHAnsi" w:hAnsi="Cambria" w:cs="HelveticaLTMM_1_1000"/>
          <w:sz w:val="24"/>
          <w:szCs w:val="24"/>
        </w:rPr>
        <w:t xml:space="preserve">y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ncome</w:t>
      </w:r>
    </w:p>
    <w:p w:rsidR="0018709D" w:rsidRPr="00A17A95" w:rsidRDefault="0018709D" w:rsidP="00092462">
      <w:pPr>
        <w:autoSpaceDE w:val="0"/>
        <w:autoSpaceDN w:val="0"/>
        <w:adjustRightInd w:val="0"/>
        <w:spacing w:line="360" w:lineRule="auto"/>
        <w:rPr>
          <w:rFonts w:ascii="Cambria" w:eastAsiaTheme="minorHAnsi" w:hAnsi="Cambria" w:cs="HelveticaLTMM_1_1000"/>
        </w:rPr>
      </w:pPr>
      <w:r w:rsidRPr="00A17A95">
        <w:rPr>
          <w:rFonts w:ascii="Cambria" w:eastAsiaTheme="minorHAnsi" w:hAnsi="Cambria" w:cs="HelveticaLTMM_1_933"/>
        </w:rPr>
        <w:t>I</w:t>
      </w:r>
      <w:r w:rsidRPr="00A17A95">
        <w:rPr>
          <w:rFonts w:ascii="Cambria" w:eastAsiaTheme="minorHAnsi" w:hAnsi="Cambria" w:cs="HelveticaLTMM_1_1000"/>
        </w:rPr>
        <w:t>f r</w:t>
      </w:r>
      <w:r w:rsidRPr="00A17A95">
        <w:rPr>
          <w:rFonts w:ascii="Cambria" w:eastAsiaTheme="minorHAnsi" w:hAnsi="Cambria" w:cs="HelveticaLTMM_1_800"/>
        </w:rPr>
        <w:t>i</w:t>
      </w:r>
      <w:r w:rsidRPr="00A17A95">
        <w:rPr>
          <w:rFonts w:ascii="Cambria" w:eastAsiaTheme="minorHAnsi" w:hAnsi="Cambria" w:cs="HelveticaLTMM_1_1000"/>
        </w:rPr>
        <w:t>sk can be accepted</w:t>
      </w:r>
      <w:r w:rsidRPr="00A17A95">
        <w:rPr>
          <w:rFonts w:ascii="Cambria" w:eastAsiaTheme="minorHAnsi" w:hAnsi="Cambria" w:cs="HelveticaLTMM_1_867"/>
        </w:rPr>
        <w:t xml:space="preserve">, </w:t>
      </w:r>
      <w:r w:rsidRPr="00A17A95">
        <w:rPr>
          <w:rFonts w:ascii="Cambria" w:eastAsiaTheme="minorHAnsi" w:hAnsi="Cambria" w:cs="HelveticaLTMM_1_1000"/>
        </w:rPr>
        <w:t>not</w:t>
      </w:r>
      <w:r w:rsidRPr="00A17A95">
        <w:rPr>
          <w:rFonts w:ascii="Cambria" w:eastAsiaTheme="minorHAnsi" w:hAnsi="Cambria" w:cs="HelveticaLTMM_1_800"/>
        </w:rPr>
        <w:t>i</w:t>
      </w:r>
      <w:r w:rsidRPr="00A17A95">
        <w:rPr>
          <w:rFonts w:ascii="Cambria" w:eastAsiaTheme="minorHAnsi" w:hAnsi="Cambria" w:cs="HelveticaLTMM_1_1000"/>
        </w:rPr>
        <w:t xml:space="preserve">fy </w:t>
      </w:r>
      <w:r w:rsidRPr="00A17A95">
        <w:rPr>
          <w:rFonts w:ascii="Cambria" w:eastAsiaTheme="minorHAnsi" w:hAnsi="Cambria" w:cs="HelveticaLTMM_1_800"/>
        </w:rPr>
        <w:t>i</w:t>
      </w:r>
      <w:r w:rsidRPr="00A17A95">
        <w:rPr>
          <w:rFonts w:ascii="Cambria" w:eastAsiaTheme="minorHAnsi" w:hAnsi="Cambria" w:cs="HelveticaLTMM_1_1000"/>
        </w:rPr>
        <w:t xml:space="preserve">n the PAS as </w:t>
      </w:r>
      <w:r w:rsidRPr="00A17A95">
        <w:rPr>
          <w:rFonts w:ascii="Cambria" w:eastAsiaTheme="minorHAnsi" w:hAnsi="Cambria" w:cs="HelveticaLTMM_1_800"/>
        </w:rPr>
        <w:t>‘</w:t>
      </w:r>
      <w:r w:rsidRPr="00A17A95">
        <w:rPr>
          <w:rFonts w:ascii="Cambria" w:eastAsiaTheme="minorHAnsi" w:hAnsi="Cambria" w:cs="HelveticaLTMM_1_1000"/>
        </w:rPr>
        <w:t>Accepted</w:t>
      </w:r>
      <w:r w:rsidRPr="00A17A95">
        <w:rPr>
          <w:rFonts w:ascii="Cambria" w:eastAsiaTheme="minorHAnsi" w:hAnsi="Cambria" w:cs="HelveticaLTMM_1_800"/>
        </w:rPr>
        <w:t xml:space="preserve">’ </w:t>
      </w:r>
      <w:r w:rsidRPr="00A17A95">
        <w:rPr>
          <w:rFonts w:ascii="Cambria" w:eastAsiaTheme="minorHAnsi" w:hAnsi="Cambria" w:cs="HelveticaLTMM_1_1000"/>
        </w:rPr>
        <w:t>or e</w:t>
      </w:r>
      <w:r w:rsidRPr="00A17A95">
        <w:rPr>
          <w:rFonts w:ascii="Cambria" w:eastAsiaTheme="minorHAnsi" w:hAnsi="Cambria" w:cs="HelveticaLTMM_1_800"/>
        </w:rPr>
        <w:t>l</w:t>
      </w:r>
      <w:r w:rsidRPr="00A17A95">
        <w:rPr>
          <w:rFonts w:ascii="Cambria" w:eastAsiaTheme="minorHAnsi" w:hAnsi="Cambria" w:cs="HelveticaLTMM_1_1000"/>
        </w:rPr>
        <w:t xml:space="preserve">se </w:t>
      </w:r>
      <w:r w:rsidRPr="00A17A95">
        <w:rPr>
          <w:rFonts w:ascii="Cambria" w:eastAsiaTheme="minorHAnsi" w:hAnsi="Cambria" w:cs="HelveticaLTMM_1_800"/>
        </w:rPr>
        <w:t>‘</w:t>
      </w:r>
      <w:r w:rsidRPr="00A17A95">
        <w:rPr>
          <w:rFonts w:ascii="Cambria" w:eastAsiaTheme="minorHAnsi" w:hAnsi="Cambria" w:cs="HelveticaLTMM_1_1000"/>
        </w:rPr>
        <w:t>Re</w:t>
      </w:r>
      <w:r w:rsidRPr="00A17A95">
        <w:rPr>
          <w:rFonts w:ascii="Cambria" w:eastAsiaTheme="minorHAnsi" w:hAnsi="Cambria" w:cs="HelveticaLTMM_1_800"/>
        </w:rPr>
        <w:t>j</w:t>
      </w:r>
      <w:r w:rsidRPr="00A17A95">
        <w:rPr>
          <w:rFonts w:ascii="Cambria" w:eastAsiaTheme="minorHAnsi" w:hAnsi="Cambria" w:cs="HelveticaLTMM_1_1000"/>
        </w:rPr>
        <w:t>ected</w:t>
      </w:r>
      <w:r w:rsidRPr="00A17A95">
        <w:rPr>
          <w:rFonts w:ascii="Cambria" w:eastAsiaTheme="minorHAnsi" w:hAnsi="Cambria" w:cs="HelveticaLTMM_1_800"/>
        </w:rPr>
        <w:t xml:space="preserve">’ </w:t>
      </w:r>
      <w:r w:rsidRPr="00A17A95">
        <w:rPr>
          <w:rFonts w:ascii="Cambria" w:eastAsiaTheme="minorHAnsi" w:hAnsi="Cambria" w:cs="HelveticaLTMM_1_1"/>
        </w:rPr>
        <w:t xml:space="preserve">– </w:t>
      </w:r>
      <w:r w:rsidRPr="00A17A95">
        <w:rPr>
          <w:rFonts w:ascii="Cambria" w:eastAsiaTheme="minorHAnsi" w:hAnsi="Cambria" w:cs="HelveticaLTMM_1_1000"/>
        </w:rPr>
        <w:t>a</w:t>
      </w:r>
      <w:r w:rsidRPr="00A17A95">
        <w:rPr>
          <w:rFonts w:ascii="Cambria" w:eastAsiaTheme="minorHAnsi" w:hAnsi="Cambria" w:cs="HelveticaLTMM_1_800"/>
        </w:rPr>
        <w:t>l</w:t>
      </w:r>
      <w:r w:rsidRPr="00A17A95">
        <w:rPr>
          <w:rFonts w:ascii="Cambria" w:eastAsiaTheme="minorHAnsi" w:hAnsi="Cambria" w:cs="HelveticaLTMM_1_1000"/>
        </w:rPr>
        <w:t>ong w</w:t>
      </w:r>
      <w:r w:rsidRPr="00A17A95">
        <w:rPr>
          <w:rFonts w:ascii="Cambria" w:eastAsiaTheme="minorHAnsi" w:hAnsi="Cambria" w:cs="HelveticaLTMM_1_800"/>
        </w:rPr>
        <w:t>i</w:t>
      </w:r>
      <w:r w:rsidRPr="00A17A95">
        <w:rPr>
          <w:rFonts w:ascii="Cambria" w:eastAsiaTheme="minorHAnsi" w:hAnsi="Cambria" w:cs="HelveticaLTMM_1_1000"/>
        </w:rPr>
        <w:t>th reason</w:t>
      </w:r>
    </w:p>
    <w:p w:rsidR="0018709D" w:rsidRPr="00A17A95" w:rsidRDefault="0018709D" w:rsidP="00092462">
      <w:pPr>
        <w:autoSpaceDE w:val="0"/>
        <w:autoSpaceDN w:val="0"/>
        <w:adjustRightInd w:val="0"/>
        <w:spacing w:line="360" w:lineRule="auto"/>
        <w:rPr>
          <w:rFonts w:ascii="Cambria" w:eastAsiaTheme="minorHAnsi" w:hAnsi="Cambria" w:cs="HelveticaLTMM_1_1000"/>
        </w:rPr>
      </w:pPr>
    </w:p>
    <w:p w:rsidR="0018709D" w:rsidRPr="00A17A95" w:rsidRDefault="0018709D" w:rsidP="00092462">
      <w:pPr>
        <w:autoSpaceDE w:val="0"/>
        <w:autoSpaceDN w:val="0"/>
        <w:adjustRightInd w:val="0"/>
        <w:spacing w:line="360" w:lineRule="auto"/>
        <w:rPr>
          <w:rFonts w:ascii="Cambria" w:eastAsiaTheme="minorHAnsi" w:hAnsi="Cambria" w:cs="HelveticaLTMM_1_1000"/>
        </w:rPr>
      </w:pPr>
      <w:r w:rsidRPr="00A17A95">
        <w:rPr>
          <w:rFonts w:ascii="Cambria" w:eastAsiaTheme="minorHAnsi" w:hAnsi="Cambria" w:cs="HelveticaLTMM_1_1000"/>
        </w:rPr>
        <w:t>Po</w:t>
      </w:r>
      <w:r w:rsidRPr="00A17A95">
        <w:rPr>
          <w:rFonts w:ascii="Cambria" w:eastAsiaTheme="minorHAnsi" w:hAnsi="Cambria" w:cs="HelveticaLTMM_1_800"/>
        </w:rPr>
        <w:t>li</w:t>
      </w:r>
      <w:r w:rsidRPr="00A17A95">
        <w:rPr>
          <w:rFonts w:ascii="Cambria" w:eastAsiaTheme="minorHAnsi" w:hAnsi="Cambria" w:cs="HelveticaLTMM_1_1000"/>
        </w:rPr>
        <w:t>cy Adm</w:t>
      </w:r>
      <w:r w:rsidRPr="00A17A95">
        <w:rPr>
          <w:rFonts w:ascii="Cambria" w:eastAsiaTheme="minorHAnsi" w:hAnsi="Cambria" w:cs="HelveticaLTMM_1_800"/>
        </w:rPr>
        <w:t>i</w:t>
      </w:r>
      <w:r w:rsidRPr="00A17A95">
        <w:rPr>
          <w:rFonts w:ascii="Cambria" w:eastAsiaTheme="minorHAnsi" w:hAnsi="Cambria" w:cs="HelveticaLTMM_1_1000"/>
        </w:rPr>
        <w:t>n system [</w:t>
      </w:r>
      <w:r w:rsidRPr="00A17A95">
        <w:rPr>
          <w:rFonts w:ascii="Cambria" w:eastAsiaTheme="minorHAnsi" w:hAnsi="Cambria" w:cs="HelveticaLTMM_1_933"/>
        </w:rPr>
        <w:t>I</w:t>
      </w:r>
      <w:r w:rsidRPr="00A17A95">
        <w:rPr>
          <w:rFonts w:ascii="Cambria" w:eastAsiaTheme="minorHAnsi" w:hAnsi="Cambria" w:cs="HelveticaLTMM_1_1000"/>
        </w:rPr>
        <w:t xml:space="preserve">T] Send Acceptance </w:t>
      </w:r>
      <w:r w:rsidRPr="00A17A95">
        <w:rPr>
          <w:rFonts w:ascii="Cambria" w:eastAsiaTheme="minorHAnsi" w:hAnsi="Cambria" w:cs="HelveticaLTMM_1_800"/>
        </w:rPr>
        <w:t>l</w:t>
      </w:r>
      <w:r w:rsidRPr="00A17A95">
        <w:rPr>
          <w:rFonts w:ascii="Cambria" w:eastAsiaTheme="minorHAnsi" w:hAnsi="Cambria" w:cs="HelveticaLTMM_1_1000"/>
        </w:rPr>
        <w:t>etter as above [Ref step</w:t>
      </w:r>
      <w:r w:rsidRPr="00A17A95">
        <w:rPr>
          <w:rFonts w:ascii="Cambria" w:eastAsiaTheme="minorHAnsi" w:hAnsi="Cambria" w:cs="HelveticaLTMM_1_867"/>
        </w:rPr>
        <w:t xml:space="preserve">. </w:t>
      </w:r>
      <w:r w:rsidRPr="00A17A95">
        <w:rPr>
          <w:rFonts w:ascii="Cambria" w:eastAsiaTheme="minorHAnsi" w:hAnsi="Cambria" w:cs="HelveticaLTMM_1_1000"/>
        </w:rPr>
        <w:t xml:space="preserve">16] </w:t>
      </w:r>
      <w:r w:rsidRPr="00A17A95">
        <w:rPr>
          <w:rFonts w:ascii="Cambria" w:eastAsiaTheme="minorHAnsi" w:hAnsi="Cambria" w:cs="HelveticaLTMM_1_1"/>
        </w:rPr>
        <w:t xml:space="preserve">– </w:t>
      </w:r>
      <w:r w:rsidRPr="00A17A95">
        <w:rPr>
          <w:rFonts w:ascii="Cambria" w:eastAsiaTheme="minorHAnsi" w:hAnsi="Cambria" w:cs="HelveticaLTMM_1_800"/>
        </w:rPr>
        <w:t>i</w:t>
      </w:r>
      <w:r w:rsidRPr="00A17A95">
        <w:rPr>
          <w:rFonts w:ascii="Cambria" w:eastAsiaTheme="minorHAnsi" w:hAnsi="Cambria" w:cs="HelveticaLTMM_1_1000"/>
        </w:rPr>
        <w:t>f po</w:t>
      </w:r>
      <w:r w:rsidRPr="00A17A95">
        <w:rPr>
          <w:rFonts w:ascii="Cambria" w:eastAsiaTheme="minorHAnsi" w:hAnsi="Cambria" w:cs="HelveticaLTMM_1_800"/>
        </w:rPr>
        <w:t>li</w:t>
      </w:r>
      <w:r w:rsidRPr="00A17A95">
        <w:rPr>
          <w:rFonts w:ascii="Cambria" w:eastAsiaTheme="minorHAnsi" w:hAnsi="Cambria" w:cs="HelveticaLTMM_1_1000"/>
        </w:rPr>
        <w:t xml:space="preserve">cy </w:t>
      </w:r>
      <w:r w:rsidRPr="00A17A95">
        <w:rPr>
          <w:rFonts w:ascii="Cambria" w:eastAsiaTheme="minorHAnsi" w:hAnsi="Cambria" w:cs="HelveticaLTMM_1_800"/>
        </w:rPr>
        <w:t>‘</w:t>
      </w:r>
      <w:r w:rsidRPr="00A17A95">
        <w:rPr>
          <w:rFonts w:ascii="Cambria" w:eastAsiaTheme="minorHAnsi" w:hAnsi="Cambria" w:cs="HelveticaLTMM_1_1000"/>
        </w:rPr>
        <w:t>Accepted</w:t>
      </w:r>
      <w:r w:rsidRPr="00A17A95">
        <w:rPr>
          <w:rFonts w:ascii="Cambria" w:eastAsiaTheme="minorHAnsi" w:hAnsi="Cambria" w:cs="HelveticaLTMM_1_800"/>
        </w:rPr>
        <w:t xml:space="preserve">’ </w:t>
      </w:r>
      <w:r w:rsidRPr="00A17A95">
        <w:rPr>
          <w:rFonts w:ascii="Cambria" w:eastAsiaTheme="minorHAnsi" w:hAnsi="Cambria" w:cs="HelveticaLTMM_1_1000"/>
        </w:rPr>
        <w:t xml:space="preserve">or Send </w:t>
      </w:r>
      <w:r w:rsidRPr="00A17A95">
        <w:rPr>
          <w:rFonts w:ascii="Cambria" w:eastAsiaTheme="minorHAnsi" w:hAnsi="Cambria" w:cs="HelveticaLTMM_1_800"/>
        </w:rPr>
        <w:t>‘</w:t>
      </w:r>
      <w:r w:rsidRPr="00A17A95">
        <w:rPr>
          <w:rFonts w:ascii="Cambria" w:eastAsiaTheme="minorHAnsi" w:hAnsi="Cambria" w:cs="HelveticaLTMM_1_1000"/>
        </w:rPr>
        <w:t>Re</w:t>
      </w:r>
      <w:r w:rsidRPr="00A17A95">
        <w:rPr>
          <w:rFonts w:ascii="Cambria" w:eastAsiaTheme="minorHAnsi" w:hAnsi="Cambria" w:cs="HelveticaLTMM_1_800"/>
        </w:rPr>
        <w:t>j</w:t>
      </w:r>
      <w:r w:rsidRPr="00A17A95">
        <w:rPr>
          <w:rFonts w:ascii="Cambria" w:eastAsiaTheme="minorHAnsi" w:hAnsi="Cambria" w:cs="HelveticaLTMM_1_1000"/>
        </w:rPr>
        <w:t>ect</w:t>
      </w:r>
      <w:r w:rsidRPr="00A17A95">
        <w:rPr>
          <w:rFonts w:ascii="Cambria" w:eastAsiaTheme="minorHAnsi" w:hAnsi="Cambria" w:cs="HelveticaLTMM_1_800"/>
        </w:rPr>
        <w:t>i</w:t>
      </w:r>
      <w:r w:rsidRPr="00A17A95">
        <w:rPr>
          <w:rFonts w:ascii="Cambria" w:eastAsiaTheme="minorHAnsi" w:hAnsi="Cambria" w:cs="HelveticaLTMM_1_1000"/>
        </w:rPr>
        <w:t xml:space="preserve">on </w:t>
      </w:r>
      <w:r w:rsidRPr="00A17A95">
        <w:rPr>
          <w:rFonts w:ascii="Cambria" w:eastAsiaTheme="minorHAnsi" w:hAnsi="Cambria" w:cs="HelveticaLTMM_1_800"/>
        </w:rPr>
        <w:t>l</w:t>
      </w:r>
      <w:r w:rsidRPr="00A17A95">
        <w:rPr>
          <w:rFonts w:ascii="Cambria" w:eastAsiaTheme="minorHAnsi" w:hAnsi="Cambria" w:cs="HelveticaLTMM_1_1000"/>
        </w:rPr>
        <w:t>etter</w:t>
      </w:r>
      <w:r w:rsidRPr="00A17A95">
        <w:rPr>
          <w:rFonts w:ascii="Cambria" w:eastAsiaTheme="minorHAnsi" w:hAnsi="Cambria" w:cs="HelveticaLTMM_1_800"/>
        </w:rPr>
        <w:t xml:space="preserve">’ </w:t>
      </w:r>
      <w:r w:rsidRPr="00A17A95">
        <w:rPr>
          <w:rFonts w:ascii="Cambria" w:eastAsiaTheme="minorHAnsi" w:hAnsi="Cambria" w:cs="HelveticaLTMM_1_1000"/>
        </w:rPr>
        <w:t>w</w:t>
      </w:r>
      <w:r w:rsidRPr="00A17A95">
        <w:rPr>
          <w:rFonts w:ascii="Cambria" w:eastAsiaTheme="minorHAnsi" w:hAnsi="Cambria" w:cs="HelveticaLTMM_1_800"/>
        </w:rPr>
        <w:t>i</w:t>
      </w:r>
      <w:r w:rsidRPr="00A17A95">
        <w:rPr>
          <w:rFonts w:ascii="Cambria" w:eastAsiaTheme="minorHAnsi" w:hAnsi="Cambria" w:cs="HelveticaLTMM_1_1000"/>
        </w:rPr>
        <w:t>th the fo</w:t>
      </w:r>
      <w:r w:rsidRPr="00A17A95">
        <w:rPr>
          <w:rFonts w:ascii="Cambria" w:eastAsiaTheme="minorHAnsi" w:hAnsi="Cambria" w:cs="HelveticaLTMM_1_800"/>
        </w:rPr>
        <w:t>ll</w:t>
      </w:r>
      <w:r w:rsidRPr="00A17A95">
        <w:rPr>
          <w:rFonts w:ascii="Cambria" w:eastAsiaTheme="minorHAnsi" w:hAnsi="Cambria" w:cs="HelveticaLTMM_1_1000"/>
        </w:rPr>
        <w:t>ow</w:t>
      </w:r>
      <w:r w:rsidRPr="00A17A95">
        <w:rPr>
          <w:rFonts w:ascii="Cambria" w:eastAsiaTheme="minorHAnsi" w:hAnsi="Cambria" w:cs="HelveticaLTMM_1_800"/>
        </w:rPr>
        <w:t>i</w:t>
      </w:r>
      <w:r w:rsidRPr="00A17A95">
        <w:rPr>
          <w:rFonts w:ascii="Cambria" w:eastAsiaTheme="minorHAnsi" w:hAnsi="Cambria" w:cs="HelveticaLTMM_1_1000"/>
        </w:rPr>
        <w:t>ng:</w:t>
      </w:r>
    </w:p>
    <w:p w:rsidR="0018709D" w:rsidRPr="00A17A95" w:rsidRDefault="0018709D" w:rsidP="00092462">
      <w:pPr>
        <w:autoSpaceDE w:val="0"/>
        <w:autoSpaceDN w:val="0"/>
        <w:adjustRightInd w:val="0"/>
        <w:spacing w:line="360" w:lineRule="auto"/>
        <w:rPr>
          <w:rFonts w:ascii="Cambria" w:eastAsiaTheme="minorHAnsi" w:hAnsi="Cambria" w:cs="HelveticaLTMM_1_1000"/>
        </w:rPr>
      </w:pPr>
      <w:r w:rsidRPr="00A17A95">
        <w:rPr>
          <w:rFonts w:ascii="Cambria" w:eastAsiaTheme="minorHAnsi" w:hAnsi="Cambria" w:cs="HelveticaLTMM_1_1000"/>
        </w:rPr>
        <w:t>1</w:t>
      </w:r>
      <w:r w:rsidRPr="00A17A95">
        <w:rPr>
          <w:rFonts w:ascii="Cambria" w:eastAsiaTheme="minorHAnsi" w:hAnsi="Cambria" w:cs="HelveticaLTMM_1_867"/>
        </w:rPr>
        <w:t xml:space="preserve">. </w:t>
      </w:r>
      <w:r w:rsidRPr="00A17A95">
        <w:rPr>
          <w:rFonts w:ascii="Cambria" w:eastAsiaTheme="minorHAnsi" w:hAnsi="Cambria" w:cs="HelveticaLTMM_1_1000"/>
        </w:rPr>
        <w:t>Reason for Re</w:t>
      </w:r>
      <w:r w:rsidRPr="00A17A95">
        <w:rPr>
          <w:rFonts w:ascii="Cambria" w:eastAsiaTheme="minorHAnsi" w:hAnsi="Cambria" w:cs="HelveticaLTMM_1_800"/>
        </w:rPr>
        <w:t>j</w:t>
      </w:r>
      <w:r w:rsidRPr="00A17A95">
        <w:rPr>
          <w:rFonts w:ascii="Cambria" w:eastAsiaTheme="minorHAnsi" w:hAnsi="Cambria" w:cs="HelveticaLTMM_1_1000"/>
        </w:rPr>
        <w:t>ect</w:t>
      </w:r>
      <w:r w:rsidRPr="00A17A95">
        <w:rPr>
          <w:rFonts w:ascii="Cambria" w:eastAsiaTheme="minorHAnsi" w:hAnsi="Cambria" w:cs="HelveticaLTMM_1_800"/>
        </w:rPr>
        <w:t>i</w:t>
      </w:r>
      <w:r w:rsidRPr="00A17A95">
        <w:rPr>
          <w:rFonts w:ascii="Cambria" w:eastAsiaTheme="minorHAnsi" w:hAnsi="Cambria" w:cs="HelveticaLTMM_1_1000"/>
        </w:rPr>
        <w:t>on</w:t>
      </w:r>
    </w:p>
    <w:p w:rsidR="0018709D" w:rsidRPr="00A17A95" w:rsidRDefault="0018709D" w:rsidP="00092462">
      <w:pPr>
        <w:autoSpaceDE w:val="0"/>
        <w:autoSpaceDN w:val="0"/>
        <w:adjustRightInd w:val="0"/>
        <w:spacing w:line="360" w:lineRule="auto"/>
        <w:rPr>
          <w:rFonts w:ascii="Cambria" w:eastAsiaTheme="minorHAnsi" w:hAnsi="Cambria" w:cs="HelveticaLTMM_1_1000"/>
        </w:rPr>
      </w:pPr>
    </w:p>
    <w:p w:rsidR="0018709D" w:rsidRPr="00A17A95" w:rsidRDefault="0018709D" w:rsidP="00092462">
      <w:pPr>
        <w:autoSpaceDE w:val="0"/>
        <w:autoSpaceDN w:val="0"/>
        <w:adjustRightInd w:val="0"/>
        <w:spacing w:line="360" w:lineRule="auto"/>
        <w:rPr>
          <w:rFonts w:ascii="Cambria" w:eastAsiaTheme="minorHAnsi" w:hAnsi="Cambria" w:cs="HelveticaLTMM_1_1000"/>
        </w:rPr>
      </w:pPr>
      <w:r w:rsidRPr="00A17A95">
        <w:rPr>
          <w:rFonts w:ascii="Cambria" w:eastAsiaTheme="minorHAnsi" w:hAnsi="Cambria" w:cs="HelveticaLTMM_1_1000"/>
        </w:rPr>
        <w:t>Format of send</w:t>
      </w:r>
      <w:r w:rsidRPr="00A17A95">
        <w:rPr>
          <w:rFonts w:ascii="Cambria" w:eastAsiaTheme="minorHAnsi" w:hAnsi="Cambria" w:cs="HelveticaLTMM_1_800"/>
        </w:rPr>
        <w:t>i</w:t>
      </w:r>
      <w:r w:rsidRPr="00A17A95">
        <w:rPr>
          <w:rFonts w:ascii="Cambria" w:eastAsiaTheme="minorHAnsi" w:hAnsi="Cambria" w:cs="HelveticaLTMM_1_1000"/>
        </w:rPr>
        <w:t xml:space="preserve">ng </w:t>
      </w:r>
      <w:r w:rsidRPr="00A17A95">
        <w:rPr>
          <w:rFonts w:ascii="Cambria" w:eastAsiaTheme="minorHAnsi" w:hAnsi="Cambria" w:cs="HelveticaLTMM_1_800"/>
        </w:rPr>
        <w:t>l</w:t>
      </w:r>
      <w:r w:rsidRPr="00A17A95">
        <w:rPr>
          <w:rFonts w:ascii="Cambria" w:eastAsiaTheme="minorHAnsi" w:hAnsi="Cambria" w:cs="HelveticaLTMM_1_1000"/>
        </w:rPr>
        <w:t>etter:</w:t>
      </w:r>
    </w:p>
    <w:p w:rsidR="0018709D" w:rsidRPr="00A17A95" w:rsidRDefault="0018709D" w:rsidP="00092462">
      <w:pPr>
        <w:autoSpaceDE w:val="0"/>
        <w:autoSpaceDN w:val="0"/>
        <w:adjustRightInd w:val="0"/>
        <w:spacing w:line="360" w:lineRule="auto"/>
        <w:rPr>
          <w:rFonts w:ascii="Cambria" w:eastAsiaTheme="minorHAnsi" w:hAnsi="Cambria" w:cs="HelveticaLTMM_1_800"/>
        </w:rPr>
      </w:pPr>
      <w:r w:rsidRPr="00A17A95">
        <w:rPr>
          <w:rFonts w:ascii="Cambria" w:eastAsiaTheme="minorHAnsi" w:hAnsi="Cambria" w:cs="HelveticaLTMM_1_1000"/>
        </w:rPr>
        <w:t>1</w:t>
      </w:r>
      <w:r w:rsidRPr="00A17A95">
        <w:rPr>
          <w:rFonts w:ascii="Cambria" w:eastAsiaTheme="minorHAnsi" w:hAnsi="Cambria" w:cs="HelveticaLTMM_1_1000"/>
          <w:sz w:val="12"/>
          <w:szCs w:val="12"/>
        </w:rPr>
        <w:t xml:space="preserve">st </w:t>
      </w:r>
      <w:r w:rsidRPr="00A17A95">
        <w:rPr>
          <w:rFonts w:ascii="Cambria" w:eastAsiaTheme="minorHAnsi" w:hAnsi="Cambria" w:cs="HelveticaLTMM_1_1000"/>
        </w:rPr>
        <w:t>pr</w:t>
      </w:r>
      <w:r w:rsidRPr="00A17A95">
        <w:rPr>
          <w:rFonts w:ascii="Cambria" w:eastAsiaTheme="minorHAnsi" w:hAnsi="Cambria" w:cs="HelveticaLTMM_1_800"/>
        </w:rPr>
        <w:t>i</w:t>
      </w:r>
      <w:r w:rsidRPr="00A17A95">
        <w:rPr>
          <w:rFonts w:ascii="Cambria" w:eastAsiaTheme="minorHAnsi" w:hAnsi="Cambria" w:cs="HelveticaLTMM_1_1000"/>
        </w:rPr>
        <w:t>or</w:t>
      </w:r>
      <w:r w:rsidRPr="00A17A95">
        <w:rPr>
          <w:rFonts w:ascii="Cambria" w:eastAsiaTheme="minorHAnsi" w:hAnsi="Cambria" w:cs="HelveticaLTMM_1_800"/>
        </w:rPr>
        <w:t>i</w:t>
      </w:r>
      <w:r w:rsidRPr="00A17A95">
        <w:rPr>
          <w:rFonts w:ascii="Cambria" w:eastAsiaTheme="minorHAnsi" w:hAnsi="Cambria" w:cs="HelveticaLTMM_1_1000"/>
        </w:rPr>
        <w:t>ty: Ema</w:t>
      </w:r>
      <w:r w:rsidRPr="00A17A95">
        <w:rPr>
          <w:rFonts w:ascii="Cambria" w:eastAsiaTheme="minorHAnsi" w:hAnsi="Cambria" w:cs="HelveticaLTMM_1_800"/>
        </w:rPr>
        <w:t>il</w:t>
      </w:r>
    </w:p>
    <w:p w:rsidR="0018709D" w:rsidRPr="00A17A95" w:rsidRDefault="0018709D" w:rsidP="00092462">
      <w:pPr>
        <w:autoSpaceDE w:val="0"/>
        <w:autoSpaceDN w:val="0"/>
        <w:adjustRightInd w:val="0"/>
        <w:spacing w:line="360" w:lineRule="auto"/>
        <w:rPr>
          <w:rFonts w:ascii="Cambria" w:eastAsiaTheme="minorHAnsi" w:hAnsi="Cambria" w:cs="HelveticaLTMM_1_1000"/>
        </w:rPr>
      </w:pPr>
      <w:r w:rsidRPr="00A17A95">
        <w:rPr>
          <w:rFonts w:ascii="Cambria" w:eastAsiaTheme="minorHAnsi" w:hAnsi="Cambria" w:cs="HelveticaLTMM_1_1000"/>
        </w:rPr>
        <w:t>2</w:t>
      </w:r>
      <w:r w:rsidRPr="00A17A95">
        <w:rPr>
          <w:rFonts w:ascii="Cambria" w:eastAsiaTheme="minorHAnsi" w:hAnsi="Cambria" w:cs="HelveticaLTMM_1_1000"/>
          <w:sz w:val="12"/>
          <w:szCs w:val="12"/>
        </w:rPr>
        <w:t xml:space="preserve">nd </w:t>
      </w:r>
      <w:r w:rsidRPr="00A17A95">
        <w:rPr>
          <w:rFonts w:ascii="Cambria" w:eastAsiaTheme="minorHAnsi" w:hAnsi="Cambria" w:cs="HelveticaLTMM_1_1000"/>
        </w:rPr>
        <w:t>pr</w:t>
      </w:r>
      <w:r w:rsidRPr="00A17A95">
        <w:rPr>
          <w:rFonts w:ascii="Cambria" w:eastAsiaTheme="minorHAnsi" w:hAnsi="Cambria" w:cs="HelveticaLTMM_1_800"/>
        </w:rPr>
        <w:t>i</w:t>
      </w:r>
      <w:r w:rsidRPr="00A17A95">
        <w:rPr>
          <w:rFonts w:ascii="Cambria" w:eastAsiaTheme="minorHAnsi" w:hAnsi="Cambria" w:cs="HelveticaLTMM_1_1000"/>
        </w:rPr>
        <w:t>or</w:t>
      </w:r>
      <w:r w:rsidRPr="00A17A95">
        <w:rPr>
          <w:rFonts w:ascii="Cambria" w:eastAsiaTheme="minorHAnsi" w:hAnsi="Cambria" w:cs="HelveticaLTMM_1_800"/>
        </w:rPr>
        <w:t>i</w:t>
      </w:r>
      <w:r w:rsidRPr="00A17A95">
        <w:rPr>
          <w:rFonts w:ascii="Cambria" w:eastAsiaTheme="minorHAnsi" w:hAnsi="Cambria" w:cs="HelveticaLTMM_1_1000"/>
        </w:rPr>
        <w:t>ty: SMS [</w:t>
      </w:r>
      <w:r w:rsidRPr="00A17A95">
        <w:rPr>
          <w:rFonts w:ascii="Cambria" w:eastAsiaTheme="minorHAnsi" w:hAnsi="Cambria" w:cs="HelveticaLTMM_1_800"/>
        </w:rPr>
        <w:t>i</w:t>
      </w:r>
      <w:r w:rsidRPr="00A17A95">
        <w:rPr>
          <w:rFonts w:ascii="Cambria" w:eastAsiaTheme="minorHAnsi" w:hAnsi="Cambria" w:cs="HelveticaLTMM_1_1000"/>
        </w:rPr>
        <w:t>f Ema</w:t>
      </w:r>
      <w:r w:rsidRPr="00A17A95">
        <w:rPr>
          <w:rFonts w:ascii="Cambria" w:eastAsiaTheme="minorHAnsi" w:hAnsi="Cambria" w:cs="HelveticaLTMM_1_800"/>
        </w:rPr>
        <w:t xml:space="preserve">il </w:t>
      </w:r>
      <w:r w:rsidRPr="00A17A95">
        <w:rPr>
          <w:rFonts w:ascii="Cambria" w:eastAsiaTheme="minorHAnsi" w:hAnsi="Cambria" w:cs="HelveticaLTMM_1_1000"/>
        </w:rPr>
        <w:t>not ava</w:t>
      </w:r>
      <w:r w:rsidRPr="00A17A95">
        <w:rPr>
          <w:rFonts w:ascii="Cambria" w:eastAsiaTheme="minorHAnsi" w:hAnsi="Cambria" w:cs="HelveticaLTMM_1_800"/>
        </w:rPr>
        <w:t>il</w:t>
      </w:r>
      <w:r w:rsidRPr="00A17A95">
        <w:rPr>
          <w:rFonts w:ascii="Cambria" w:eastAsiaTheme="minorHAnsi" w:hAnsi="Cambria" w:cs="HelveticaLTMM_1_1000"/>
        </w:rPr>
        <w:t>ab</w:t>
      </w:r>
      <w:r w:rsidRPr="00A17A95">
        <w:rPr>
          <w:rFonts w:ascii="Cambria" w:eastAsiaTheme="minorHAnsi" w:hAnsi="Cambria" w:cs="HelveticaLTMM_1_800"/>
        </w:rPr>
        <w:t>l</w:t>
      </w:r>
      <w:r w:rsidRPr="00A17A95">
        <w:rPr>
          <w:rFonts w:ascii="Cambria" w:eastAsiaTheme="minorHAnsi" w:hAnsi="Cambria" w:cs="HelveticaLTMM_1_1000"/>
        </w:rPr>
        <w:t>e]</w:t>
      </w:r>
    </w:p>
    <w:p w:rsidR="0018709D" w:rsidRPr="00A17A95" w:rsidRDefault="0018709D" w:rsidP="00092462">
      <w:pPr>
        <w:autoSpaceDE w:val="0"/>
        <w:autoSpaceDN w:val="0"/>
        <w:adjustRightInd w:val="0"/>
        <w:spacing w:line="360" w:lineRule="auto"/>
        <w:rPr>
          <w:rFonts w:ascii="Cambria" w:eastAsiaTheme="minorHAnsi" w:hAnsi="Cambria" w:cs="HelveticaLTMM_1_1000"/>
        </w:rPr>
      </w:pPr>
    </w:p>
    <w:p w:rsidR="0018709D" w:rsidRPr="00A17A95" w:rsidRDefault="0018709D" w:rsidP="00092462">
      <w:pPr>
        <w:autoSpaceDE w:val="0"/>
        <w:autoSpaceDN w:val="0"/>
        <w:adjustRightInd w:val="0"/>
        <w:spacing w:line="360" w:lineRule="auto"/>
        <w:rPr>
          <w:rFonts w:ascii="Cambria" w:eastAsiaTheme="minorHAnsi" w:hAnsi="Cambria" w:cs="HelveticaLTMM_1_800"/>
        </w:rPr>
      </w:pPr>
      <w:r w:rsidRPr="00A17A95">
        <w:rPr>
          <w:rFonts w:ascii="Cambria" w:eastAsiaTheme="minorHAnsi" w:hAnsi="Cambria" w:cs="HelveticaLTMM_1_1000"/>
        </w:rPr>
        <w:t>Po</w:t>
      </w:r>
      <w:r w:rsidRPr="00A17A95">
        <w:rPr>
          <w:rFonts w:ascii="Cambria" w:eastAsiaTheme="minorHAnsi" w:hAnsi="Cambria" w:cs="HelveticaLTMM_1_800"/>
        </w:rPr>
        <w:t>li</w:t>
      </w:r>
      <w:r w:rsidRPr="00A17A95">
        <w:rPr>
          <w:rFonts w:ascii="Cambria" w:eastAsiaTheme="minorHAnsi" w:hAnsi="Cambria" w:cs="HelveticaLTMM_1_1000"/>
        </w:rPr>
        <w:t>cy Adm</w:t>
      </w:r>
      <w:r w:rsidRPr="00A17A95">
        <w:rPr>
          <w:rFonts w:ascii="Cambria" w:eastAsiaTheme="minorHAnsi" w:hAnsi="Cambria" w:cs="HelveticaLTMM_1_800"/>
        </w:rPr>
        <w:t>i</w:t>
      </w:r>
      <w:r w:rsidRPr="00A17A95">
        <w:rPr>
          <w:rFonts w:ascii="Cambria" w:eastAsiaTheme="minorHAnsi" w:hAnsi="Cambria" w:cs="HelveticaLTMM_1_1000"/>
        </w:rPr>
        <w:t>n system [</w:t>
      </w:r>
      <w:r w:rsidRPr="00A17A95">
        <w:rPr>
          <w:rFonts w:ascii="Cambria" w:eastAsiaTheme="minorHAnsi" w:hAnsi="Cambria" w:cs="HelveticaLTMM_1_933"/>
        </w:rPr>
        <w:t>I</w:t>
      </w:r>
      <w:r w:rsidRPr="00A17A95">
        <w:rPr>
          <w:rFonts w:ascii="Cambria" w:eastAsiaTheme="minorHAnsi" w:hAnsi="Cambria" w:cs="HelveticaLTMM_1_1000"/>
        </w:rPr>
        <w:t>T] Once f</w:t>
      </w:r>
      <w:r w:rsidRPr="00A17A95">
        <w:rPr>
          <w:rFonts w:ascii="Cambria" w:eastAsiaTheme="minorHAnsi" w:hAnsi="Cambria" w:cs="HelveticaLTMM_1_800"/>
        </w:rPr>
        <w:t>i</w:t>
      </w:r>
      <w:r w:rsidRPr="00A17A95">
        <w:rPr>
          <w:rFonts w:ascii="Cambria" w:eastAsiaTheme="minorHAnsi" w:hAnsi="Cambria" w:cs="HelveticaLTMM_1_1000"/>
        </w:rPr>
        <w:t>rst prem</w:t>
      </w:r>
      <w:r w:rsidRPr="00A17A95">
        <w:rPr>
          <w:rFonts w:ascii="Cambria" w:eastAsiaTheme="minorHAnsi" w:hAnsi="Cambria" w:cs="HelveticaLTMM_1_800"/>
        </w:rPr>
        <w:t>i</w:t>
      </w:r>
      <w:r w:rsidRPr="00A17A95">
        <w:rPr>
          <w:rFonts w:ascii="Cambria" w:eastAsiaTheme="minorHAnsi" w:hAnsi="Cambria" w:cs="HelveticaLTMM_1_1000"/>
        </w:rPr>
        <w:t xml:space="preserve">um </w:t>
      </w:r>
      <w:r w:rsidRPr="00A17A95">
        <w:rPr>
          <w:rFonts w:ascii="Cambria" w:eastAsiaTheme="minorHAnsi" w:hAnsi="Cambria" w:cs="HelveticaLTMM_1_800"/>
        </w:rPr>
        <w:t>i</w:t>
      </w:r>
      <w:r w:rsidRPr="00A17A95">
        <w:rPr>
          <w:rFonts w:ascii="Cambria" w:eastAsiaTheme="minorHAnsi" w:hAnsi="Cambria" w:cs="HelveticaLTMM_1_1000"/>
        </w:rPr>
        <w:t>s successfu</w:t>
      </w:r>
      <w:r w:rsidRPr="00A17A95">
        <w:rPr>
          <w:rFonts w:ascii="Cambria" w:eastAsiaTheme="minorHAnsi" w:hAnsi="Cambria" w:cs="HelveticaLTMM_1_800"/>
        </w:rPr>
        <w:t>ll</w:t>
      </w:r>
      <w:r w:rsidRPr="00A17A95">
        <w:rPr>
          <w:rFonts w:ascii="Cambria" w:eastAsiaTheme="minorHAnsi" w:hAnsi="Cambria" w:cs="HelveticaLTMM_1_1000"/>
        </w:rPr>
        <w:t>y deb</w:t>
      </w:r>
      <w:r w:rsidRPr="00A17A95">
        <w:rPr>
          <w:rFonts w:ascii="Cambria" w:eastAsiaTheme="minorHAnsi" w:hAnsi="Cambria" w:cs="HelveticaLTMM_1_800"/>
        </w:rPr>
        <w:t>i</w:t>
      </w:r>
      <w:r w:rsidRPr="00A17A95">
        <w:rPr>
          <w:rFonts w:ascii="Cambria" w:eastAsiaTheme="minorHAnsi" w:hAnsi="Cambria" w:cs="HelveticaLTMM_1_1000"/>
        </w:rPr>
        <w:t xml:space="preserve">ted </w:t>
      </w:r>
      <w:r w:rsidRPr="00A17A95">
        <w:rPr>
          <w:rFonts w:ascii="Cambria" w:eastAsiaTheme="minorHAnsi" w:hAnsi="Cambria" w:cs="HelveticaLTMM_1_1"/>
        </w:rPr>
        <w:t xml:space="preserve">– </w:t>
      </w:r>
      <w:r w:rsidRPr="00A17A95">
        <w:rPr>
          <w:rFonts w:ascii="Cambria" w:eastAsiaTheme="minorHAnsi" w:hAnsi="Cambria" w:cs="HelveticaLTMM_1_1000"/>
        </w:rPr>
        <w:t>F</w:t>
      </w:r>
      <w:r w:rsidRPr="00A17A95">
        <w:rPr>
          <w:rFonts w:ascii="Cambria" w:eastAsiaTheme="minorHAnsi" w:hAnsi="Cambria" w:cs="HelveticaLTMM_1_800"/>
        </w:rPr>
        <w:t>i</w:t>
      </w:r>
      <w:r w:rsidRPr="00A17A95">
        <w:rPr>
          <w:rFonts w:ascii="Cambria" w:eastAsiaTheme="minorHAnsi" w:hAnsi="Cambria" w:cs="HelveticaLTMM_1_1000"/>
        </w:rPr>
        <w:t xml:space="preserve">nance to send update </w:t>
      </w:r>
      <w:r w:rsidRPr="00A17A95">
        <w:rPr>
          <w:rFonts w:ascii="Cambria" w:eastAsiaTheme="minorHAnsi" w:hAnsi="Cambria" w:cs="HelveticaLTMM_1_800"/>
        </w:rPr>
        <w:t>i</w:t>
      </w:r>
      <w:r w:rsidRPr="00A17A95">
        <w:rPr>
          <w:rFonts w:ascii="Cambria" w:eastAsiaTheme="minorHAnsi" w:hAnsi="Cambria" w:cs="HelveticaLTMM_1_1000"/>
        </w:rPr>
        <w:t xml:space="preserve">n PAS; Status needs to change as </w:t>
      </w:r>
      <w:r w:rsidRPr="00A17A95">
        <w:rPr>
          <w:rFonts w:ascii="Cambria" w:eastAsiaTheme="minorHAnsi" w:hAnsi="Cambria" w:cs="HelveticaLTMM_1_800"/>
        </w:rPr>
        <w:t>‘</w:t>
      </w:r>
      <w:r w:rsidRPr="00A17A95">
        <w:rPr>
          <w:rFonts w:ascii="Cambria" w:eastAsiaTheme="minorHAnsi" w:hAnsi="Cambria" w:cs="HelveticaLTMM_334_867"/>
        </w:rPr>
        <w:t>I</w:t>
      </w:r>
      <w:r w:rsidRPr="00A17A95">
        <w:rPr>
          <w:rFonts w:ascii="Cambria" w:eastAsiaTheme="minorHAnsi" w:hAnsi="Cambria" w:cs="HelveticaLTMM_267_1000"/>
        </w:rPr>
        <w:t>n</w:t>
      </w:r>
      <w:r w:rsidRPr="00A17A95">
        <w:rPr>
          <w:rFonts w:ascii="Cambria" w:eastAsiaTheme="minorHAnsi" w:hAnsi="Cambria" w:cs="HelveticaLTMM_1000_201"/>
        </w:rPr>
        <w:t>c</w:t>
      </w:r>
      <w:r w:rsidRPr="00A17A95">
        <w:rPr>
          <w:rFonts w:ascii="Cambria" w:eastAsiaTheme="minorHAnsi" w:hAnsi="Cambria" w:cs="HelveticaLTMM_267_1000"/>
        </w:rPr>
        <w:t>epted</w:t>
      </w:r>
      <w:r w:rsidRPr="00A17A95">
        <w:rPr>
          <w:rFonts w:ascii="Cambria" w:eastAsiaTheme="minorHAnsi" w:hAnsi="Cambria" w:cs="HelveticaLTMM_1_800"/>
        </w:rPr>
        <w:t>’</w:t>
      </w:r>
    </w:p>
    <w:p w:rsidR="0018709D" w:rsidRPr="00A17A95" w:rsidRDefault="0018709D" w:rsidP="00092462">
      <w:pPr>
        <w:autoSpaceDE w:val="0"/>
        <w:autoSpaceDN w:val="0"/>
        <w:adjustRightInd w:val="0"/>
        <w:spacing w:line="360" w:lineRule="auto"/>
        <w:rPr>
          <w:rFonts w:ascii="Cambria" w:eastAsiaTheme="minorHAnsi" w:hAnsi="Cambria" w:cs="HelveticaLTMM_1_800"/>
        </w:rPr>
      </w:pPr>
    </w:p>
    <w:p w:rsidR="0018709D" w:rsidRPr="00A17A95" w:rsidRDefault="0018709D" w:rsidP="00092462">
      <w:pPr>
        <w:autoSpaceDE w:val="0"/>
        <w:autoSpaceDN w:val="0"/>
        <w:adjustRightInd w:val="0"/>
        <w:spacing w:line="360" w:lineRule="auto"/>
        <w:rPr>
          <w:rFonts w:ascii="Cambria" w:eastAsiaTheme="minorHAnsi" w:hAnsi="Cambria" w:cs="HelveticaLTMM_1_1000"/>
        </w:rPr>
      </w:pPr>
      <w:r w:rsidRPr="00A17A95">
        <w:rPr>
          <w:rFonts w:ascii="Cambria" w:eastAsiaTheme="minorHAnsi" w:hAnsi="Cambria" w:cs="HelveticaLTMM_1_1000"/>
        </w:rPr>
        <w:t xml:space="preserve">NB Ops [branch] </w:t>
      </w:r>
      <w:r w:rsidRPr="00A17A95">
        <w:rPr>
          <w:rFonts w:ascii="Cambria" w:eastAsiaTheme="minorHAnsi" w:hAnsi="Cambria" w:cs="HelveticaLTMM_1_933"/>
        </w:rPr>
        <w:t>I</w:t>
      </w:r>
      <w:r w:rsidRPr="00A17A95">
        <w:rPr>
          <w:rFonts w:ascii="Cambria" w:eastAsiaTheme="minorHAnsi" w:hAnsi="Cambria" w:cs="HelveticaLTMM_1_1000"/>
        </w:rPr>
        <w:t xml:space="preserve">T </w:t>
      </w:r>
      <w:r w:rsidRPr="00A17A95">
        <w:rPr>
          <w:rFonts w:ascii="Cambria" w:eastAsiaTheme="minorHAnsi" w:hAnsi="Cambria" w:cs="HelveticaLTMM_1_933"/>
        </w:rPr>
        <w:t>I</w:t>
      </w:r>
      <w:r w:rsidRPr="00A17A95">
        <w:rPr>
          <w:rFonts w:ascii="Cambria" w:eastAsiaTheme="minorHAnsi" w:hAnsi="Cambria" w:cs="HelveticaLTMM_1_1000"/>
        </w:rPr>
        <w:t>f po</w:t>
      </w:r>
      <w:r w:rsidRPr="00A17A95">
        <w:rPr>
          <w:rFonts w:ascii="Cambria" w:eastAsiaTheme="minorHAnsi" w:hAnsi="Cambria" w:cs="HelveticaLTMM_1_800"/>
        </w:rPr>
        <w:t>li</w:t>
      </w:r>
      <w:r w:rsidRPr="00A17A95">
        <w:rPr>
          <w:rFonts w:ascii="Cambria" w:eastAsiaTheme="minorHAnsi" w:hAnsi="Cambria" w:cs="HelveticaLTMM_1_1000"/>
        </w:rPr>
        <w:t xml:space="preserve">cy </w:t>
      </w:r>
      <w:r w:rsidRPr="00A17A95">
        <w:rPr>
          <w:rFonts w:ascii="Cambria" w:eastAsiaTheme="minorHAnsi" w:hAnsi="Cambria" w:cs="HelveticaLTMM_1_800"/>
        </w:rPr>
        <w:t>i</w:t>
      </w:r>
      <w:r w:rsidRPr="00A17A95">
        <w:rPr>
          <w:rFonts w:ascii="Cambria" w:eastAsiaTheme="minorHAnsi" w:hAnsi="Cambria" w:cs="HelveticaLTMM_1_1000"/>
        </w:rPr>
        <w:t xml:space="preserve">s </w:t>
      </w:r>
      <w:r w:rsidRPr="00A17A95">
        <w:rPr>
          <w:rFonts w:ascii="Cambria" w:eastAsiaTheme="minorHAnsi" w:hAnsi="Cambria" w:cs="HelveticaLTMM_1_800"/>
        </w:rPr>
        <w:t>‘</w:t>
      </w:r>
      <w:r w:rsidRPr="00A17A95">
        <w:rPr>
          <w:rFonts w:ascii="Cambria" w:eastAsiaTheme="minorHAnsi" w:hAnsi="Cambria" w:cs="HelveticaLTMM_1_933"/>
        </w:rPr>
        <w:t>I</w:t>
      </w:r>
      <w:r w:rsidRPr="00A17A95">
        <w:rPr>
          <w:rFonts w:ascii="Cambria" w:eastAsiaTheme="minorHAnsi" w:hAnsi="Cambria" w:cs="HelveticaLTMM_1_1000"/>
        </w:rPr>
        <w:t>ncepted</w:t>
      </w:r>
      <w:r w:rsidRPr="00A17A95">
        <w:rPr>
          <w:rFonts w:ascii="Cambria" w:eastAsiaTheme="minorHAnsi" w:hAnsi="Cambria" w:cs="HelveticaLTMM_1_800"/>
        </w:rPr>
        <w:t xml:space="preserve">’ </w:t>
      </w:r>
      <w:r w:rsidRPr="00A17A95">
        <w:rPr>
          <w:rFonts w:ascii="Cambria" w:eastAsiaTheme="minorHAnsi" w:hAnsi="Cambria" w:cs="HelveticaLTMM_1_933"/>
        </w:rPr>
        <w:t xml:space="preserve">- </w:t>
      </w:r>
      <w:r w:rsidRPr="00A17A95">
        <w:rPr>
          <w:rFonts w:ascii="Cambria" w:eastAsiaTheme="minorHAnsi" w:hAnsi="Cambria" w:cs="HelveticaLTMM_1_1000"/>
        </w:rPr>
        <w:t>Po</w:t>
      </w:r>
      <w:r w:rsidRPr="00A17A95">
        <w:rPr>
          <w:rFonts w:ascii="Cambria" w:eastAsiaTheme="minorHAnsi" w:hAnsi="Cambria" w:cs="HelveticaLTMM_1_800"/>
        </w:rPr>
        <w:t>li</w:t>
      </w:r>
      <w:r w:rsidRPr="00A17A95">
        <w:rPr>
          <w:rFonts w:ascii="Cambria" w:eastAsiaTheme="minorHAnsi" w:hAnsi="Cambria" w:cs="HelveticaLTMM_1_1000"/>
        </w:rPr>
        <w:t>cy schedu</w:t>
      </w:r>
      <w:r w:rsidRPr="00A17A95">
        <w:rPr>
          <w:rFonts w:ascii="Cambria" w:eastAsiaTheme="minorHAnsi" w:hAnsi="Cambria" w:cs="HelveticaLTMM_1_800"/>
        </w:rPr>
        <w:t>l</w:t>
      </w:r>
      <w:r w:rsidRPr="00A17A95">
        <w:rPr>
          <w:rFonts w:ascii="Cambria" w:eastAsiaTheme="minorHAnsi" w:hAnsi="Cambria" w:cs="HelveticaLTMM_1_1000"/>
        </w:rPr>
        <w:t>e to be pr</w:t>
      </w:r>
      <w:r w:rsidRPr="00A17A95">
        <w:rPr>
          <w:rFonts w:ascii="Cambria" w:eastAsiaTheme="minorHAnsi" w:hAnsi="Cambria" w:cs="HelveticaLTMM_1_800"/>
        </w:rPr>
        <w:t>i</w:t>
      </w:r>
      <w:r w:rsidRPr="00A17A95">
        <w:rPr>
          <w:rFonts w:ascii="Cambria" w:eastAsiaTheme="minorHAnsi" w:hAnsi="Cambria" w:cs="HelveticaLTMM_1_1000"/>
        </w:rPr>
        <w:t>nted and sent to SM</w:t>
      </w:r>
      <w:r w:rsidR="00477FFA" w:rsidRPr="00A17A95">
        <w:rPr>
          <w:rFonts w:ascii="Cambria" w:eastAsiaTheme="minorHAnsi" w:hAnsi="Cambria" w:cs="HelveticaLTMM_1_1000"/>
        </w:rPr>
        <w:t xml:space="preserve"> (Sales Manager)</w:t>
      </w:r>
      <w:r w:rsidRPr="00A17A95">
        <w:rPr>
          <w:rFonts w:ascii="Cambria" w:eastAsiaTheme="minorHAnsi" w:hAnsi="Cambria" w:cs="HelveticaLTMM_1_1000"/>
        </w:rPr>
        <w:t xml:space="preserve"> Ema</w:t>
      </w:r>
      <w:r w:rsidRPr="00A17A95">
        <w:rPr>
          <w:rFonts w:ascii="Cambria" w:eastAsiaTheme="minorHAnsi" w:hAnsi="Cambria" w:cs="HelveticaLTMM_1_800"/>
        </w:rPr>
        <w:t xml:space="preserve">il </w:t>
      </w:r>
      <w:r w:rsidRPr="00A17A95">
        <w:rPr>
          <w:rFonts w:ascii="Cambria" w:eastAsiaTheme="minorHAnsi" w:hAnsi="Cambria" w:cs="HelveticaLTMM_1_1000"/>
        </w:rPr>
        <w:t>to be sent to customer</w:t>
      </w:r>
    </w:p>
    <w:p w:rsidR="00693CD7" w:rsidRPr="00A17A95" w:rsidRDefault="00693CD7" w:rsidP="00F47CFD">
      <w:pPr>
        <w:pStyle w:val="Heading4"/>
        <w:ind w:left="1276" w:hanging="992"/>
      </w:pPr>
      <w:bookmarkStart w:id="176" w:name="_Toc371586381"/>
      <w:r w:rsidRPr="00A17A95">
        <w:lastRenderedPageBreak/>
        <w:t>Medical Underwriting</w:t>
      </w:r>
      <w:bookmarkEnd w:id="176"/>
    </w:p>
    <w:p w:rsidR="00934C6D" w:rsidRPr="00A17A95" w:rsidRDefault="00934C6D" w:rsidP="00092462">
      <w:pPr>
        <w:spacing w:line="360" w:lineRule="auto"/>
        <w:rPr>
          <w:rFonts w:ascii="Cambria" w:hAnsi="Cambria"/>
        </w:rPr>
      </w:pPr>
      <w:r w:rsidRPr="00A17A95">
        <w:rPr>
          <w:rFonts w:ascii="Cambria" w:hAnsi="Cambria"/>
        </w:rPr>
        <w:t xml:space="preserve">There is a free cover limit set for individual life policies. Any life insured who exceeds the free cover limit has to undergo medical tests determined by a medical grid. The life assured is </w:t>
      </w:r>
      <w:r w:rsidR="00BC0E66" w:rsidRPr="00A17A95">
        <w:rPr>
          <w:rFonts w:ascii="Cambria" w:hAnsi="Cambria"/>
        </w:rPr>
        <w:t xml:space="preserve">issued with a medical request letter listing the medicals to be carried out. When the medical results are </w:t>
      </w:r>
      <w:r w:rsidR="00477FFA" w:rsidRPr="00A17A95">
        <w:rPr>
          <w:rFonts w:ascii="Cambria" w:hAnsi="Cambria"/>
        </w:rPr>
        <w:t>received</w:t>
      </w:r>
      <w:r w:rsidR="00BC0E66" w:rsidRPr="00A17A95">
        <w:rPr>
          <w:rFonts w:ascii="Cambria" w:hAnsi="Cambria"/>
        </w:rPr>
        <w:t xml:space="preserve"> an assessment of the medical results is done and a decision reached on the cover. The decisions are</w:t>
      </w:r>
    </w:p>
    <w:p w:rsidR="00BC0E66" w:rsidRPr="00A17A95" w:rsidRDefault="00BC0E66" w:rsidP="00E259CB">
      <w:pPr>
        <w:pStyle w:val="ListParagraph"/>
        <w:numPr>
          <w:ilvl w:val="0"/>
          <w:numId w:val="40"/>
        </w:numPr>
        <w:spacing w:after="0"/>
        <w:ind w:left="714" w:hanging="357"/>
        <w:rPr>
          <w:rFonts w:ascii="Cambria" w:hAnsi="Cambria"/>
          <w:sz w:val="24"/>
          <w:szCs w:val="24"/>
        </w:rPr>
      </w:pPr>
      <w:r w:rsidRPr="00A17A95">
        <w:rPr>
          <w:rFonts w:ascii="Cambria" w:hAnsi="Cambria"/>
          <w:sz w:val="24"/>
          <w:szCs w:val="24"/>
        </w:rPr>
        <w:t>Accept Standard</w:t>
      </w:r>
    </w:p>
    <w:p w:rsidR="00BC0E66" w:rsidRPr="00A17A95" w:rsidRDefault="00BC0E66" w:rsidP="00E259CB">
      <w:pPr>
        <w:pStyle w:val="ListParagraph"/>
        <w:numPr>
          <w:ilvl w:val="0"/>
          <w:numId w:val="40"/>
        </w:numPr>
        <w:spacing w:after="0"/>
        <w:ind w:left="714" w:hanging="357"/>
        <w:rPr>
          <w:rFonts w:ascii="Cambria" w:hAnsi="Cambria"/>
          <w:sz w:val="24"/>
          <w:szCs w:val="24"/>
        </w:rPr>
      </w:pPr>
      <w:r w:rsidRPr="00A17A95">
        <w:rPr>
          <w:rFonts w:ascii="Cambria" w:hAnsi="Cambria"/>
          <w:sz w:val="24"/>
          <w:szCs w:val="24"/>
        </w:rPr>
        <w:t>Decline cover</w:t>
      </w:r>
    </w:p>
    <w:p w:rsidR="00BC0E66" w:rsidRPr="00A17A95" w:rsidRDefault="00BC0E66" w:rsidP="00E259CB">
      <w:pPr>
        <w:pStyle w:val="ListParagraph"/>
        <w:numPr>
          <w:ilvl w:val="0"/>
          <w:numId w:val="40"/>
        </w:numPr>
        <w:spacing w:after="0"/>
        <w:ind w:left="714" w:hanging="357"/>
        <w:rPr>
          <w:rFonts w:ascii="Cambria" w:hAnsi="Cambria"/>
          <w:sz w:val="24"/>
          <w:szCs w:val="24"/>
        </w:rPr>
      </w:pPr>
      <w:r w:rsidRPr="00A17A95">
        <w:rPr>
          <w:rFonts w:ascii="Cambria" w:hAnsi="Cambria"/>
          <w:sz w:val="24"/>
          <w:szCs w:val="24"/>
        </w:rPr>
        <w:t>Postpone Cover</w:t>
      </w:r>
    </w:p>
    <w:p w:rsidR="00BC0E66" w:rsidRPr="00A17A95" w:rsidRDefault="00BC0E66" w:rsidP="00E259CB">
      <w:pPr>
        <w:pStyle w:val="ListParagraph"/>
        <w:numPr>
          <w:ilvl w:val="0"/>
          <w:numId w:val="40"/>
        </w:numPr>
        <w:spacing w:after="0"/>
        <w:ind w:left="714" w:hanging="357"/>
        <w:rPr>
          <w:rFonts w:ascii="Cambria" w:hAnsi="Cambria"/>
          <w:sz w:val="24"/>
          <w:szCs w:val="24"/>
        </w:rPr>
      </w:pPr>
      <w:r w:rsidRPr="00A17A95">
        <w:rPr>
          <w:rFonts w:ascii="Cambria" w:hAnsi="Cambria"/>
          <w:sz w:val="24"/>
          <w:szCs w:val="24"/>
        </w:rPr>
        <w:t>Accept Substandard</w:t>
      </w:r>
    </w:p>
    <w:p w:rsidR="00BC0E66" w:rsidRPr="00A17A95" w:rsidRDefault="00BC0E66" w:rsidP="00092462">
      <w:pPr>
        <w:spacing w:line="360" w:lineRule="auto"/>
        <w:rPr>
          <w:rFonts w:ascii="Cambria" w:hAnsi="Cambria"/>
        </w:rPr>
      </w:pPr>
      <w:r w:rsidRPr="00A17A95">
        <w:rPr>
          <w:rFonts w:ascii="Cambria" w:hAnsi="Cambria"/>
        </w:rPr>
        <w:t>For substandard cases extra loading is applied</w:t>
      </w:r>
      <w:r w:rsidR="000450C4" w:rsidRPr="00A17A95">
        <w:rPr>
          <w:rFonts w:ascii="Cambria" w:hAnsi="Cambria"/>
        </w:rPr>
        <w:t xml:space="preserve"> and is based on a formula</w:t>
      </w:r>
      <w:r w:rsidR="00101765" w:rsidRPr="00A17A95">
        <w:rPr>
          <w:rFonts w:ascii="Cambria" w:hAnsi="Cambria"/>
        </w:rPr>
        <w:t xml:space="preserve"> applied on the risk rates</w:t>
      </w:r>
      <w:r w:rsidR="000450C4" w:rsidRPr="00A17A95">
        <w:rPr>
          <w:rFonts w:ascii="Cambria" w:hAnsi="Cambria"/>
        </w:rPr>
        <w:t>. The loading of premium calls for a decision letter that is sent to the client. A decline letter is sent to the assured whose cover is declined/rejected.</w:t>
      </w:r>
    </w:p>
    <w:p w:rsidR="00D349AA" w:rsidRPr="00A17A95" w:rsidRDefault="00D349AA" w:rsidP="00092462">
      <w:pPr>
        <w:spacing w:line="360" w:lineRule="auto"/>
        <w:rPr>
          <w:rFonts w:ascii="Cambria" w:hAnsi="Cambria"/>
        </w:rPr>
      </w:pPr>
    </w:p>
    <w:p w:rsidR="00D349AA" w:rsidRPr="00A17A95" w:rsidRDefault="00D349AA" w:rsidP="00092462">
      <w:pPr>
        <w:spacing w:line="360" w:lineRule="auto"/>
        <w:rPr>
          <w:rFonts w:ascii="Cambria" w:hAnsi="Cambria"/>
        </w:rPr>
      </w:pPr>
      <w:r w:rsidRPr="00A17A95">
        <w:rPr>
          <w:rFonts w:ascii="Cambria" w:hAnsi="Cambria"/>
        </w:rPr>
        <w:t>If medicals are not submitted with</w:t>
      </w:r>
      <w:r w:rsidR="00695DEB" w:rsidRPr="00A17A95">
        <w:rPr>
          <w:rFonts w:ascii="Cambria" w:hAnsi="Cambria"/>
        </w:rPr>
        <w:t>in</w:t>
      </w:r>
      <w:r w:rsidRPr="00A17A95">
        <w:rPr>
          <w:rFonts w:ascii="Cambria" w:hAnsi="Cambria"/>
        </w:rPr>
        <w:t xml:space="preserve"> a specified period the proposals are converted with the benefit restricted to the free cover limit.</w:t>
      </w:r>
    </w:p>
    <w:p w:rsidR="009251AF" w:rsidRPr="00A17A95" w:rsidRDefault="009251AF" w:rsidP="00092462">
      <w:pPr>
        <w:spacing w:line="360" w:lineRule="auto"/>
        <w:rPr>
          <w:rFonts w:ascii="Cambria" w:hAnsi="Cambria"/>
        </w:rPr>
      </w:pPr>
    </w:p>
    <w:p w:rsidR="009251AF" w:rsidRPr="00A17A95" w:rsidRDefault="009251AF" w:rsidP="00092462">
      <w:pPr>
        <w:spacing w:line="360" w:lineRule="auto"/>
        <w:rPr>
          <w:rFonts w:ascii="Cambria" w:hAnsi="Cambria" w:cs="Tahoma"/>
        </w:rPr>
      </w:pPr>
      <w:r w:rsidRPr="00A17A95">
        <w:rPr>
          <w:rFonts w:ascii="Cambria" w:hAnsi="Cambria" w:cs="Tahoma"/>
        </w:rPr>
        <w:t>Standard lives with GHC3, 000.00 sum assured requires no medical examination. However any applicant with bad medical history or higher sum assured (exceeding the cover limit) must be referred to the head office for advice.</w:t>
      </w:r>
    </w:p>
    <w:p w:rsidR="009251AF" w:rsidRPr="00A17A95" w:rsidRDefault="009251AF" w:rsidP="00092462">
      <w:pPr>
        <w:spacing w:line="360" w:lineRule="auto"/>
        <w:rPr>
          <w:rFonts w:ascii="Cambria" w:hAnsi="Cambria" w:cs="Tahoma"/>
        </w:rPr>
      </w:pPr>
    </w:p>
    <w:p w:rsidR="009251AF" w:rsidRPr="00A17A95" w:rsidRDefault="009251AF" w:rsidP="009251AF">
      <w:pPr>
        <w:rPr>
          <w:rFonts w:ascii="Cambria" w:hAnsi="Cambria" w:cs="Tahoma"/>
          <w:b/>
        </w:rPr>
      </w:pPr>
      <w:r w:rsidRPr="00A17A95">
        <w:rPr>
          <w:rFonts w:ascii="Cambria" w:hAnsi="Cambria" w:cs="Tahoma"/>
          <w:b/>
        </w:rPr>
        <w:t>Medical Requirements for the Life Assurance Cover</w:t>
      </w:r>
    </w:p>
    <w:p w:rsidR="009251AF" w:rsidRPr="00A17A95" w:rsidRDefault="009251AF" w:rsidP="00092462">
      <w:pPr>
        <w:spacing w:line="360" w:lineRule="auto"/>
        <w:rPr>
          <w:rFonts w:ascii="Cambria" w:hAnsi="Cambria" w:cs="Tahoma"/>
        </w:rPr>
      </w:pPr>
      <w:r w:rsidRPr="00A17A95">
        <w:rPr>
          <w:rFonts w:ascii="Cambria" w:hAnsi="Cambria" w:cs="Tahoma"/>
        </w:rPr>
        <w:t>The table below indicates limit of cover, corresponding age ranges and medical requirement.</w:t>
      </w:r>
    </w:p>
    <w:p w:rsidR="009251AF" w:rsidRPr="00A17A95" w:rsidRDefault="009251AF" w:rsidP="00092462">
      <w:pPr>
        <w:spacing w:line="360" w:lineRule="auto"/>
        <w:rPr>
          <w:rFonts w:ascii="Cambria" w:hAnsi="Cambria" w:cs="Tahoma"/>
        </w:rPr>
      </w:pPr>
      <w:r w:rsidRPr="00A17A95">
        <w:rPr>
          <w:rFonts w:ascii="Cambria" w:hAnsi="Cambria" w:cs="Tahoma"/>
        </w:rPr>
        <w:object w:dxaOrig="6326" w:dyaOrig="17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25pt;height:88.5pt" o:ole="">
            <v:imagedata r:id="rId11" o:title=""/>
          </v:shape>
          <o:OLEObject Type="Embed" ProgID="Excel.Sheet.12" ShapeID="_x0000_i1025" DrawAspect="Content" ObjectID="_1463290774" r:id="rId12"/>
        </w:object>
      </w:r>
    </w:p>
    <w:p w:rsidR="009251AF" w:rsidRPr="00A17A95" w:rsidRDefault="009251AF" w:rsidP="00092462">
      <w:pPr>
        <w:spacing w:line="360" w:lineRule="auto"/>
        <w:rPr>
          <w:rFonts w:ascii="Cambria" w:hAnsi="Cambria" w:cs="Tahoma"/>
        </w:rPr>
      </w:pPr>
    </w:p>
    <w:p w:rsidR="009251AF" w:rsidRPr="00A17A95" w:rsidRDefault="009251AF" w:rsidP="00092462">
      <w:pPr>
        <w:spacing w:line="360" w:lineRule="auto"/>
        <w:rPr>
          <w:rFonts w:ascii="Cambria" w:hAnsi="Cambria" w:cs="Tahoma"/>
        </w:rPr>
      </w:pPr>
      <w:r w:rsidRPr="00A17A95">
        <w:rPr>
          <w:rFonts w:ascii="Cambria" w:hAnsi="Cambria" w:cs="Tahoma"/>
        </w:rPr>
        <w:t>A = Company’s Proposal Form</w:t>
      </w:r>
    </w:p>
    <w:p w:rsidR="009251AF" w:rsidRPr="00A17A95" w:rsidRDefault="009251AF" w:rsidP="00092462">
      <w:pPr>
        <w:spacing w:line="360" w:lineRule="auto"/>
        <w:rPr>
          <w:rFonts w:ascii="Cambria" w:hAnsi="Cambria" w:cs="Tahoma"/>
        </w:rPr>
      </w:pPr>
      <w:r w:rsidRPr="00A17A95">
        <w:rPr>
          <w:rFonts w:ascii="Cambria" w:hAnsi="Cambria" w:cs="Tahoma"/>
        </w:rPr>
        <w:t>B = A + Physical Examination by Appointed Doctors.</w:t>
      </w:r>
    </w:p>
    <w:p w:rsidR="009251AF" w:rsidRPr="00A17A95" w:rsidRDefault="009251AF" w:rsidP="00092462">
      <w:pPr>
        <w:spacing w:line="360" w:lineRule="auto"/>
        <w:rPr>
          <w:rFonts w:ascii="Cambria" w:hAnsi="Cambria" w:cs="Tahoma"/>
        </w:rPr>
      </w:pPr>
      <w:r w:rsidRPr="00A17A95">
        <w:rPr>
          <w:rFonts w:ascii="Cambria" w:hAnsi="Cambria" w:cs="Tahoma"/>
        </w:rPr>
        <w:lastRenderedPageBreak/>
        <w:t>C = B + Urinalysis (Urine Test) + Complete Blood Test.</w:t>
      </w:r>
    </w:p>
    <w:p w:rsidR="009251AF" w:rsidRPr="00A17A95" w:rsidRDefault="009251AF" w:rsidP="00092462">
      <w:pPr>
        <w:spacing w:line="360" w:lineRule="auto"/>
        <w:rPr>
          <w:rFonts w:ascii="Cambria" w:hAnsi="Cambria" w:cs="Tahoma"/>
        </w:rPr>
      </w:pPr>
      <w:r w:rsidRPr="00A17A95">
        <w:rPr>
          <w:rFonts w:ascii="Cambria" w:hAnsi="Cambria" w:cs="Tahoma"/>
        </w:rPr>
        <w:t>D = C + Chest X-ray + ECG + HIV Antibody Test.</w:t>
      </w:r>
    </w:p>
    <w:p w:rsidR="009251AF" w:rsidRPr="00A17A95" w:rsidRDefault="009251AF" w:rsidP="00092462">
      <w:pPr>
        <w:spacing w:line="360" w:lineRule="auto"/>
        <w:rPr>
          <w:rFonts w:ascii="Cambria" w:hAnsi="Cambria" w:cs="Tahoma"/>
        </w:rPr>
      </w:pPr>
      <w:r w:rsidRPr="00A17A95">
        <w:rPr>
          <w:rFonts w:ascii="Cambria" w:hAnsi="Cambria" w:cs="Tahoma"/>
        </w:rPr>
        <w:t>NOTE:</w:t>
      </w:r>
    </w:p>
    <w:p w:rsidR="009251AF" w:rsidRPr="00A17A95" w:rsidRDefault="009251AF" w:rsidP="00E259CB">
      <w:pPr>
        <w:pStyle w:val="ListParagraph"/>
        <w:numPr>
          <w:ilvl w:val="0"/>
          <w:numId w:val="43"/>
        </w:numPr>
        <w:contextualSpacing/>
        <w:rPr>
          <w:rFonts w:ascii="Cambria" w:hAnsi="Cambria" w:cs="Tahoma"/>
          <w:sz w:val="24"/>
          <w:szCs w:val="24"/>
        </w:rPr>
      </w:pPr>
      <w:r w:rsidRPr="00A17A95">
        <w:rPr>
          <w:rFonts w:ascii="Cambria" w:hAnsi="Cambria" w:cs="Tahoma"/>
          <w:sz w:val="24"/>
          <w:szCs w:val="24"/>
        </w:rPr>
        <w:t>The medical requirements for the life underwriting must also be applied whenever the sum assured falls within the categories as shown in the table.</w:t>
      </w:r>
    </w:p>
    <w:p w:rsidR="009251AF" w:rsidRPr="00A17A95" w:rsidRDefault="009251AF" w:rsidP="00E259CB">
      <w:pPr>
        <w:pStyle w:val="ListParagraph"/>
        <w:numPr>
          <w:ilvl w:val="0"/>
          <w:numId w:val="43"/>
        </w:numPr>
        <w:contextualSpacing/>
        <w:rPr>
          <w:rFonts w:ascii="Cambria" w:hAnsi="Cambria" w:cs="Tahoma"/>
          <w:sz w:val="24"/>
          <w:szCs w:val="24"/>
        </w:rPr>
      </w:pPr>
      <w:r w:rsidRPr="00A17A95">
        <w:rPr>
          <w:rFonts w:ascii="Cambria" w:hAnsi="Cambria" w:cs="Tahoma"/>
          <w:sz w:val="24"/>
          <w:szCs w:val="24"/>
        </w:rPr>
        <w:t>SMC’s (Senior Marketing Coordinators) must refer all sub-standard lives to their managers for proper underwriting.</w:t>
      </w:r>
    </w:p>
    <w:p w:rsidR="009251AF" w:rsidRPr="00A17A95" w:rsidRDefault="009251AF" w:rsidP="00E259CB">
      <w:pPr>
        <w:pStyle w:val="ListParagraph"/>
        <w:numPr>
          <w:ilvl w:val="0"/>
          <w:numId w:val="43"/>
        </w:numPr>
        <w:contextualSpacing/>
        <w:rPr>
          <w:rFonts w:ascii="Cambria" w:hAnsi="Cambria" w:cs="Tahoma"/>
          <w:sz w:val="24"/>
          <w:szCs w:val="24"/>
        </w:rPr>
      </w:pPr>
      <w:r w:rsidRPr="00A17A95">
        <w:rPr>
          <w:rFonts w:ascii="Cambria" w:hAnsi="Cambria" w:cs="Tahoma"/>
          <w:sz w:val="24"/>
          <w:szCs w:val="24"/>
        </w:rPr>
        <w:t>Branch Managers must contact Head Offices for assistance and guidance on such cases.</w:t>
      </w:r>
    </w:p>
    <w:p w:rsidR="004F7629" w:rsidRPr="00A17A95" w:rsidRDefault="004F7629" w:rsidP="004F7629">
      <w:pPr>
        <w:pStyle w:val="Heading5"/>
        <w:rPr>
          <w:rFonts w:ascii="Cambria" w:hAnsi="Cambria"/>
        </w:rPr>
      </w:pPr>
      <w:r w:rsidRPr="00A17A95">
        <w:rPr>
          <w:rFonts w:ascii="Cambria" w:hAnsi="Cambria"/>
        </w:rPr>
        <w:t>Medical Questionnaire</w:t>
      </w:r>
    </w:p>
    <w:p w:rsidR="004F7629" w:rsidRPr="00A17A95" w:rsidRDefault="004F7629" w:rsidP="004F7629">
      <w:pPr>
        <w:rPr>
          <w:rFonts w:ascii="Cambria" w:hAnsi="Cambria"/>
        </w:rPr>
      </w:pPr>
      <w:r w:rsidRPr="00A17A95">
        <w:rPr>
          <w:rFonts w:ascii="Cambria" w:hAnsi="Cambria"/>
        </w:rPr>
        <w:t xml:space="preserve">In the event the medical underwriter needs to assess the risk further, extra questionnaires would be called for e.g. diabetic questionnaire, BP Questionnaire etc. The system should be able to track the request and submission of these documents at medicals </w:t>
      </w:r>
    </w:p>
    <w:p w:rsidR="0044779E" w:rsidRPr="00A17A95" w:rsidRDefault="0044779E" w:rsidP="0044779E">
      <w:pPr>
        <w:pStyle w:val="Heading5"/>
        <w:rPr>
          <w:rFonts w:ascii="Cambria" w:hAnsi="Cambria"/>
        </w:rPr>
      </w:pPr>
      <w:r w:rsidRPr="00A17A95">
        <w:rPr>
          <w:rFonts w:ascii="Cambria" w:hAnsi="Cambria"/>
        </w:rPr>
        <w:t>Investment Policies Medicals</w:t>
      </w:r>
    </w:p>
    <w:p w:rsidR="0044779E" w:rsidRPr="00A17A95" w:rsidRDefault="0044779E" w:rsidP="0044779E">
      <w:pPr>
        <w:rPr>
          <w:rFonts w:ascii="Cambria" w:hAnsi="Cambria"/>
        </w:rPr>
      </w:pPr>
      <w:r w:rsidRPr="00A17A95">
        <w:rPr>
          <w:rFonts w:ascii="Cambria" w:hAnsi="Cambria"/>
        </w:rPr>
        <w:t>Medical underwriter might need to call for medicals to be carried out on p</w:t>
      </w:r>
      <w:r w:rsidR="001154E6" w:rsidRPr="00A17A95">
        <w:rPr>
          <w:rFonts w:ascii="Cambria" w:hAnsi="Cambria"/>
        </w:rPr>
        <w:t>olicies without a sum assured. T</w:t>
      </w:r>
      <w:r w:rsidRPr="00A17A95">
        <w:rPr>
          <w:rFonts w:ascii="Cambria" w:hAnsi="Cambria"/>
        </w:rPr>
        <w:t>he system should allow attaching of such medicals without refer</w:t>
      </w:r>
      <w:r w:rsidR="001154E6" w:rsidRPr="00A17A95">
        <w:rPr>
          <w:rFonts w:ascii="Cambria" w:hAnsi="Cambria"/>
        </w:rPr>
        <w:t>r</w:t>
      </w:r>
      <w:r w:rsidRPr="00A17A95">
        <w:rPr>
          <w:rFonts w:ascii="Cambria" w:hAnsi="Cambria"/>
        </w:rPr>
        <w:t>ing to a sum assured like for the traditional individual life products</w:t>
      </w:r>
    </w:p>
    <w:p w:rsidR="00693CD7" w:rsidRPr="00A17A95" w:rsidRDefault="00693CD7" w:rsidP="00F47CFD">
      <w:pPr>
        <w:pStyle w:val="Heading4"/>
        <w:ind w:left="1276" w:hanging="992"/>
      </w:pPr>
      <w:bookmarkStart w:id="177" w:name="_Toc371586382"/>
      <w:r w:rsidRPr="00A17A95">
        <w:t>Financial Underwriting</w:t>
      </w:r>
      <w:bookmarkEnd w:id="177"/>
    </w:p>
    <w:p w:rsidR="00810DC9" w:rsidRPr="00A17A95" w:rsidRDefault="00810DC9" w:rsidP="00092462">
      <w:pPr>
        <w:spacing w:line="360" w:lineRule="auto"/>
        <w:rPr>
          <w:rFonts w:ascii="Cambria" w:hAnsi="Cambria"/>
        </w:rPr>
      </w:pPr>
      <w:r w:rsidRPr="00A17A95">
        <w:rPr>
          <w:rFonts w:ascii="Cambria" w:hAnsi="Cambria"/>
        </w:rPr>
        <w:t xml:space="preserve">Financial underwriting is done to assess the ability of the assured to finance the cover proposed. The client is given a financial </w:t>
      </w:r>
      <w:r w:rsidR="004F7629" w:rsidRPr="00A17A95">
        <w:rPr>
          <w:rFonts w:ascii="Cambria" w:hAnsi="Cambria"/>
        </w:rPr>
        <w:t>questionnaire</w:t>
      </w:r>
    </w:p>
    <w:p w:rsidR="00693CD7" w:rsidRPr="00A17A95" w:rsidRDefault="00934C6D" w:rsidP="00F47CFD">
      <w:pPr>
        <w:pStyle w:val="Heading4"/>
        <w:ind w:left="1276" w:hanging="992"/>
      </w:pPr>
      <w:bookmarkStart w:id="178" w:name="_Toc371586383"/>
      <w:r w:rsidRPr="00A17A95">
        <w:t>Occupational Underwriting</w:t>
      </w:r>
      <w:bookmarkEnd w:id="178"/>
    </w:p>
    <w:p w:rsidR="00C142BE" w:rsidRPr="00A17A95" w:rsidRDefault="00C142BE" w:rsidP="00C142BE">
      <w:pPr>
        <w:rPr>
          <w:rFonts w:ascii="Cambria" w:hAnsi="Cambria"/>
        </w:rPr>
      </w:pPr>
      <w:r w:rsidRPr="00A17A95">
        <w:rPr>
          <w:rFonts w:ascii="Cambria" w:hAnsi="Cambria"/>
        </w:rPr>
        <w:t xml:space="preserve">Occupational underwriting is done for policies whose life assured has a hazardous occupation and </w:t>
      </w:r>
      <w:r w:rsidR="00DF6F5F" w:rsidRPr="00A17A95">
        <w:rPr>
          <w:rFonts w:ascii="Cambria" w:hAnsi="Cambria"/>
        </w:rPr>
        <w:t xml:space="preserve">cover </w:t>
      </w:r>
      <w:r w:rsidRPr="00A17A95">
        <w:rPr>
          <w:rFonts w:ascii="Cambria" w:hAnsi="Cambria"/>
        </w:rPr>
        <w:t xml:space="preserve">might call for </w:t>
      </w:r>
      <w:r w:rsidR="00DF6F5F" w:rsidRPr="00A17A95">
        <w:rPr>
          <w:rFonts w:ascii="Cambria" w:hAnsi="Cambria"/>
        </w:rPr>
        <w:t xml:space="preserve">premium </w:t>
      </w:r>
      <w:r w:rsidRPr="00A17A95">
        <w:rPr>
          <w:rFonts w:ascii="Cambria" w:hAnsi="Cambria"/>
        </w:rPr>
        <w:t>loading.</w:t>
      </w:r>
    </w:p>
    <w:p w:rsidR="00374091" w:rsidRPr="00A17A95" w:rsidRDefault="00374091" w:rsidP="00F47CFD">
      <w:pPr>
        <w:pStyle w:val="Heading4"/>
        <w:ind w:left="1276" w:hanging="992"/>
      </w:pPr>
      <w:bookmarkStart w:id="179" w:name="_Toc371586384"/>
      <w:r w:rsidRPr="00A17A95">
        <w:t>Proposal pending Status</w:t>
      </w:r>
      <w:bookmarkEnd w:id="179"/>
    </w:p>
    <w:p w:rsidR="00374091" w:rsidRPr="00A17A95" w:rsidRDefault="00374091" w:rsidP="00374091">
      <w:pPr>
        <w:rPr>
          <w:rFonts w:ascii="Cambria" w:hAnsi="Cambria"/>
        </w:rPr>
      </w:pPr>
      <w:r w:rsidRPr="00A17A95">
        <w:rPr>
          <w:rFonts w:ascii="Cambria" w:hAnsi="Cambria"/>
        </w:rPr>
        <w:t>Assign 'pending' status on outstanding requirements from clients, internal departments etc. Provide colour coding, differentiation of activities status such as completed ,  in process ,  pending  etc. on the pending status attached to the policy</w:t>
      </w:r>
      <w:r w:rsidR="001154E6" w:rsidRPr="00A17A95">
        <w:rPr>
          <w:rFonts w:ascii="Cambria" w:hAnsi="Cambria"/>
        </w:rPr>
        <w:t>. Other pending statuses are extra information, correction of premium to pay, awaiting medical results</w:t>
      </w:r>
    </w:p>
    <w:p w:rsidR="005972E6" w:rsidRPr="00A17A95" w:rsidRDefault="005972E6" w:rsidP="00F47CFD">
      <w:pPr>
        <w:pStyle w:val="Heading4"/>
        <w:ind w:left="1276" w:hanging="992"/>
      </w:pPr>
      <w:bookmarkStart w:id="180" w:name="_Toc371586385"/>
      <w:r w:rsidRPr="00A17A95">
        <w:t>Proposals Not taken up (NTU)</w:t>
      </w:r>
      <w:bookmarkEnd w:id="180"/>
    </w:p>
    <w:p w:rsidR="006C0C5C" w:rsidRPr="00A17A95" w:rsidRDefault="005972E6" w:rsidP="005972E6">
      <w:pPr>
        <w:rPr>
          <w:rFonts w:ascii="Cambria" w:hAnsi="Cambria"/>
        </w:rPr>
      </w:pPr>
      <w:r w:rsidRPr="00A17A95">
        <w:rPr>
          <w:rFonts w:ascii="Cambria" w:hAnsi="Cambria"/>
        </w:rPr>
        <w:t>These are proposals that have been accepted but premiums are not coming in. P</w:t>
      </w:r>
      <w:r w:rsidR="006C0C5C" w:rsidRPr="00A17A95">
        <w:rPr>
          <w:rFonts w:ascii="Cambria" w:hAnsi="Cambria"/>
        </w:rPr>
        <w:t>roposals</w:t>
      </w:r>
      <w:r w:rsidRPr="00A17A95">
        <w:rPr>
          <w:rFonts w:ascii="Cambria" w:hAnsi="Cambria"/>
        </w:rPr>
        <w:t xml:space="preserve"> that are in NTU status </w:t>
      </w:r>
      <w:r w:rsidR="00A632F0">
        <w:rPr>
          <w:rFonts w:ascii="Cambria" w:hAnsi="Cambria"/>
        </w:rPr>
        <w:t xml:space="preserve">for a period of 6 months </w:t>
      </w:r>
      <w:r w:rsidRPr="00A17A95">
        <w:rPr>
          <w:rFonts w:ascii="Cambria" w:hAnsi="Cambria"/>
        </w:rPr>
        <w:t xml:space="preserve">are cancelled after a specified period currently at </w:t>
      </w:r>
      <w:r w:rsidR="00A632F0">
        <w:rPr>
          <w:rFonts w:ascii="Cambria" w:hAnsi="Cambria"/>
        </w:rPr>
        <w:t>12</w:t>
      </w:r>
      <w:r w:rsidRPr="00A17A95">
        <w:rPr>
          <w:rFonts w:ascii="Cambria" w:hAnsi="Cambria"/>
        </w:rPr>
        <w:t xml:space="preserve"> months. This can change</w:t>
      </w:r>
      <w:r w:rsidR="006C0C5C" w:rsidRPr="00A17A95">
        <w:rPr>
          <w:rFonts w:ascii="Cambria" w:hAnsi="Cambria"/>
        </w:rPr>
        <w:t xml:space="preserve"> allow altering of the period and system should allow reinstatement of </w:t>
      </w:r>
      <w:r w:rsidR="00695E95" w:rsidRPr="00A17A95">
        <w:rPr>
          <w:rFonts w:ascii="Cambria" w:hAnsi="Cambria"/>
        </w:rPr>
        <w:t xml:space="preserve">NTU </w:t>
      </w:r>
      <w:r w:rsidR="006C0C5C" w:rsidRPr="00A17A95">
        <w:rPr>
          <w:rFonts w:ascii="Cambria" w:hAnsi="Cambria"/>
        </w:rPr>
        <w:t>cancelled proposals</w:t>
      </w:r>
      <w:r w:rsidR="00840698" w:rsidRPr="00A17A95">
        <w:rPr>
          <w:rFonts w:ascii="Cambria" w:hAnsi="Cambria"/>
        </w:rPr>
        <w:t xml:space="preserve"> by authorized personnel</w:t>
      </w:r>
      <w:r w:rsidRPr="00A17A95">
        <w:rPr>
          <w:rFonts w:ascii="Cambria" w:hAnsi="Cambria"/>
        </w:rPr>
        <w:t xml:space="preserve">. </w:t>
      </w:r>
      <w:r w:rsidR="00A632F0">
        <w:rPr>
          <w:rFonts w:ascii="Cambria" w:hAnsi="Cambria"/>
        </w:rPr>
        <w:t xml:space="preserve">The system should automatically cancel NTU proposal after the specified period. </w:t>
      </w:r>
      <w:r w:rsidRPr="00A17A95">
        <w:rPr>
          <w:rFonts w:ascii="Cambria" w:hAnsi="Cambria"/>
        </w:rPr>
        <w:t xml:space="preserve">The 6 months are based on the </w:t>
      </w:r>
      <w:r w:rsidR="00652311" w:rsidRPr="00A17A95">
        <w:rPr>
          <w:rFonts w:ascii="Cambria" w:hAnsi="Cambria"/>
        </w:rPr>
        <w:t>billing date</w:t>
      </w:r>
      <w:r w:rsidRPr="00A17A95">
        <w:rPr>
          <w:rFonts w:ascii="Cambria" w:hAnsi="Cambria"/>
        </w:rPr>
        <w:t xml:space="preserve"> which is the date the </w:t>
      </w:r>
      <w:r w:rsidR="00652311" w:rsidRPr="00A17A95">
        <w:rPr>
          <w:rFonts w:ascii="Cambria" w:hAnsi="Cambria"/>
        </w:rPr>
        <w:t>premium</w:t>
      </w:r>
      <w:r w:rsidRPr="00A17A95">
        <w:rPr>
          <w:rFonts w:ascii="Cambria" w:hAnsi="Cambria"/>
        </w:rPr>
        <w:t xml:space="preserve"> was </w:t>
      </w:r>
      <w:r w:rsidR="00652311" w:rsidRPr="00A17A95">
        <w:rPr>
          <w:rFonts w:ascii="Cambria" w:hAnsi="Cambria"/>
        </w:rPr>
        <w:t>billed</w:t>
      </w:r>
      <w:r w:rsidRPr="00A17A95">
        <w:rPr>
          <w:rFonts w:ascii="Cambria" w:hAnsi="Cambria"/>
        </w:rPr>
        <w:t>.</w:t>
      </w:r>
    </w:p>
    <w:p w:rsidR="006C0C5C" w:rsidRPr="00A17A95" w:rsidRDefault="006C0C5C" w:rsidP="005972E6">
      <w:pPr>
        <w:rPr>
          <w:rFonts w:ascii="Cambria" w:hAnsi="Cambria"/>
        </w:rPr>
      </w:pPr>
    </w:p>
    <w:p w:rsidR="005972E6" w:rsidRPr="00A17A95" w:rsidRDefault="006C0C5C" w:rsidP="005972E6">
      <w:pPr>
        <w:rPr>
          <w:rFonts w:ascii="Cambria" w:hAnsi="Cambria"/>
        </w:rPr>
      </w:pPr>
      <w:r w:rsidRPr="00A17A95">
        <w:rPr>
          <w:rFonts w:ascii="Cambria" w:hAnsi="Cambria"/>
        </w:rPr>
        <w:t>When the policy finally receives premium the policy effective date is determined using the payment date while the waiting period is determined based on the accepted date.</w:t>
      </w:r>
    </w:p>
    <w:p w:rsidR="006C0C5C" w:rsidRPr="00A17A95" w:rsidRDefault="006C0C5C" w:rsidP="005972E6">
      <w:pPr>
        <w:rPr>
          <w:rFonts w:ascii="Cambria" w:hAnsi="Cambria"/>
        </w:rPr>
      </w:pPr>
    </w:p>
    <w:p w:rsidR="006C0C5C" w:rsidRPr="00A17A95" w:rsidRDefault="006C0C5C" w:rsidP="005972E6">
      <w:pPr>
        <w:rPr>
          <w:rFonts w:ascii="Cambria" w:hAnsi="Cambria"/>
        </w:rPr>
      </w:pPr>
      <w:r w:rsidRPr="00A17A95">
        <w:rPr>
          <w:rFonts w:ascii="Cambria" w:hAnsi="Cambria"/>
        </w:rPr>
        <w:t>If the premium is received 6 months after the accepted date the system should use the premium payment date to determine the waiting period.</w:t>
      </w:r>
    </w:p>
    <w:p w:rsidR="00397D9C" w:rsidRPr="00A17A95" w:rsidRDefault="00397D9C" w:rsidP="00F47CFD">
      <w:pPr>
        <w:pStyle w:val="Heading4"/>
        <w:ind w:left="1276" w:hanging="992"/>
      </w:pPr>
      <w:bookmarkStart w:id="181" w:name="_Toc371586386"/>
      <w:r w:rsidRPr="00A17A95">
        <w:t>Proposal Cancellation</w:t>
      </w:r>
      <w:r w:rsidR="00C40792" w:rsidRPr="00A17A95">
        <w:t>/Reject/Decline</w:t>
      </w:r>
      <w:bookmarkEnd w:id="181"/>
    </w:p>
    <w:p w:rsidR="009638B3" w:rsidRPr="00A17A95" w:rsidRDefault="00C40792" w:rsidP="00092462">
      <w:pPr>
        <w:spacing w:line="360" w:lineRule="auto"/>
        <w:rPr>
          <w:rFonts w:ascii="Cambria" w:hAnsi="Cambria"/>
        </w:rPr>
      </w:pPr>
      <w:r w:rsidRPr="00A17A95">
        <w:rPr>
          <w:rFonts w:ascii="Cambria" w:hAnsi="Cambria"/>
        </w:rPr>
        <w:t>The proposal can be cancelled/rejected/declined by the insurer based on the medical underwriting done. When cancelled the premiums paid are refunded inclusive of  the administration charge deducted by the employer</w:t>
      </w:r>
      <w:r w:rsidR="008137D8" w:rsidRPr="00A17A95">
        <w:rPr>
          <w:rFonts w:ascii="Cambria" w:hAnsi="Cambria"/>
        </w:rPr>
        <w:t>. Other reasons for cancellation are due to Erroneous deductions due to using the wrong account or payroll number. Cancellation due to a limit to the number of policies allowed per product.</w:t>
      </w:r>
    </w:p>
    <w:p w:rsidR="00397D9C" w:rsidRPr="00A17A95" w:rsidRDefault="00397D9C" w:rsidP="00F47CFD">
      <w:pPr>
        <w:pStyle w:val="Heading4"/>
        <w:ind w:left="1276" w:hanging="992"/>
      </w:pPr>
      <w:bookmarkStart w:id="182" w:name="_Toc371586387"/>
      <w:r w:rsidRPr="00A17A95">
        <w:t>Proposal Postponement</w:t>
      </w:r>
      <w:bookmarkEnd w:id="182"/>
    </w:p>
    <w:p w:rsidR="00764FF8" w:rsidRPr="00A17A95" w:rsidRDefault="00764FF8" w:rsidP="00092462">
      <w:pPr>
        <w:spacing w:line="360" w:lineRule="auto"/>
        <w:rPr>
          <w:rFonts w:ascii="Cambria" w:hAnsi="Cambria"/>
        </w:rPr>
      </w:pPr>
      <w:r w:rsidRPr="00A17A95">
        <w:rPr>
          <w:rFonts w:ascii="Cambria" w:hAnsi="Cambria"/>
        </w:rPr>
        <w:t>The proposal underwriting can be postponed to monitor the risk for a period after which the risk is assessed and underwriting continued</w:t>
      </w:r>
      <w:r w:rsidR="003B6268" w:rsidRPr="00A17A95">
        <w:rPr>
          <w:rFonts w:ascii="Cambria" w:hAnsi="Cambria"/>
        </w:rPr>
        <w:t xml:space="preserve">. The reason for postponement could be </w:t>
      </w:r>
    </w:p>
    <w:p w:rsidR="003B6268" w:rsidRPr="00A17A95" w:rsidRDefault="003B6268" w:rsidP="00E259CB">
      <w:pPr>
        <w:pStyle w:val="ListParagraph"/>
        <w:numPr>
          <w:ilvl w:val="0"/>
          <w:numId w:val="89"/>
        </w:numPr>
        <w:spacing w:after="0" w:line="360" w:lineRule="auto"/>
        <w:ind w:hanging="357"/>
        <w:rPr>
          <w:rFonts w:ascii="Cambria" w:hAnsi="Cambria"/>
        </w:rPr>
      </w:pPr>
      <w:r w:rsidRPr="00A17A95">
        <w:rPr>
          <w:rFonts w:ascii="Cambria" w:hAnsi="Cambria"/>
        </w:rPr>
        <w:t>1st time pregnant mothers</w:t>
      </w:r>
    </w:p>
    <w:p w:rsidR="003B6268" w:rsidRPr="00A17A95" w:rsidRDefault="003B6268" w:rsidP="00E259CB">
      <w:pPr>
        <w:pStyle w:val="ListParagraph"/>
        <w:numPr>
          <w:ilvl w:val="0"/>
          <w:numId w:val="89"/>
        </w:numPr>
        <w:spacing w:after="0" w:line="360" w:lineRule="auto"/>
        <w:ind w:hanging="357"/>
        <w:rPr>
          <w:rFonts w:ascii="Cambria" w:hAnsi="Cambria"/>
        </w:rPr>
      </w:pPr>
      <w:r w:rsidRPr="00A17A95">
        <w:rPr>
          <w:rFonts w:ascii="Cambria" w:hAnsi="Cambria"/>
        </w:rPr>
        <w:t>Subsequent Pregnancy</w:t>
      </w:r>
    </w:p>
    <w:p w:rsidR="003B6268" w:rsidRPr="00A17A95" w:rsidRDefault="003B6268" w:rsidP="00E259CB">
      <w:pPr>
        <w:pStyle w:val="ListParagraph"/>
        <w:numPr>
          <w:ilvl w:val="1"/>
          <w:numId w:val="89"/>
        </w:numPr>
        <w:spacing w:after="0" w:line="360" w:lineRule="auto"/>
        <w:ind w:hanging="357"/>
        <w:rPr>
          <w:rFonts w:ascii="Cambria" w:hAnsi="Cambria"/>
        </w:rPr>
      </w:pPr>
      <w:r w:rsidRPr="00A17A95">
        <w:rPr>
          <w:rFonts w:ascii="Cambria" w:hAnsi="Cambria"/>
        </w:rPr>
        <w:t>Have high Blood pressure</w:t>
      </w:r>
    </w:p>
    <w:p w:rsidR="003B6268" w:rsidRPr="00A17A95" w:rsidRDefault="003B6268" w:rsidP="00E259CB">
      <w:pPr>
        <w:pStyle w:val="ListParagraph"/>
        <w:numPr>
          <w:ilvl w:val="1"/>
          <w:numId w:val="89"/>
        </w:numPr>
        <w:spacing w:after="0" w:line="360" w:lineRule="auto"/>
        <w:ind w:hanging="357"/>
        <w:rPr>
          <w:rFonts w:ascii="Cambria" w:hAnsi="Cambria"/>
        </w:rPr>
      </w:pPr>
      <w:r w:rsidRPr="00A17A95">
        <w:rPr>
          <w:rFonts w:ascii="Cambria" w:hAnsi="Cambria"/>
        </w:rPr>
        <w:t>Are Diabetic due to pregnancy</w:t>
      </w:r>
    </w:p>
    <w:p w:rsidR="00397D9C" w:rsidRPr="00A17A95" w:rsidRDefault="00397D9C" w:rsidP="00F47CFD">
      <w:pPr>
        <w:pStyle w:val="Heading4"/>
        <w:ind w:left="1276" w:hanging="992"/>
      </w:pPr>
      <w:bookmarkStart w:id="183" w:name="_Toc371586388"/>
      <w:r w:rsidRPr="00A17A95">
        <w:t>Proposal reinstatement (After postponement)</w:t>
      </w:r>
      <w:bookmarkEnd w:id="183"/>
    </w:p>
    <w:p w:rsidR="009E1AFC" w:rsidRPr="00A17A95" w:rsidRDefault="009E1AFC" w:rsidP="00092462">
      <w:pPr>
        <w:spacing w:line="360" w:lineRule="auto"/>
        <w:rPr>
          <w:rFonts w:ascii="Cambria" w:hAnsi="Cambria"/>
        </w:rPr>
      </w:pPr>
      <w:r w:rsidRPr="00A17A95">
        <w:rPr>
          <w:rFonts w:ascii="Cambria" w:hAnsi="Cambria"/>
        </w:rPr>
        <w:t xml:space="preserve">The postponed proposal is revived in order to continue with the risk assessment and allow for further underwriting incase the condition for postponement is </w:t>
      </w:r>
      <w:r w:rsidR="00C41880" w:rsidRPr="00A17A95">
        <w:rPr>
          <w:rFonts w:ascii="Cambria" w:hAnsi="Cambria"/>
        </w:rPr>
        <w:t>dealt with.</w:t>
      </w:r>
    </w:p>
    <w:p w:rsidR="0018709D" w:rsidRPr="00A17A95" w:rsidRDefault="0018709D" w:rsidP="0018709D">
      <w:pPr>
        <w:pStyle w:val="Heading3"/>
        <w:rPr>
          <w:rFonts w:ascii="Cambria" w:eastAsiaTheme="minorHAnsi" w:hAnsi="Cambria"/>
        </w:rPr>
      </w:pPr>
      <w:bookmarkStart w:id="184" w:name="_Toc371586389"/>
      <w:r w:rsidRPr="00A17A95">
        <w:rPr>
          <w:rFonts w:ascii="Cambria" w:eastAsiaTheme="minorHAnsi" w:hAnsi="Cambria"/>
        </w:rPr>
        <w:t>Policy Administration System – Business requirements</w:t>
      </w:r>
      <w:bookmarkEnd w:id="184"/>
    </w:p>
    <w:p w:rsidR="0018709D" w:rsidRPr="00A17A95" w:rsidRDefault="0018709D" w:rsidP="0018709D">
      <w:pPr>
        <w:autoSpaceDE w:val="0"/>
        <w:autoSpaceDN w:val="0"/>
        <w:adjustRightInd w:val="0"/>
        <w:rPr>
          <w:rFonts w:ascii="Cambria" w:eastAsiaTheme="minorHAnsi" w:hAnsi="Cambria" w:cs="Helvetica-Bold"/>
          <w:b/>
          <w:bCs/>
          <w:sz w:val="20"/>
          <w:szCs w:val="20"/>
        </w:rPr>
      </w:pPr>
      <w:r w:rsidRPr="00A17A95">
        <w:rPr>
          <w:rFonts w:ascii="Cambria" w:eastAsiaTheme="minorHAnsi" w:hAnsi="Cambria" w:cs="Helvetica-Bold"/>
          <w:b/>
          <w:bCs/>
          <w:sz w:val="20"/>
          <w:szCs w:val="20"/>
        </w:rPr>
        <w:t>New Business module [Individual business]:</w:t>
      </w:r>
    </w:p>
    <w:p w:rsidR="0018709D" w:rsidRPr="00A17A95" w:rsidRDefault="0018709D" w:rsidP="00E259CB">
      <w:pPr>
        <w:pStyle w:val="ListParagraph"/>
        <w:numPr>
          <w:ilvl w:val="0"/>
          <w:numId w:val="13"/>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Fields for entering all details relevant to specific product</w:t>
      </w:r>
    </w:p>
    <w:p w:rsidR="0018709D" w:rsidRPr="00A17A95" w:rsidRDefault="0018709D" w:rsidP="00E259CB">
      <w:pPr>
        <w:pStyle w:val="ListParagraph"/>
        <w:numPr>
          <w:ilvl w:val="0"/>
          <w:numId w:val="13"/>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System-based validations for data entered and verifying bank account details</w:t>
      </w:r>
    </w:p>
    <w:p w:rsidR="0018709D" w:rsidRPr="00A17A95" w:rsidRDefault="0018709D" w:rsidP="00E259CB">
      <w:pPr>
        <w:pStyle w:val="ListParagraph"/>
        <w:numPr>
          <w:ilvl w:val="0"/>
          <w:numId w:val="13"/>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Helvetica-Bold"/>
          <w:b/>
          <w:bCs/>
          <w:sz w:val="24"/>
          <w:szCs w:val="24"/>
        </w:rPr>
        <w:t xml:space="preserve">Status field </w:t>
      </w:r>
      <w:r w:rsidRPr="00A17A95">
        <w:rPr>
          <w:rFonts w:ascii="Cambria" w:eastAsiaTheme="minorHAnsi" w:hAnsi="Cambria" w:cs="ArialMT"/>
          <w:sz w:val="24"/>
          <w:szCs w:val="24"/>
        </w:rPr>
        <w:t xml:space="preserve">associated with new policy – ‘Submitted’ / ‘Accepted’ / ‘Rejected’ / ‘Incepted’ along with </w:t>
      </w:r>
      <w:r w:rsidRPr="00A17A95">
        <w:rPr>
          <w:rFonts w:ascii="Cambria" w:eastAsiaTheme="minorHAnsi" w:hAnsi="Cambria" w:cs="Helvetica-Bold"/>
          <w:b/>
          <w:bCs/>
          <w:sz w:val="24"/>
          <w:szCs w:val="24"/>
        </w:rPr>
        <w:t xml:space="preserve">timestamp </w:t>
      </w:r>
      <w:r w:rsidRPr="00A17A95">
        <w:rPr>
          <w:rFonts w:ascii="Cambria" w:eastAsiaTheme="minorHAnsi" w:hAnsi="Cambria" w:cs="ArialMT"/>
          <w:sz w:val="24"/>
          <w:szCs w:val="24"/>
        </w:rPr>
        <w:t>[for performance indicators]</w:t>
      </w:r>
    </w:p>
    <w:p w:rsidR="0018709D" w:rsidRPr="00A17A95" w:rsidRDefault="0018709D" w:rsidP="00E259CB">
      <w:pPr>
        <w:pStyle w:val="ListParagraph"/>
        <w:numPr>
          <w:ilvl w:val="1"/>
          <w:numId w:val="13"/>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Status field to be updated automatically to ‘Submitted’ once NB Ops team uploads scannedapplication form and enters data in the system</w:t>
      </w:r>
    </w:p>
    <w:p w:rsidR="0018709D" w:rsidRPr="00A17A95" w:rsidRDefault="0018709D" w:rsidP="00E259CB">
      <w:pPr>
        <w:pStyle w:val="ListParagraph"/>
        <w:numPr>
          <w:ilvl w:val="1"/>
          <w:numId w:val="13"/>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Status field to be updated to ‘Accepted’ if auto-underwriting validation rules pass</w:t>
      </w:r>
    </w:p>
    <w:p w:rsidR="0018709D" w:rsidRPr="00A17A95" w:rsidRDefault="0018709D" w:rsidP="00E259CB">
      <w:pPr>
        <w:pStyle w:val="ListParagraph"/>
        <w:numPr>
          <w:ilvl w:val="1"/>
          <w:numId w:val="13"/>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Status field to be updated to ‘Rejected’ if NB Ops team at HO believe that policy cannot beunderwritten due to any reason</w:t>
      </w:r>
    </w:p>
    <w:p w:rsidR="0018709D" w:rsidRPr="00A17A95" w:rsidRDefault="0018709D" w:rsidP="00E259CB">
      <w:pPr>
        <w:pStyle w:val="ListParagraph"/>
        <w:numPr>
          <w:ilvl w:val="1"/>
          <w:numId w:val="13"/>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Status field to be updated to ‘Incepted’ once first premium payment received</w:t>
      </w:r>
    </w:p>
    <w:p w:rsidR="0018709D" w:rsidRPr="00A17A95" w:rsidRDefault="0018709D" w:rsidP="00E259CB">
      <w:pPr>
        <w:pStyle w:val="ListParagraph"/>
        <w:numPr>
          <w:ilvl w:val="0"/>
          <w:numId w:val="13"/>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Auto-underwriting validation rules – based on Sum Assured / Age thresholds</w:t>
      </w:r>
    </w:p>
    <w:p w:rsidR="0018709D" w:rsidRPr="00A17A95" w:rsidRDefault="0018709D" w:rsidP="00E259CB">
      <w:pPr>
        <w:pStyle w:val="ListParagraph"/>
        <w:numPr>
          <w:ilvl w:val="0"/>
          <w:numId w:val="13"/>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Automated creation of Policy ID in the system – if policy status ‘ Accepted’</w:t>
      </w:r>
    </w:p>
    <w:p w:rsidR="0018709D" w:rsidRPr="00A17A95" w:rsidRDefault="0018709D" w:rsidP="00E259CB">
      <w:pPr>
        <w:pStyle w:val="ListParagraph"/>
        <w:numPr>
          <w:ilvl w:val="0"/>
          <w:numId w:val="13"/>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lastRenderedPageBreak/>
        <w:t>Premium paid field – to be updated automatically once premium deduction success is notified</w:t>
      </w:r>
    </w:p>
    <w:p w:rsidR="0018709D" w:rsidRPr="00A17A95" w:rsidRDefault="0018709D" w:rsidP="00E259CB">
      <w:pPr>
        <w:pStyle w:val="ListParagraph"/>
        <w:numPr>
          <w:ilvl w:val="0"/>
          <w:numId w:val="13"/>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Automatic creation of Acceptance letter – with details as mentioned above</w:t>
      </w:r>
    </w:p>
    <w:p w:rsidR="0018709D" w:rsidRPr="00A17A95" w:rsidRDefault="0018709D" w:rsidP="0018709D">
      <w:pPr>
        <w:autoSpaceDE w:val="0"/>
        <w:autoSpaceDN w:val="0"/>
        <w:adjustRightInd w:val="0"/>
        <w:rPr>
          <w:rFonts w:ascii="Cambria" w:eastAsiaTheme="minorHAnsi" w:hAnsi="Cambria" w:cs="Helvetica-Bold"/>
          <w:b/>
          <w:bCs/>
        </w:rPr>
      </w:pPr>
    </w:p>
    <w:p w:rsidR="0018709D" w:rsidRPr="00A17A95" w:rsidRDefault="0018709D" w:rsidP="0018709D">
      <w:pPr>
        <w:autoSpaceDE w:val="0"/>
        <w:autoSpaceDN w:val="0"/>
        <w:adjustRightInd w:val="0"/>
        <w:rPr>
          <w:rFonts w:ascii="Cambria" w:eastAsiaTheme="minorHAnsi" w:hAnsi="Cambria" w:cs="Helvetica-Bold"/>
          <w:b/>
          <w:bCs/>
        </w:rPr>
      </w:pPr>
      <w:r w:rsidRPr="00A17A95">
        <w:rPr>
          <w:rFonts w:ascii="Cambria" w:eastAsiaTheme="minorHAnsi" w:hAnsi="Cambria" w:cs="Helvetica-Bold"/>
          <w:b/>
          <w:bCs/>
        </w:rPr>
        <w:t>Access Control:</w:t>
      </w:r>
    </w:p>
    <w:p w:rsidR="0018709D" w:rsidRPr="00A17A95" w:rsidRDefault="0018709D" w:rsidP="00092462">
      <w:pPr>
        <w:autoSpaceDE w:val="0"/>
        <w:autoSpaceDN w:val="0"/>
        <w:adjustRightInd w:val="0"/>
        <w:spacing w:line="360" w:lineRule="auto"/>
        <w:rPr>
          <w:rFonts w:ascii="Cambria" w:eastAsiaTheme="minorHAnsi" w:hAnsi="Cambria" w:cs="Helvetica-Bold"/>
          <w:b/>
          <w:bCs/>
        </w:rPr>
      </w:pPr>
      <w:r w:rsidRPr="00A17A95">
        <w:rPr>
          <w:rFonts w:ascii="Cambria" w:eastAsiaTheme="minorHAnsi" w:hAnsi="Cambria" w:cs="ArialMT"/>
        </w:rPr>
        <w:t xml:space="preserve">1. </w:t>
      </w:r>
      <w:r w:rsidRPr="00A17A95">
        <w:rPr>
          <w:rFonts w:ascii="Cambria" w:eastAsiaTheme="minorHAnsi" w:hAnsi="Cambria" w:cs="Helvetica-Bold"/>
          <w:b/>
          <w:bCs/>
        </w:rPr>
        <w:t>Branch New Business Ops team:</w:t>
      </w:r>
    </w:p>
    <w:p w:rsidR="0018709D" w:rsidRPr="00A17A95" w:rsidRDefault="0018709D" w:rsidP="00E259CB">
      <w:pPr>
        <w:pStyle w:val="ListParagraph"/>
        <w:numPr>
          <w:ilvl w:val="0"/>
          <w:numId w:val="14"/>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Scan application form and upload in the PAS</w:t>
      </w:r>
    </w:p>
    <w:p w:rsidR="0018709D" w:rsidRPr="00A17A95" w:rsidRDefault="0018709D" w:rsidP="00E259CB">
      <w:pPr>
        <w:pStyle w:val="ListParagraph"/>
        <w:numPr>
          <w:ilvl w:val="0"/>
          <w:numId w:val="14"/>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Enter / Update details for new application</w:t>
      </w:r>
    </w:p>
    <w:p w:rsidR="0018709D" w:rsidRPr="00A17A95" w:rsidRDefault="0018709D" w:rsidP="00092462">
      <w:pPr>
        <w:autoSpaceDE w:val="0"/>
        <w:autoSpaceDN w:val="0"/>
        <w:adjustRightInd w:val="0"/>
        <w:spacing w:line="360" w:lineRule="auto"/>
        <w:rPr>
          <w:rFonts w:ascii="Cambria" w:eastAsiaTheme="minorHAnsi" w:hAnsi="Cambria" w:cs="Helvetica-Bold"/>
          <w:b/>
          <w:bCs/>
        </w:rPr>
      </w:pPr>
      <w:r w:rsidRPr="00A17A95">
        <w:rPr>
          <w:rFonts w:ascii="Cambria" w:eastAsiaTheme="minorHAnsi" w:hAnsi="Cambria" w:cs="ArialMT"/>
        </w:rPr>
        <w:t xml:space="preserve">2. </w:t>
      </w:r>
      <w:r w:rsidRPr="00A17A95">
        <w:rPr>
          <w:rFonts w:ascii="Cambria" w:eastAsiaTheme="minorHAnsi" w:hAnsi="Cambria" w:cs="Helvetica-Bold"/>
          <w:b/>
          <w:bCs/>
        </w:rPr>
        <w:t>Head Office New Business Ops team:</w:t>
      </w:r>
    </w:p>
    <w:p w:rsidR="0018709D" w:rsidRPr="00A17A95" w:rsidRDefault="0018709D" w:rsidP="00E259CB">
      <w:pPr>
        <w:pStyle w:val="ListParagraph"/>
        <w:numPr>
          <w:ilvl w:val="0"/>
          <w:numId w:val="15"/>
        </w:numPr>
        <w:autoSpaceDE w:val="0"/>
        <w:autoSpaceDN w:val="0"/>
        <w:adjustRightInd w:val="0"/>
        <w:rPr>
          <w:rFonts w:ascii="Cambria" w:eastAsiaTheme="minorHAnsi" w:hAnsi="Cambria"/>
          <w:sz w:val="24"/>
          <w:szCs w:val="24"/>
        </w:rPr>
      </w:pPr>
      <w:r w:rsidRPr="00A17A95">
        <w:rPr>
          <w:rFonts w:ascii="Cambria" w:eastAsiaTheme="minorHAnsi" w:hAnsi="Cambria" w:cs="ArialMT"/>
          <w:sz w:val="24"/>
          <w:szCs w:val="24"/>
        </w:rPr>
        <w:t>Ability to manually change status of application – from ‘Submitted’ to ‘Accepted’ or ‘Rejected’</w:t>
      </w:r>
    </w:p>
    <w:p w:rsidR="002424CF" w:rsidRPr="00A17A95" w:rsidRDefault="002424CF" w:rsidP="002424CF">
      <w:pPr>
        <w:pStyle w:val="Heading3"/>
        <w:rPr>
          <w:rFonts w:ascii="Cambria" w:eastAsiaTheme="minorHAnsi" w:hAnsi="Cambria"/>
        </w:rPr>
      </w:pPr>
      <w:bookmarkStart w:id="185" w:name="_Toc371586390"/>
      <w:r w:rsidRPr="00A17A95">
        <w:rPr>
          <w:rFonts w:ascii="Cambria" w:eastAsiaTheme="minorHAnsi" w:hAnsi="Cambria"/>
        </w:rPr>
        <w:t>Policy printing and dispatch:</w:t>
      </w:r>
      <w:bookmarkEnd w:id="185"/>
    </w:p>
    <w:p w:rsidR="002424CF" w:rsidRPr="00A17A95" w:rsidRDefault="002424CF" w:rsidP="002424CF">
      <w:pPr>
        <w:autoSpaceDE w:val="0"/>
        <w:autoSpaceDN w:val="0"/>
        <w:adjustRightInd w:val="0"/>
        <w:spacing w:line="276" w:lineRule="auto"/>
        <w:rPr>
          <w:rFonts w:ascii="Cambria" w:eastAsiaTheme="minorHAnsi" w:hAnsi="Cambria" w:cs="ArialMT"/>
        </w:rPr>
      </w:pPr>
      <w:r w:rsidRPr="00A17A95">
        <w:rPr>
          <w:rFonts w:ascii="Cambria" w:eastAsiaTheme="minorHAnsi" w:hAnsi="Cambria" w:cs="ArialMT"/>
        </w:rPr>
        <w:t>NB Ops team at the branch is responsible for printing the policy schedule and submitting it to the SM to be delivered to the customer. The IT system would send automated policy schedule by Email to customers</w:t>
      </w:r>
    </w:p>
    <w:p w:rsidR="004D5131" w:rsidRPr="00A17A95" w:rsidRDefault="004D5131" w:rsidP="0005517F">
      <w:pPr>
        <w:pStyle w:val="Heading2"/>
        <w:rPr>
          <w:rFonts w:ascii="Cambria" w:eastAsiaTheme="minorHAnsi" w:hAnsi="Cambria"/>
        </w:rPr>
      </w:pPr>
      <w:bookmarkStart w:id="186" w:name="_Toc371586391"/>
      <w:r w:rsidRPr="00A17A95">
        <w:rPr>
          <w:rFonts w:ascii="Cambria" w:eastAsiaTheme="minorHAnsi" w:hAnsi="Cambria"/>
        </w:rPr>
        <w:t>Output</w:t>
      </w:r>
      <w:bookmarkEnd w:id="186"/>
    </w:p>
    <w:p w:rsidR="004D5131" w:rsidRPr="00A17A95" w:rsidRDefault="004D5131" w:rsidP="00E259CB">
      <w:pPr>
        <w:pStyle w:val="ListParagraph"/>
        <w:numPr>
          <w:ilvl w:val="0"/>
          <w:numId w:val="76"/>
        </w:numPr>
        <w:spacing w:after="0"/>
        <w:ind w:left="714" w:hanging="357"/>
        <w:rPr>
          <w:rFonts w:ascii="Cambria" w:eastAsiaTheme="minorHAnsi" w:hAnsi="Cambria"/>
          <w:sz w:val="24"/>
          <w:szCs w:val="24"/>
        </w:rPr>
      </w:pPr>
      <w:r w:rsidRPr="00A17A95">
        <w:rPr>
          <w:rFonts w:ascii="Cambria" w:eastAsiaTheme="minorHAnsi" w:hAnsi="Cambria"/>
          <w:sz w:val="24"/>
          <w:szCs w:val="24"/>
        </w:rPr>
        <w:t>Proposal note</w:t>
      </w:r>
    </w:p>
    <w:p w:rsidR="004D5131" w:rsidRPr="00A17A95" w:rsidRDefault="004D5131" w:rsidP="00E259CB">
      <w:pPr>
        <w:pStyle w:val="ListParagraph"/>
        <w:numPr>
          <w:ilvl w:val="0"/>
          <w:numId w:val="76"/>
        </w:numPr>
        <w:spacing w:after="0"/>
        <w:ind w:left="714" w:hanging="357"/>
        <w:rPr>
          <w:rFonts w:ascii="Cambria" w:eastAsiaTheme="minorHAnsi" w:hAnsi="Cambria"/>
          <w:sz w:val="24"/>
          <w:szCs w:val="24"/>
        </w:rPr>
      </w:pPr>
      <w:r w:rsidRPr="00A17A95">
        <w:rPr>
          <w:rFonts w:ascii="Cambria" w:eastAsiaTheme="minorHAnsi" w:hAnsi="Cambria"/>
          <w:sz w:val="24"/>
          <w:szCs w:val="24"/>
        </w:rPr>
        <w:t>Refund note</w:t>
      </w:r>
    </w:p>
    <w:p w:rsidR="0005517F" w:rsidRPr="00A17A95" w:rsidRDefault="0005517F" w:rsidP="002424CF">
      <w:pPr>
        <w:pStyle w:val="Heading1"/>
        <w:rPr>
          <w:rFonts w:ascii="Cambria" w:eastAsiaTheme="minorHAnsi" w:hAnsi="Cambria"/>
        </w:rPr>
      </w:pPr>
      <w:bookmarkStart w:id="187" w:name="_Toc371586392"/>
      <w:r w:rsidRPr="00A17A95">
        <w:rPr>
          <w:rFonts w:ascii="Cambria" w:eastAsiaTheme="minorHAnsi" w:hAnsi="Cambria"/>
        </w:rPr>
        <w:t>Premium collection</w:t>
      </w:r>
      <w:bookmarkEnd w:id="187"/>
    </w:p>
    <w:p w:rsidR="004B0B85" w:rsidRPr="00A17A95" w:rsidRDefault="004B0B85" w:rsidP="00FD3A51">
      <w:pPr>
        <w:autoSpaceDE w:val="0"/>
        <w:autoSpaceDN w:val="0"/>
        <w:adjustRightInd w:val="0"/>
        <w:spacing w:line="276" w:lineRule="auto"/>
        <w:rPr>
          <w:rFonts w:ascii="Cambria" w:eastAsiaTheme="minorHAnsi" w:hAnsi="Cambria" w:cs="ArialMT"/>
        </w:rPr>
      </w:pPr>
      <w:r w:rsidRPr="00A17A95">
        <w:rPr>
          <w:rFonts w:ascii="Cambria" w:eastAsiaTheme="minorHAnsi" w:hAnsi="Cambria" w:cs="ArialMT"/>
        </w:rPr>
        <w:t>Premium collection currently happens on monthly mode with eitherdeductions from various pay-points [Controller and other public-sector pay-points / privatecompanies] or Direct Debit from bank accounts. Key processes that are recommended to improvepremium collection rates are:</w:t>
      </w:r>
    </w:p>
    <w:p w:rsidR="004B0B85" w:rsidRPr="00A17A95" w:rsidRDefault="004B0B85" w:rsidP="00FD3A51">
      <w:pPr>
        <w:autoSpaceDE w:val="0"/>
        <w:autoSpaceDN w:val="0"/>
        <w:adjustRightInd w:val="0"/>
        <w:spacing w:line="276" w:lineRule="auto"/>
        <w:rPr>
          <w:rFonts w:ascii="Cambria" w:eastAsiaTheme="minorHAnsi" w:hAnsi="Cambria" w:cs="ArialMT"/>
        </w:rPr>
      </w:pPr>
      <w:r w:rsidRPr="00A17A95">
        <w:rPr>
          <w:rFonts w:ascii="Cambria" w:eastAsiaTheme="minorHAnsi" w:hAnsi="Cambria" w:cs="ArialMT"/>
        </w:rPr>
        <w:t>MOs need to instruct customers of the importance of ensuring balance in their accounts; dateof deduction to be notified by SMS / Email</w:t>
      </w:r>
    </w:p>
    <w:p w:rsidR="004B0B85" w:rsidRPr="00A17A95" w:rsidRDefault="004B0B85" w:rsidP="00E17516">
      <w:pPr>
        <w:pStyle w:val="ListParagraph"/>
        <w:numPr>
          <w:ilvl w:val="0"/>
          <w:numId w:val="10"/>
        </w:numPr>
        <w:autoSpaceDE w:val="0"/>
        <w:autoSpaceDN w:val="0"/>
        <w:adjustRightInd w:val="0"/>
        <w:rPr>
          <w:rFonts w:ascii="Cambria" w:eastAsiaTheme="minorHAnsi" w:hAnsi="Cambria" w:cs="ArialMT"/>
          <w:sz w:val="24"/>
          <w:szCs w:val="24"/>
        </w:rPr>
      </w:pPr>
      <w:r w:rsidRPr="00A17A95">
        <w:rPr>
          <w:rFonts w:ascii="Cambria" w:eastAsiaTheme="minorHAnsi" w:hAnsi="Cambria" w:cs="ArialMT"/>
          <w:sz w:val="24"/>
          <w:szCs w:val="24"/>
        </w:rPr>
        <w:t>MOs need to verify bank account details [bank name, branch, account number] when filling upthe application form</w:t>
      </w:r>
    </w:p>
    <w:p w:rsidR="004B0B85" w:rsidRPr="00A17A95" w:rsidRDefault="004B0B85" w:rsidP="00E17516">
      <w:pPr>
        <w:pStyle w:val="ListParagraph"/>
        <w:numPr>
          <w:ilvl w:val="0"/>
          <w:numId w:val="10"/>
        </w:numPr>
        <w:autoSpaceDE w:val="0"/>
        <w:autoSpaceDN w:val="0"/>
        <w:adjustRightInd w:val="0"/>
        <w:rPr>
          <w:rFonts w:ascii="Cambria" w:eastAsiaTheme="minorHAnsi" w:hAnsi="Cambria" w:cs="ArialMT"/>
          <w:sz w:val="24"/>
          <w:szCs w:val="24"/>
        </w:rPr>
      </w:pPr>
      <w:r w:rsidRPr="00A17A95">
        <w:rPr>
          <w:rFonts w:ascii="Cambria" w:eastAsiaTheme="minorHAnsi" w:hAnsi="Cambria" w:cs="ArialMT"/>
          <w:sz w:val="24"/>
          <w:szCs w:val="24"/>
        </w:rPr>
        <w:t>In the policy acceptance letter, details of premium deduction date</w:t>
      </w:r>
      <w:r w:rsidR="004F1461" w:rsidRPr="00A17A95">
        <w:rPr>
          <w:rFonts w:ascii="Cambria" w:eastAsiaTheme="minorHAnsi" w:hAnsi="Cambria" w:cs="ArialMT"/>
          <w:sz w:val="24"/>
          <w:szCs w:val="24"/>
        </w:rPr>
        <w:t xml:space="preserve">( which is the last day of the month) </w:t>
      </w:r>
      <w:r w:rsidRPr="00A17A95">
        <w:rPr>
          <w:rFonts w:ascii="Cambria" w:eastAsiaTheme="minorHAnsi" w:hAnsi="Cambria" w:cs="ArialMT"/>
          <w:sz w:val="24"/>
          <w:szCs w:val="24"/>
        </w:rPr>
        <w:t xml:space="preserve"> are provided</w:t>
      </w:r>
    </w:p>
    <w:p w:rsidR="0015429D" w:rsidRPr="00A17A95" w:rsidRDefault="0015429D" w:rsidP="002424CF">
      <w:pPr>
        <w:pStyle w:val="Heading2"/>
        <w:rPr>
          <w:rFonts w:ascii="Cambria" w:eastAsiaTheme="minorHAnsi" w:hAnsi="Cambria"/>
        </w:rPr>
      </w:pPr>
      <w:bookmarkStart w:id="188" w:name="_Toc371586393"/>
      <w:r w:rsidRPr="00A17A95">
        <w:rPr>
          <w:rFonts w:ascii="Cambria" w:eastAsiaTheme="minorHAnsi" w:hAnsi="Cambria"/>
        </w:rPr>
        <w:t>Pay Points</w:t>
      </w:r>
      <w:bookmarkEnd w:id="188"/>
    </w:p>
    <w:p w:rsidR="008D4F54" w:rsidRPr="00A17A95" w:rsidRDefault="008D4F54" w:rsidP="002424CF">
      <w:pPr>
        <w:pStyle w:val="Heading3"/>
        <w:rPr>
          <w:rFonts w:ascii="Cambria" w:eastAsiaTheme="minorHAnsi" w:hAnsi="Cambria"/>
        </w:rPr>
      </w:pPr>
      <w:bookmarkStart w:id="189" w:name="_Toc371586394"/>
      <w:r w:rsidRPr="00A17A95">
        <w:rPr>
          <w:rFonts w:ascii="Cambria" w:eastAsiaTheme="minorHAnsi" w:hAnsi="Cambria"/>
        </w:rPr>
        <w:t>Controller and Accountant generals Department</w:t>
      </w:r>
      <w:bookmarkEnd w:id="189"/>
    </w:p>
    <w:p w:rsidR="00F7358D" w:rsidRPr="00A17A95" w:rsidRDefault="008D4F54" w:rsidP="00092462">
      <w:pPr>
        <w:spacing w:line="360" w:lineRule="auto"/>
        <w:rPr>
          <w:rFonts w:ascii="Cambria" w:eastAsiaTheme="minorHAnsi" w:hAnsi="Cambria"/>
        </w:rPr>
      </w:pPr>
      <w:r w:rsidRPr="00A17A95">
        <w:rPr>
          <w:rFonts w:ascii="Cambria" w:eastAsiaTheme="minorHAnsi" w:hAnsi="Cambria"/>
        </w:rPr>
        <w:t>This caters for government workers and employees. Premium due amounts are deducted from the payroll. The policyholder fills a deduction form which gives the permission to deduct premiums monthly from their payroll. The data gathered within a spe</w:t>
      </w:r>
      <w:r w:rsidR="00F7358D" w:rsidRPr="00A17A95">
        <w:rPr>
          <w:rFonts w:ascii="Cambria" w:eastAsiaTheme="minorHAnsi" w:hAnsi="Cambria"/>
        </w:rPr>
        <w:t xml:space="preserve">cified period </w:t>
      </w:r>
      <w:r w:rsidR="00F7358D" w:rsidRPr="00A17A95">
        <w:rPr>
          <w:rFonts w:ascii="Cambria" w:eastAsiaTheme="minorHAnsi" w:hAnsi="Cambria"/>
        </w:rPr>
        <w:lastRenderedPageBreak/>
        <w:t xml:space="preserve">is generated in two </w:t>
      </w:r>
      <w:r w:rsidRPr="00A17A95">
        <w:rPr>
          <w:rFonts w:ascii="Cambria" w:eastAsiaTheme="minorHAnsi" w:hAnsi="Cambria"/>
        </w:rPr>
        <w:t>schedule</w:t>
      </w:r>
      <w:r w:rsidR="00F7358D" w:rsidRPr="00A17A95">
        <w:rPr>
          <w:rFonts w:ascii="Cambria" w:eastAsiaTheme="minorHAnsi" w:hAnsi="Cambria"/>
        </w:rPr>
        <w:t>s</w:t>
      </w:r>
      <w:r w:rsidRPr="00A17A95">
        <w:rPr>
          <w:rFonts w:ascii="Cambria" w:eastAsiaTheme="minorHAnsi" w:hAnsi="Cambria"/>
        </w:rPr>
        <w:t xml:space="preserve"> and forward</w:t>
      </w:r>
      <w:r w:rsidR="00F7358D" w:rsidRPr="00A17A95">
        <w:rPr>
          <w:rFonts w:ascii="Cambria" w:eastAsiaTheme="minorHAnsi" w:hAnsi="Cambria"/>
        </w:rPr>
        <w:t>ed</w:t>
      </w:r>
      <w:r w:rsidRPr="00A17A95">
        <w:rPr>
          <w:rFonts w:ascii="Cambria" w:eastAsiaTheme="minorHAnsi" w:hAnsi="Cambria"/>
        </w:rPr>
        <w:t xml:space="preserve"> to the CAG</w:t>
      </w:r>
      <w:r w:rsidR="001C17D2" w:rsidRPr="00A17A95">
        <w:rPr>
          <w:rFonts w:ascii="Cambria" w:eastAsiaTheme="minorHAnsi" w:hAnsi="Cambria"/>
        </w:rPr>
        <w:t xml:space="preserve"> (ges</w:t>
      </w:r>
      <w:r w:rsidR="00F7358D" w:rsidRPr="00A17A95">
        <w:rPr>
          <w:rFonts w:ascii="Cambria" w:eastAsiaTheme="minorHAnsi" w:hAnsi="Cambria"/>
        </w:rPr>
        <w:t>) and CAG(Others)</w:t>
      </w:r>
      <w:r w:rsidR="00D30B7E" w:rsidRPr="00A17A95">
        <w:rPr>
          <w:rFonts w:ascii="Cambria" w:eastAsiaTheme="minorHAnsi" w:hAnsi="Cambria"/>
        </w:rPr>
        <w:t xml:space="preserve">. The format of the data sent to the </w:t>
      </w:r>
      <w:r w:rsidR="00F7358D" w:rsidRPr="00A17A95">
        <w:rPr>
          <w:rFonts w:ascii="Cambria" w:eastAsiaTheme="minorHAnsi" w:hAnsi="Cambria"/>
        </w:rPr>
        <w:t>two CAG are</w:t>
      </w:r>
    </w:p>
    <w:p w:rsidR="00F7358D" w:rsidRPr="00A17A95" w:rsidRDefault="00F7358D" w:rsidP="00092462">
      <w:pPr>
        <w:spacing w:line="360" w:lineRule="auto"/>
        <w:rPr>
          <w:rFonts w:ascii="Cambria" w:eastAsiaTheme="minorHAnsi" w:hAnsi="Cambria"/>
        </w:rPr>
      </w:pPr>
    </w:p>
    <w:p w:rsidR="008D4F54" w:rsidRPr="00A17A95" w:rsidRDefault="00F7358D" w:rsidP="00F47CFD">
      <w:pPr>
        <w:pStyle w:val="Heading4"/>
        <w:ind w:left="1276" w:hanging="992"/>
        <w:rPr>
          <w:rFonts w:eastAsiaTheme="minorHAnsi"/>
        </w:rPr>
      </w:pPr>
      <w:bookmarkStart w:id="190" w:name="_Toc371586395"/>
      <w:r w:rsidRPr="00A17A95">
        <w:rPr>
          <w:rFonts w:eastAsiaTheme="minorHAnsi"/>
        </w:rPr>
        <w:t xml:space="preserve">CAG </w:t>
      </w:r>
      <w:r w:rsidR="00595A8B" w:rsidRPr="00A17A95">
        <w:rPr>
          <w:rFonts w:eastAsiaTheme="minorHAnsi"/>
        </w:rPr>
        <w:t>(</w:t>
      </w:r>
      <w:r w:rsidRPr="00A17A95">
        <w:rPr>
          <w:rFonts w:eastAsiaTheme="minorHAnsi"/>
        </w:rPr>
        <w:t>Others</w:t>
      </w:r>
      <w:r w:rsidR="00595A8B" w:rsidRPr="00A17A95">
        <w:rPr>
          <w:rFonts w:eastAsiaTheme="minorHAnsi"/>
        </w:rPr>
        <w:t>)</w:t>
      </w:r>
      <w:bookmarkEnd w:id="190"/>
    </w:p>
    <w:p w:rsidR="00F7358D" w:rsidRPr="00A17A95" w:rsidRDefault="00F7358D" w:rsidP="00092462">
      <w:pPr>
        <w:spacing w:line="360" w:lineRule="auto"/>
        <w:rPr>
          <w:rFonts w:ascii="Cambria" w:eastAsiaTheme="minorHAnsi" w:hAnsi="Cambria"/>
        </w:rPr>
      </w:pPr>
    </w:p>
    <w:p w:rsidR="00F7358D" w:rsidRPr="00A17A95" w:rsidRDefault="00F7358D" w:rsidP="00E259CB">
      <w:pPr>
        <w:pStyle w:val="ListParagraph"/>
        <w:numPr>
          <w:ilvl w:val="0"/>
          <w:numId w:val="67"/>
        </w:numPr>
        <w:spacing w:after="0"/>
        <w:ind w:left="714" w:hanging="357"/>
        <w:rPr>
          <w:rFonts w:ascii="Cambria" w:eastAsiaTheme="minorHAnsi" w:hAnsi="Cambria"/>
        </w:rPr>
      </w:pPr>
      <w:r w:rsidRPr="00A17A95">
        <w:rPr>
          <w:rFonts w:ascii="Cambria" w:eastAsiaTheme="minorHAnsi" w:hAnsi="Cambria"/>
        </w:rPr>
        <w:t xml:space="preserve">MANAGEMENT UNIT                 </w:t>
      </w:r>
    </w:p>
    <w:p w:rsidR="00F7358D" w:rsidRPr="00A17A95" w:rsidRDefault="00F7358D" w:rsidP="00E259CB">
      <w:pPr>
        <w:pStyle w:val="ListParagraph"/>
        <w:numPr>
          <w:ilvl w:val="0"/>
          <w:numId w:val="67"/>
        </w:numPr>
        <w:spacing w:after="0"/>
        <w:ind w:left="714" w:hanging="357"/>
        <w:rPr>
          <w:rFonts w:ascii="Cambria" w:eastAsiaTheme="minorHAnsi" w:hAnsi="Cambria"/>
        </w:rPr>
      </w:pPr>
      <w:r w:rsidRPr="00A17A95">
        <w:rPr>
          <w:rFonts w:ascii="Cambria" w:eastAsiaTheme="minorHAnsi" w:hAnsi="Cambria"/>
        </w:rPr>
        <w:t xml:space="preserve">STAFF_ID   </w:t>
      </w:r>
    </w:p>
    <w:p w:rsidR="00F7358D" w:rsidRPr="00A17A95" w:rsidRDefault="00F7358D" w:rsidP="00E259CB">
      <w:pPr>
        <w:pStyle w:val="ListParagraph"/>
        <w:numPr>
          <w:ilvl w:val="0"/>
          <w:numId w:val="67"/>
        </w:numPr>
        <w:spacing w:after="0"/>
        <w:ind w:left="714" w:hanging="357"/>
        <w:rPr>
          <w:rFonts w:ascii="Cambria" w:eastAsiaTheme="minorHAnsi" w:hAnsi="Cambria"/>
        </w:rPr>
      </w:pPr>
      <w:r w:rsidRPr="00A17A95">
        <w:rPr>
          <w:rFonts w:ascii="Cambria" w:eastAsiaTheme="minorHAnsi" w:hAnsi="Cambria"/>
        </w:rPr>
        <w:t xml:space="preserve">OLD_ID     </w:t>
      </w:r>
    </w:p>
    <w:p w:rsidR="00F7358D" w:rsidRPr="00A17A95" w:rsidRDefault="00F7358D" w:rsidP="00E259CB">
      <w:pPr>
        <w:pStyle w:val="ListParagraph"/>
        <w:numPr>
          <w:ilvl w:val="0"/>
          <w:numId w:val="67"/>
        </w:numPr>
        <w:spacing w:after="0"/>
        <w:ind w:left="714" w:hanging="357"/>
        <w:rPr>
          <w:rFonts w:ascii="Cambria" w:eastAsiaTheme="minorHAnsi" w:hAnsi="Cambria"/>
        </w:rPr>
      </w:pPr>
      <w:r w:rsidRPr="00A17A95">
        <w:rPr>
          <w:rFonts w:ascii="Cambria" w:eastAsiaTheme="minorHAnsi" w:hAnsi="Cambria"/>
        </w:rPr>
        <w:t xml:space="preserve">NAME OF EMPLOYEE           </w:t>
      </w:r>
    </w:p>
    <w:p w:rsidR="00F7358D" w:rsidRPr="00A17A95" w:rsidRDefault="00F7358D" w:rsidP="00E259CB">
      <w:pPr>
        <w:pStyle w:val="ListParagraph"/>
        <w:numPr>
          <w:ilvl w:val="0"/>
          <w:numId w:val="67"/>
        </w:numPr>
        <w:spacing w:after="0"/>
        <w:ind w:left="714" w:hanging="357"/>
        <w:rPr>
          <w:rFonts w:ascii="Cambria" w:eastAsiaTheme="minorHAnsi" w:hAnsi="Cambria"/>
        </w:rPr>
      </w:pPr>
      <w:r w:rsidRPr="00A17A95">
        <w:rPr>
          <w:rFonts w:ascii="Cambria" w:eastAsiaTheme="minorHAnsi" w:hAnsi="Cambria"/>
        </w:rPr>
        <w:t xml:space="preserve">ORIGINAL AMOUNT  </w:t>
      </w:r>
    </w:p>
    <w:p w:rsidR="00F7358D" w:rsidRPr="00A17A95" w:rsidRDefault="00F7358D" w:rsidP="00E259CB">
      <w:pPr>
        <w:pStyle w:val="ListParagraph"/>
        <w:numPr>
          <w:ilvl w:val="0"/>
          <w:numId w:val="67"/>
        </w:numPr>
        <w:spacing w:after="0"/>
        <w:ind w:left="714" w:hanging="357"/>
        <w:rPr>
          <w:rFonts w:ascii="Cambria" w:eastAsiaTheme="minorHAnsi" w:hAnsi="Cambria"/>
        </w:rPr>
      </w:pPr>
      <w:r w:rsidRPr="00A17A95">
        <w:rPr>
          <w:rFonts w:ascii="Cambria" w:eastAsiaTheme="minorHAnsi" w:hAnsi="Cambria"/>
        </w:rPr>
        <w:t xml:space="preserve">BAL B/FWRD     </w:t>
      </w:r>
    </w:p>
    <w:p w:rsidR="00F7358D" w:rsidRPr="00A17A95" w:rsidRDefault="00F7358D" w:rsidP="00E259CB">
      <w:pPr>
        <w:pStyle w:val="ListParagraph"/>
        <w:numPr>
          <w:ilvl w:val="0"/>
          <w:numId w:val="67"/>
        </w:numPr>
        <w:spacing w:after="0"/>
        <w:ind w:left="714" w:hanging="357"/>
        <w:rPr>
          <w:rFonts w:ascii="Cambria" w:eastAsiaTheme="minorHAnsi" w:hAnsi="Cambria"/>
        </w:rPr>
      </w:pPr>
      <w:r w:rsidRPr="00A17A95">
        <w:rPr>
          <w:rFonts w:ascii="Cambria" w:eastAsiaTheme="minorHAnsi" w:hAnsi="Cambria"/>
        </w:rPr>
        <w:t>MONTHLY DED</w:t>
      </w:r>
    </w:p>
    <w:p w:rsidR="00F7358D" w:rsidRPr="00A17A95" w:rsidRDefault="00F7358D" w:rsidP="00F47CFD">
      <w:pPr>
        <w:pStyle w:val="Heading4"/>
        <w:ind w:left="1276" w:hanging="992"/>
        <w:rPr>
          <w:rFonts w:eastAsiaTheme="minorHAnsi"/>
        </w:rPr>
      </w:pPr>
      <w:bookmarkStart w:id="191" w:name="_Toc371586396"/>
      <w:r w:rsidRPr="00A17A95">
        <w:rPr>
          <w:rFonts w:eastAsiaTheme="minorHAnsi"/>
        </w:rPr>
        <w:t xml:space="preserve">CAG </w:t>
      </w:r>
      <w:r w:rsidR="00595A8B" w:rsidRPr="00A17A95">
        <w:rPr>
          <w:rFonts w:eastAsiaTheme="minorHAnsi"/>
        </w:rPr>
        <w:t>(</w:t>
      </w:r>
      <w:r w:rsidRPr="00A17A95">
        <w:rPr>
          <w:rFonts w:eastAsiaTheme="minorHAnsi"/>
        </w:rPr>
        <w:t>G</w:t>
      </w:r>
      <w:r w:rsidR="00595A8B" w:rsidRPr="00A17A95">
        <w:rPr>
          <w:rFonts w:eastAsiaTheme="minorHAnsi"/>
        </w:rPr>
        <w:t>ES)</w:t>
      </w:r>
      <w:bookmarkEnd w:id="191"/>
    </w:p>
    <w:p w:rsidR="00F7358D" w:rsidRPr="00A17A95" w:rsidRDefault="00F7358D" w:rsidP="00E259CB">
      <w:pPr>
        <w:pStyle w:val="ListParagraph"/>
        <w:numPr>
          <w:ilvl w:val="0"/>
          <w:numId w:val="68"/>
        </w:numPr>
        <w:spacing w:after="0"/>
        <w:ind w:left="714" w:hanging="357"/>
        <w:rPr>
          <w:rFonts w:ascii="Cambria" w:eastAsiaTheme="minorHAnsi" w:hAnsi="Cambria"/>
          <w:sz w:val="24"/>
          <w:szCs w:val="24"/>
        </w:rPr>
      </w:pPr>
      <w:r w:rsidRPr="00A17A95">
        <w:rPr>
          <w:rFonts w:ascii="Cambria" w:eastAsiaTheme="minorHAnsi" w:hAnsi="Cambria"/>
          <w:sz w:val="24"/>
          <w:szCs w:val="24"/>
        </w:rPr>
        <w:t xml:space="preserve">Management Unit                        </w:t>
      </w:r>
    </w:p>
    <w:p w:rsidR="00F7358D" w:rsidRPr="00A17A95" w:rsidRDefault="00F7358D" w:rsidP="00E259CB">
      <w:pPr>
        <w:pStyle w:val="ListParagraph"/>
        <w:numPr>
          <w:ilvl w:val="0"/>
          <w:numId w:val="68"/>
        </w:numPr>
        <w:spacing w:after="0"/>
        <w:ind w:left="714" w:hanging="357"/>
        <w:rPr>
          <w:rFonts w:ascii="Cambria" w:eastAsiaTheme="minorHAnsi" w:hAnsi="Cambria"/>
          <w:sz w:val="24"/>
          <w:szCs w:val="24"/>
        </w:rPr>
      </w:pPr>
      <w:r w:rsidRPr="00A17A95">
        <w:rPr>
          <w:rFonts w:ascii="Cambria" w:eastAsiaTheme="minorHAnsi" w:hAnsi="Cambria"/>
          <w:sz w:val="24"/>
          <w:szCs w:val="24"/>
        </w:rPr>
        <w:t xml:space="preserve">Old ID           </w:t>
      </w:r>
    </w:p>
    <w:p w:rsidR="00F7358D" w:rsidRPr="00A17A95" w:rsidRDefault="00F7358D" w:rsidP="00E259CB">
      <w:pPr>
        <w:pStyle w:val="ListParagraph"/>
        <w:numPr>
          <w:ilvl w:val="0"/>
          <w:numId w:val="68"/>
        </w:numPr>
        <w:spacing w:after="0"/>
        <w:ind w:left="714" w:hanging="357"/>
        <w:rPr>
          <w:rFonts w:ascii="Cambria" w:eastAsiaTheme="minorHAnsi" w:hAnsi="Cambria"/>
          <w:sz w:val="24"/>
          <w:szCs w:val="24"/>
        </w:rPr>
      </w:pPr>
      <w:r w:rsidRPr="00A17A95">
        <w:rPr>
          <w:rFonts w:ascii="Cambria" w:eastAsiaTheme="minorHAnsi" w:hAnsi="Cambria"/>
          <w:sz w:val="24"/>
          <w:szCs w:val="24"/>
        </w:rPr>
        <w:t xml:space="preserve">New ID                </w:t>
      </w:r>
    </w:p>
    <w:p w:rsidR="00F7358D" w:rsidRPr="00A17A95" w:rsidRDefault="00F7358D" w:rsidP="00E259CB">
      <w:pPr>
        <w:pStyle w:val="ListParagraph"/>
        <w:numPr>
          <w:ilvl w:val="0"/>
          <w:numId w:val="68"/>
        </w:numPr>
        <w:spacing w:after="0"/>
        <w:ind w:left="714" w:hanging="357"/>
        <w:rPr>
          <w:rFonts w:ascii="Cambria" w:eastAsiaTheme="minorHAnsi" w:hAnsi="Cambria"/>
          <w:sz w:val="24"/>
          <w:szCs w:val="24"/>
        </w:rPr>
      </w:pPr>
      <w:r w:rsidRPr="00A17A95">
        <w:rPr>
          <w:rFonts w:ascii="Cambria" w:eastAsiaTheme="minorHAnsi" w:hAnsi="Cambria"/>
          <w:sz w:val="24"/>
          <w:szCs w:val="24"/>
        </w:rPr>
        <w:t xml:space="preserve">Employee Name                </w:t>
      </w:r>
    </w:p>
    <w:p w:rsidR="00F7358D" w:rsidRPr="00A17A95" w:rsidRDefault="00F7358D" w:rsidP="00E259CB">
      <w:pPr>
        <w:pStyle w:val="ListParagraph"/>
        <w:numPr>
          <w:ilvl w:val="0"/>
          <w:numId w:val="68"/>
        </w:numPr>
        <w:spacing w:after="0"/>
        <w:ind w:left="714" w:hanging="357"/>
        <w:rPr>
          <w:rFonts w:ascii="Cambria" w:eastAsiaTheme="minorHAnsi" w:hAnsi="Cambria"/>
          <w:sz w:val="24"/>
          <w:szCs w:val="24"/>
        </w:rPr>
      </w:pPr>
      <w:r w:rsidRPr="00A17A95">
        <w:rPr>
          <w:rFonts w:ascii="Cambria" w:eastAsiaTheme="minorHAnsi" w:hAnsi="Cambria"/>
          <w:sz w:val="24"/>
          <w:szCs w:val="24"/>
        </w:rPr>
        <w:t xml:space="preserve">Original Balance    </w:t>
      </w:r>
    </w:p>
    <w:p w:rsidR="00F7358D" w:rsidRPr="00A17A95" w:rsidRDefault="00F7358D" w:rsidP="00E259CB">
      <w:pPr>
        <w:pStyle w:val="ListParagraph"/>
        <w:numPr>
          <w:ilvl w:val="0"/>
          <w:numId w:val="68"/>
        </w:numPr>
        <w:spacing w:after="0"/>
        <w:ind w:left="714" w:hanging="357"/>
        <w:rPr>
          <w:rFonts w:ascii="Cambria" w:eastAsiaTheme="minorHAnsi" w:hAnsi="Cambria"/>
          <w:sz w:val="24"/>
          <w:szCs w:val="24"/>
        </w:rPr>
      </w:pPr>
      <w:r w:rsidRPr="00A17A95">
        <w:rPr>
          <w:rFonts w:ascii="Cambria" w:eastAsiaTheme="minorHAnsi" w:hAnsi="Cambria"/>
          <w:sz w:val="24"/>
          <w:szCs w:val="24"/>
        </w:rPr>
        <w:t xml:space="preserve">Current Deduction    </w:t>
      </w:r>
    </w:p>
    <w:p w:rsidR="00F7358D" w:rsidRPr="00A17A95" w:rsidRDefault="00F7358D" w:rsidP="00E259CB">
      <w:pPr>
        <w:pStyle w:val="ListParagraph"/>
        <w:numPr>
          <w:ilvl w:val="0"/>
          <w:numId w:val="68"/>
        </w:numPr>
        <w:spacing w:after="0"/>
        <w:ind w:left="714" w:hanging="357"/>
        <w:rPr>
          <w:rFonts w:ascii="Cambria" w:eastAsiaTheme="minorHAnsi" w:hAnsi="Cambria"/>
          <w:sz w:val="24"/>
          <w:szCs w:val="24"/>
        </w:rPr>
      </w:pPr>
      <w:r w:rsidRPr="00A17A95">
        <w:rPr>
          <w:rFonts w:ascii="Cambria" w:eastAsiaTheme="minorHAnsi" w:hAnsi="Cambria"/>
          <w:sz w:val="24"/>
          <w:szCs w:val="24"/>
        </w:rPr>
        <w:t>Balance</w:t>
      </w:r>
    </w:p>
    <w:p w:rsidR="00E37074" w:rsidRPr="00A17A95" w:rsidRDefault="00E37074" w:rsidP="00092462">
      <w:pPr>
        <w:spacing w:line="360" w:lineRule="auto"/>
        <w:rPr>
          <w:rFonts w:ascii="Cambria" w:eastAsiaTheme="minorHAnsi" w:hAnsi="Cambria"/>
        </w:rPr>
      </w:pPr>
    </w:p>
    <w:p w:rsidR="00A15E71" w:rsidRPr="00A17A95" w:rsidRDefault="00E37074" w:rsidP="00092462">
      <w:pPr>
        <w:spacing w:line="360" w:lineRule="auto"/>
        <w:rPr>
          <w:rFonts w:ascii="Cambria" w:eastAsiaTheme="minorHAnsi" w:hAnsi="Cambria"/>
        </w:rPr>
      </w:pPr>
      <w:r w:rsidRPr="00A17A95">
        <w:rPr>
          <w:rFonts w:ascii="Cambria" w:eastAsiaTheme="minorHAnsi" w:hAnsi="Cambria"/>
        </w:rPr>
        <w:t>At times the premiums are submitted in bulk for some institutions forcing one to manual allocate to the policies belong to policy holder who has multiple policies. There is need to have a criteria to automatically allocate the amount</w:t>
      </w:r>
      <w:r w:rsidR="00032248" w:rsidRPr="00A17A95">
        <w:rPr>
          <w:rFonts w:ascii="Cambria" w:eastAsiaTheme="minorHAnsi" w:hAnsi="Cambria"/>
        </w:rPr>
        <w:t xml:space="preserve"> to all policies belong</w:t>
      </w:r>
      <w:r w:rsidR="00595A8B" w:rsidRPr="00A17A95">
        <w:rPr>
          <w:rFonts w:ascii="Cambria" w:eastAsiaTheme="minorHAnsi" w:hAnsi="Cambria"/>
        </w:rPr>
        <w:t>ing</w:t>
      </w:r>
      <w:r w:rsidR="00032248" w:rsidRPr="00A17A95">
        <w:rPr>
          <w:rFonts w:ascii="Cambria" w:eastAsiaTheme="minorHAnsi" w:hAnsi="Cambria"/>
        </w:rPr>
        <w:t xml:space="preserve"> to one policyholder</w:t>
      </w:r>
      <w:r w:rsidR="003B21BA" w:rsidRPr="00A17A95">
        <w:rPr>
          <w:rFonts w:ascii="Cambria" w:eastAsiaTheme="minorHAnsi" w:hAnsi="Cambria"/>
        </w:rPr>
        <w:t xml:space="preserve">. </w:t>
      </w:r>
    </w:p>
    <w:p w:rsidR="00A15E71" w:rsidRPr="00A17A95" w:rsidRDefault="00A15E71" w:rsidP="00092462">
      <w:pPr>
        <w:spacing w:line="360" w:lineRule="auto"/>
        <w:rPr>
          <w:rFonts w:ascii="Cambria" w:eastAsiaTheme="minorHAnsi" w:hAnsi="Cambria"/>
        </w:rPr>
      </w:pPr>
    </w:p>
    <w:p w:rsidR="00A15E71" w:rsidRPr="00A17A95" w:rsidRDefault="0095629E" w:rsidP="00092462">
      <w:pPr>
        <w:spacing w:line="360" w:lineRule="auto"/>
        <w:rPr>
          <w:rFonts w:ascii="Cambria" w:eastAsiaTheme="minorHAnsi" w:hAnsi="Cambria"/>
        </w:rPr>
      </w:pPr>
      <w:r w:rsidRPr="00A17A95">
        <w:rPr>
          <w:rFonts w:ascii="Cambria" w:eastAsiaTheme="minorHAnsi" w:hAnsi="Cambria"/>
        </w:rPr>
        <w:t>The criteria for allocating</w:t>
      </w:r>
      <w:r w:rsidR="00A15E71" w:rsidRPr="00A17A95">
        <w:rPr>
          <w:rFonts w:ascii="Cambria" w:eastAsiaTheme="minorHAnsi" w:hAnsi="Cambria"/>
        </w:rPr>
        <w:t xml:space="preserve"> amounts provided in bulk for one policyholder with multiple policies and loans is</w:t>
      </w:r>
    </w:p>
    <w:p w:rsidR="00A15E71" w:rsidRPr="00A17A95" w:rsidRDefault="00A15E71" w:rsidP="00E259CB">
      <w:pPr>
        <w:pStyle w:val="ListParagraph"/>
        <w:numPr>
          <w:ilvl w:val="0"/>
          <w:numId w:val="78"/>
        </w:numPr>
        <w:spacing w:after="0"/>
        <w:ind w:left="714" w:hanging="357"/>
        <w:rPr>
          <w:rFonts w:ascii="Cambria" w:eastAsiaTheme="minorHAnsi" w:hAnsi="Cambria"/>
          <w:sz w:val="24"/>
          <w:szCs w:val="24"/>
        </w:rPr>
      </w:pPr>
      <w:r w:rsidRPr="00A17A95">
        <w:rPr>
          <w:rFonts w:ascii="Cambria" w:eastAsiaTheme="minorHAnsi" w:hAnsi="Cambria"/>
          <w:sz w:val="24"/>
          <w:szCs w:val="24"/>
        </w:rPr>
        <w:t>Deduct the loan Installments First</w:t>
      </w:r>
    </w:p>
    <w:p w:rsidR="00A15E71" w:rsidRPr="00A17A95" w:rsidRDefault="00A15E71" w:rsidP="00E259CB">
      <w:pPr>
        <w:pStyle w:val="ListParagraph"/>
        <w:numPr>
          <w:ilvl w:val="0"/>
          <w:numId w:val="78"/>
        </w:numPr>
        <w:spacing w:after="0"/>
        <w:ind w:left="714" w:hanging="357"/>
        <w:rPr>
          <w:rFonts w:ascii="Cambria" w:eastAsiaTheme="minorHAnsi" w:hAnsi="Cambria"/>
          <w:sz w:val="24"/>
          <w:szCs w:val="24"/>
        </w:rPr>
      </w:pPr>
      <w:r w:rsidRPr="00A17A95">
        <w:rPr>
          <w:rFonts w:ascii="Cambria" w:eastAsiaTheme="minorHAnsi" w:hAnsi="Cambria"/>
          <w:sz w:val="24"/>
          <w:szCs w:val="24"/>
        </w:rPr>
        <w:t>Deduct the premium installments next starting with the oldest active policy to the youngest</w:t>
      </w:r>
    </w:p>
    <w:p w:rsidR="00032248" w:rsidRPr="00A17A95" w:rsidRDefault="00032248" w:rsidP="00092462">
      <w:pPr>
        <w:spacing w:line="360" w:lineRule="auto"/>
        <w:rPr>
          <w:rFonts w:ascii="Cambria" w:eastAsiaTheme="minorHAnsi" w:hAnsi="Cambria"/>
        </w:rPr>
      </w:pPr>
      <w:r w:rsidRPr="00A17A95">
        <w:rPr>
          <w:rFonts w:ascii="Cambria" w:eastAsiaTheme="minorHAnsi" w:hAnsi="Cambria"/>
        </w:rPr>
        <w:t>The system should also provide for launching bulk amounts whenever a new policy is added or policy is stopped. The system should at any one time launch the total premium for check offs identified as posting bulk amounts</w:t>
      </w:r>
    </w:p>
    <w:p w:rsidR="00032248" w:rsidRPr="00A17A95" w:rsidRDefault="00032248" w:rsidP="00092462">
      <w:pPr>
        <w:spacing w:line="360" w:lineRule="auto"/>
        <w:rPr>
          <w:rFonts w:ascii="Cambria" w:eastAsiaTheme="minorHAnsi" w:hAnsi="Cambria"/>
        </w:rPr>
      </w:pPr>
    </w:p>
    <w:p w:rsidR="003960EE" w:rsidRPr="00A17A95" w:rsidRDefault="003B21BA" w:rsidP="00092462">
      <w:pPr>
        <w:spacing w:line="360" w:lineRule="auto"/>
        <w:rPr>
          <w:rFonts w:ascii="Cambria" w:eastAsiaTheme="minorHAnsi" w:hAnsi="Cambria"/>
        </w:rPr>
      </w:pPr>
      <w:r w:rsidRPr="00A17A95">
        <w:rPr>
          <w:rFonts w:ascii="Cambria" w:eastAsiaTheme="minorHAnsi" w:hAnsi="Cambria"/>
        </w:rPr>
        <w:t xml:space="preserve">The pay point have an administrative cost that applies across on the premiums deducted from the institution. The pay points therefore submit the net premium after deducting the administrative cost. </w:t>
      </w:r>
    </w:p>
    <w:p w:rsidR="003960EE" w:rsidRPr="00A17A95" w:rsidRDefault="003960EE" w:rsidP="00092462">
      <w:pPr>
        <w:spacing w:line="360" w:lineRule="auto"/>
        <w:rPr>
          <w:rFonts w:ascii="Cambria" w:eastAsiaTheme="minorHAnsi" w:hAnsi="Cambria"/>
        </w:rPr>
      </w:pPr>
    </w:p>
    <w:p w:rsidR="00E37074" w:rsidRPr="00A17A95" w:rsidRDefault="003B21BA" w:rsidP="00092462">
      <w:pPr>
        <w:spacing w:line="360" w:lineRule="auto"/>
        <w:rPr>
          <w:rFonts w:ascii="Cambria" w:eastAsiaTheme="minorHAnsi" w:hAnsi="Cambria"/>
        </w:rPr>
      </w:pPr>
      <w:r w:rsidRPr="00A17A95">
        <w:rPr>
          <w:rFonts w:ascii="Cambria" w:eastAsiaTheme="minorHAnsi" w:hAnsi="Cambria"/>
        </w:rPr>
        <w:t>When the net premium is submitted the company calculates the gross premium ensuring it is equal to the amounts allocated on the schedule, then allocates to the individual policies.</w:t>
      </w:r>
    </w:p>
    <w:p w:rsidR="0015429D" w:rsidRPr="00A17A95" w:rsidRDefault="0015429D" w:rsidP="002424CF">
      <w:pPr>
        <w:pStyle w:val="Heading3"/>
        <w:rPr>
          <w:rFonts w:ascii="Cambria" w:eastAsiaTheme="minorHAnsi" w:hAnsi="Cambria"/>
        </w:rPr>
      </w:pPr>
      <w:bookmarkStart w:id="192" w:name="_Toc371586397"/>
      <w:r w:rsidRPr="00A17A95">
        <w:rPr>
          <w:rFonts w:ascii="Cambria" w:eastAsiaTheme="minorHAnsi" w:hAnsi="Cambria"/>
        </w:rPr>
        <w:t>Public Sector Pay points</w:t>
      </w:r>
      <w:bookmarkEnd w:id="192"/>
    </w:p>
    <w:p w:rsidR="00D30B7E" w:rsidRPr="00A17A95" w:rsidRDefault="00D30B7E" w:rsidP="00092462">
      <w:pPr>
        <w:spacing w:line="360" w:lineRule="auto"/>
        <w:rPr>
          <w:rFonts w:ascii="Cambria" w:eastAsiaTheme="minorHAnsi" w:hAnsi="Cambria"/>
        </w:rPr>
      </w:pPr>
      <w:r w:rsidRPr="00A17A95">
        <w:rPr>
          <w:rFonts w:ascii="Cambria" w:eastAsiaTheme="minorHAnsi" w:hAnsi="Cambria"/>
        </w:rPr>
        <w:t>Premium due amounts are also deducted from the payroll. The format of the data sent</w:t>
      </w:r>
    </w:p>
    <w:p w:rsidR="009F5659" w:rsidRPr="00A17A95" w:rsidRDefault="009F5659" w:rsidP="00E259CB">
      <w:pPr>
        <w:pStyle w:val="ListParagraph"/>
        <w:numPr>
          <w:ilvl w:val="0"/>
          <w:numId w:val="66"/>
        </w:numPr>
        <w:spacing w:after="0"/>
        <w:ind w:left="714" w:hanging="357"/>
        <w:rPr>
          <w:rFonts w:ascii="Cambria" w:eastAsiaTheme="minorHAnsi" w:hAnsi="Cambria"/>
          <w:sz w:val="24"/>
          <w:szCs w:val="24"/>
        </w:rPr>
      </w:pPr>
      <w:r w:rsidRPr="00A17A95">
        <w:rPr>
          <w:rFonts w:ascii="Cambria" w:eastAsiaTheme="minorHAnsi" w:hAnsi="Cambria"/>
          <w:sz w:val="24"/>
          <w:szCs w:val="24"/>
        </w:rPr>
        <w:t>NO.</w:t>
      </w:r>
      <w:r w:rsidRPr="00A17A95">
        <w:rPr>
          <w:rFonts w:ascii="Cambria" w:eastAsiaTheme="minorHAnsi" w:hAnsi="Cambria"/>
          <w:sz w:val="24"/>
          <w:szCs w:val="24"/>
        </w:rPr>
        <w:tab/>
      </w:r>
    </w:p>
    <w:p w:rsidR="009F5659" w:rsidRPr="00A17A95" w:rsidRDefault="009F5659" w:rsidP="00E259CB">
      <w:pPr>
        <w:pStyle w:val="ListParagraph"/>
        <w:numPr>
          <w:ilvl w:val="0"/>
          <w:numId w:val="66"/>
        </w:numPr>
        <w:spacing w:after="0"/>
        <w:ind w:left="714" w:hanging="357"/>
        <w:rPr>
          <w:rFonts w:ascii="Cambria" w:eastAsiaTheme="minorHAnsi" w:hAnsi="Cambria"/>
          <w:sz w:val="24"/>
          <w:szCs w:val="24"/>
        </w:rPr>
      </w:pPr>
      <w:r w:rsidRPr="00A17A95">
        <w:rPr>
          <w:rFonts w:ascii="Cambria" w:eastAsiaTheme="minorHAnsi" w:hAnsi="Cambria"/>
          <w:sz w:val="24"/>
          <w:szCs w:val="24"/>
        </w:rPr>
        <w:t>POLICY NUMBER</w:t>
      </w:r>
      <w:r w:rsidRPr="00A17A95">
        <w:rPr>
          <w:rFonts w:ascii="Cambria" w:eastAsiaTheme="minorHAnsi" w:hAnsi="Cambria"/>
          <w:sz w:val="24"/>
          <w:szCs w:val="24"/>
        </w:rPr>
        <w:tab/>
      </w:r>
    </w:p>
    <w:p w:rsidR="009F5659" w:rsidRPr="00A17A95" w:rsidRDefault="009F5659" w:rsidP="00E259CB">
      <w:pPr>
        <w:pStyle w:val="ListParagraph"/>
        <w:numPr>
          <w:ilvl w:val="0"/>
          <w:numId w:val="66"/>
        </w:numPr>
        <w:spacing w:after="0"/>
        <w:ind w:left="714" w:hanging="357"/>
        <w:rPr>
          <w:rFonts w:ascii="Cambria" w:eastAsiaTheme="minorHAnsi" w:hAnsi="Cambria"/>
          <w:sz w:val="24"/>
          <w:szCs w:val="24"/>
        </w:rPr>
      </w:pPr>
      <w:r w:rsidRPr="00A17A95">
        <w:rPr>
          <w:rFonts w:ascii="Cambria" w:eastAsiaTheme="minorHAnsi" w:hAnsi="Cambria"/>
          <w:sz w:val="24"/>
          <w:szCs w:val="24"/>
        </w:rPr>
        <w:t>NAME OF CLIENT</w:t>
      </w:r>
      <w:r w:rsidRPr="00A17A95">
        <w:rPr>
          <w:rFonts w:ascii="Cambria" w:eastAsiaTheme="minorHAnsi" w:hAnsi="Cambria"/>
          <w:sz w:val="24"/>
          <w:szCs w:val="24"/>
        </w:rPr>
        <w:tab/>
      </w:r>
      <w:r w:rsidRPr="00A17A95">
        <w:rPr>
          <w:rFonts w:ascii="Cambria" w:eastAsiaTheme="minorHAnsi" w:hAnsi="Cambria"/>
          <w:sz w:val="24"/>
          <w:szCs w:val="24"/>
        </w:rPr>
        <w:tab/>
      </w:r>
    </w:p>
    <w:p w:rsidR="009F5659" w:rsidRPr="00A17A95" w:rsidRDefault="009F5659" w:rsidP="00E259CB">
      <w:pPr>
        <w:pStyle w:val="ListParagraph"/>
        <w:numPr>
          <w:ilvl w:val="0"/>
          <w:numId w:val="66"/>
        </w:numPr>
        <w:spacing w:after="0"/>
        <w:ind w:left="714" w:hanging="357"/>
        <w:rPr>
          <w:rFonts w:ascii="Cambria" w:eastAsiaTheme="minorHAnsi" w:hAnsi="Cambria"/>
          <w:sz w:val="24"/>
          <w:szCs w:val="24"/>
        </w:rPr>
      </w:pPr>
      <w:r w:rsidRPr="00A17A95">
        <w:rPr>
          <w:rFonts w:ascii="Cambria" w:eastAsiaTheme="minorHAnsi" w:hAnsi="Cambria"/>
          <w:sz w:val="24"/>
          <w:szCs w:val="24"/>
        </w:rPr>
        <w:t xml:space="preserve">AMT.GH¢  </w:t>
      </w:r>
      <w:r w:rsidRPr="00A17A95">
        <w:rPr>
          <w:rFonts w:ascii="Cambria" w:eastAsiaTheme="minorHAnsi" w:hAnsi="Cambria"/>
          <w:sz w:val="24"/>
          <w:szCs w:val="24"/>
        </w:rPr>
        <w:tab/>
      </w:r>
    </w:p>
    <w:p w:rsidR="009F5659" w:rsidRPr="00A17A95" w:rsidRDefault="009F5659" w:rsidP="00E259CB">
      <w:pPr>
        <w:pStyle w:val="ListParagraph"/>
        <w:numPr>
          <w:ilvl w:val="0"/>
          <w:numId w:val="66"/>
        </w:numPr>
        <w:spacing w:after="0"/>
        <w:ind w:left="714" w:hanging="357"/>
        <w:rPr>
          <w:rFonts w:ascii="Cambria" w:eastAsiaTheme="minorHAnsi" w:hAnsi="Cambria"/>
          <w:sz w:val="24"/>
          <w:szCs w:val="24"/>
        </w:rPr>
      </w:pPr>
      <w:r w:rsidRPr="00A17A95">
        <w:rPr>
          <w:rFonts w:ascii="Cambria" w:eastAsiaTheme="minorHAnsi" w:hAnsi="Cambria"/>
          <w:sz w:val="24"/>
          <w:szCs w:val="24"/>
        </w:rPr>
        <w:t>STAFF ID</w:t>
      </w:r>
    </w:p>
    <w:p w:rsidR="002A4D9F" w:rsidRPr="00A17A95" w:rsidRDefault="002A4D9F" w:rsidP="002424CF">
      <w:pPr>
        <w:pStyle w:val="Heading3"/>
        <w:rPr>
          <w:rFonts w:ascii="Cambria" w:eastAsiaTheme="minorHAnsi" w:hAnsi="Cambria"/>
        </w:rPr>
      </w:pPr>
      <w:bookmarkStart w:id="193" w:name="_Toc371586398"/>
      <w:r w:rsidRPr="00A17A95">
        <w:rPr>
          <w:rFonts w:ascii="Cambria" w:eastAsiaTheme="minorHAnsi" w:hAnsi="Cambria"/>
        </w:rPr>
        <w:t>Public company (Ministry Of Defence)</w:t>
      </w:r>
      <w:bookmarkEnd w:id="193"/>
    </w:p>
    <w:p w:rsidR="002A4D9F" w:rsidRPr="00A17A95" w:rsidRDefault="002A4D9F" w:rsidP="002A4D9F">
      <w:pPr>
        <w:rPr>
          <w:rFonts w:ascii="Cambria" w:eastAsiaTheme="minorHAnsi" w:hAnsi="Cambria"/>
        </w:rPr>
      </w:pPr>
    </w:p>
    <w:p w:rsidR="0015429D" w:rsidRPr="00A17A95" w:rsidRDefault="0015429D" w:rsidP="002424CF">
      <w:pPr>
        <w:pStyle w:val="Heading3"/>
        <w:rPr>
          <w:rFonts w:ascii="Cambria" w:eastAsiaTheme="minorHAnsi" w:hAnsi="Cambria"/>
        </w:rPr>
      </w:pPr>
      <w:bookmarkStart w:id="194" w:name="_Toc371586399"/>
      <w:r w:rsidRPr="00A17A95">
        <w:rPr>
          <w:rFonts w:ascii="Cambria" w:eastAsiaTheme="minorHAnsi" w:hAnsi="Cambria"/>
        </w:rPr>
        <w:t>Private Companies</w:t>
      </w:r>
      <w:bookmarkEnd w:id="194"/>
    </w:p>
    <w:p w:rsidR="00D30B7E" w:rsidRPr="00A17A95" w:rsidRDefault="00D30B7E" w:rsidP="00092462">
      <w:pPr>
        <w:spacing w:line="360" w:lineRule="auto"/>
        <w:rPr>
          <w:rFonts w:ascii="Cambria" w:eastAsiaTheme="minorHAnsi" w:hAnsi="Cambria"/>
        </w:rPr>
      </w:pPr>
      <w:r w:rsidRPr="00A17A95">
        <w:rPr>
          <w:rFonts w:ascii="Cambria" w:eastAsiaTheme="minorHAnsi" w:hAnsi="Cambria"/>
        </w:rPr>
        <w:t>Premium due amounts are also deducted from the payroll. The format of the data sent</w:t>
      </w:r>
    </w:p>
    <w:p w:rsidR="009F5659" w:rsidRPr="00A17A95" w:rsidRDefault="009F5659" w:rsidP="00E259CB">
      <w:pPr>
        <w:pStyle w:val="ListParagraph"/>
        <w:numPr>
          <w:ilvl w:val="0"/>
          <w:numId w:val="71"/>
        </w:numPr>
        <w:spacing w:after="0"/>
        <w:ind w:left="714" w:hanging="357"/>
        <w:rPr>
          <w:rFonts w:ascii="Cambria" w:eastAsiaTheme="minorHAnsi" w:hAnsi="Cambria"/>
        </w:rPr>
      </w:pPr>
      <w:r w:rsidRPr="00A17A95">
        <w:rPr>
          <w:rFonts w:ascii="Cambria" w:eastAsiaTheme="minorHAnsi" w:hAnsi="Cambria"/>
        </w:rPr>
        <w:t>NO.</w:t>
      </w:r>
      <w:r w:rsidRPr="00A17A95">
        <w:rPr>
          <w:rFonts w:ascii="Cambria" w:eastAsiaTheme="minorHAnsi" w:hAnsi="Cambria"/>
        </w:rPr>
        <w:tab/>
      </w:r>
    </w:p>
    <w:p w:rsidR="009F5659" w:rsidRPr="00A17A95" w:rsidRDefault="009F5659" w:rsidP="00E259CB">
      <w:pPr>
        <w:pStyle w:val="ListParagraph"/>
        <w:numPr>
          <w:ilvl w:val="0"/>
          <w:numId w:val="71"/>
        </w:numPr>
        <w:spacing w:after="0"/>
        <w:ind w:left="714" w:hanging="357"/>
        <w:rPr>
          <w:rFonts w:ascii="Cambria" w:eastAsiaTheme="minorHAnsi" w:hAnsi="Cambria"/>
        </w:rPr>
      </w:pPr>
      <w:r w:rsidRPr="00A17A95">
        <w:rPr>
          <w:rFonts w:ascii="Cambria" w:eastAsiaTheme="minorHAnsi" w:hAnsi="Cambria"/>
        </w:rPr>
        <w:t>NAME</w:t>
      </w:r>
      <w:r w:rsidRPr="00A17A95">
        <w:rPr>
          <w:rFonts w:ascii="Cambria" w:eastAsiaTheme="minorHAnsi" w:hAnsi="Cambria"/>
        </w:rPr>
        <w:tab/>
      </w:r>
    </w:p>
    <w:p w:rsidR="009F5659" w:rsidRPr="00A17A95" w:rsidRDefault="009F5659" w:rsidP="00E259CB">
      <w:pPr>
        <w:pStyle w:val="ListParagraph"/>
        <w:numPr>
          <w:ilvl w:val="0"/>
          <w:numId w:val="71"/>
        </w:numPr>
        <w:spacing w:after="0"/>
        <w:ind w:left="714" w:hanging="357"/>
        <w:rPr>
          <w:rFonts w:ascii="Cambria" w:eastAsiaTheme="minorHAnsi" w:hAnsi="Cambria"/>
        </w:rPr>
      </w:pPr>
      <w:r w:rsidRPr="00A17A95">
        <w:rPr>
          <w:rFonts w:ascii="Cambria" w:eastAsiaTheme="minorHAnsi" w:hAnsi="Cambria"/>
        </w:rPr>
        <w:t>PROPOSAL</w:t>
      </w:r>
      <w:r w:rsidR="002A4D9F" w:rsidRPr="00A17A95">
        <w:rPr>
          <w:rFonts w:ascii="Cambria" w:eastAsiaTheme="minorHAnsi" w:hAnsi="Cambria"/>
        </w:rPr>
        <w:t xml:space="preserve"> number</w:t>
      </w:r>
      <w:r w:rsidRPr="00A17A95">
        <w:rPr>
          <w:rFonts w:ascii="Cambria" w:eastAsiaTheme="minorHAnsi" w:hAnsi="Cambria"/>
        </w:rPr>
        <w:tab/>
      </w:r>
    </w:p>
    <w:p w:rsidR="009F5659" w:rsidRPr="00A17A95" w:rsidRDefault="009F5659" w:rsidP="00E259CB">
      <w:pPr>
        <w:pStyle w:val="ListParagraph"/>
        <w:numPr>
          <w:ilvl w:val="0"/>
          <w:numId w:val="71"/>
        </w:numPr>
        <w:spacing w:after="0"/>
        <w:ind w:left="714" w:hanging="357"/>
        <w:rPr>
          <w:rFonts w:ascii="Cambria" w:eastAsiaTheme="minorHAnsi" w:hAnsi="Cambria"/>
        </w:rPr>
      </w:pPr>
      <w:r w:rsidRPr="00A17A95">
        <w:rPr>
          <w:rFonts w:ascii="Cambria" w:eastAsiaTheme="minorHAnsi" w:hAnsi="Cambria"/>
        </w:rPr>
        <w:t>POLICY</w:t>
      </w:r>
      <w:r w:rsidRPr="00A17A95">
        <w:rPr>
          <w:rFonts w:ascii="Cambria" w:eastAsiaTheme="minorHAnsi" w:hAnsi="Cambria"/>
        </w:rPr>
        <w:tab/>
      </w:r>
      <w:r w:rsidR="002A4D9F" w:rsidRPr="00A17A95">
        <w:rPr>
          <w:rFonts w:ascii="Cambria" w:eastAsiaTheme="minorHAnsi" w:hAnsi="Cambria"/>
        </w:rPr>
        <w:t>number</w:t>
      </w:r>
    </w:p>
    <w:p w:rsidR="009F5659" w:rsidRPr="00A17A95" w:rsidRDefault="009F5659" w:rsidP="00E259CB">
      <w:pPr>
        <w:pStyle w:val="ListParagraph"/>
        <w:numPr>
          <w:ilvl w:val="0"/>
          <w:numId w:val="71"/>
        </w:numPr>
        <w:spacing w:after="0"/>
        <w:ind w:left="714" w:hanging="357"/>
        <w:rPr>
          <w:rFonts w:ascii="Cambria" w:eastAsiaTheme="minorHAnsi" w:hAnsi="Cambria"/>
        </w:rPr>
      </w:pPr>
      <w:r w:rsidRPr="00A17A95">
        <w:rPr>
          <w:rFonts w:ascii="Cambria" w:eastAsiaTheme="minorHAnsi" w:hAnsi="Cambria"/>
        </w:rPr>
        <w:t>PREMIUM</w:t>
      </w:r>
    </w:p>
    <w:p w:rsidR="0015429D" w:rsidRPr="00A17A95" w:rsidRDefault="0015429D" w:rsidP="002424CF">
      <w:pPr>
        <w:pStyle w:val="Heading3"/>
        <w:rPr>
          <w:rFonts w:ascii="Cambria" w:hAnsi="Cambria"/>
        </w:rPr>
      </w:pPr>
      <w:bookmarkStart w:id="195" w:name="_Toc371586400"/>
      <w:r w:rsidRPr="00A17A95">
        <w:rPr>
          <w:rFonts w:ascii="Cambria" w:eastAsiaTheme="minorHAnsi" w:hAnsi="Cambria"/>
        </w:rPr>
        <w:t>Direct Debit</w:t>
      </w:r>
      <w:bookmarkEnd w:id="195"/>
    </w:p>
    <w:p w:rsidR="00283873" w:rsidRDefault="00D30B7E" w:rsidP="00092462">
      <w:pPr>
        <w:autoSpaceDE w:val="0"/>
        <w:autoSpaceDN w:val="0"/>
        <w:adjustRightInd w:val="0"/>
        <w:spacing w:line="360" w:lineRule="auto"/>
        <w:rPr>
          <w:rFonts w:ascii="Cambria" w:eastAsiaTheme="minorHAnsi" w:hAnsi="Cambria" w:cs="Helvetica-Bold"/>
          <w:bCs/>
        </w:rPr>
      </w:pPr>
      <w:r w:rsidRPr="00A17A95">
        <w:rPr>
          <w:rFonts w:ascii="Cambria" w:eastAsiaTheme="minorHAnsi" w:hAnsi="Cambria" w:cs="Helvetica-Bold"/>
          <w:bCs/>
        </w:rPr>
        <w:t xml:space="preserve">This comprises of premium deductions done from debiting financial institutions policy holders accounts. </w:t>
      </w:r>
      <w:r w:rsidR="00283873">
        <w:rPr>
          <w:rFonts w:ascii="Cambria" w:eastAsiaTheme="minorHAnsi" w:hAnsi="Cambria" w:cs="Helvetica-Bold"/>
          <w:bCs/>
        </w:rPr>
        <w:t>The qualified DDI institutions are only those Express life has negotiated with and allow the clients account to be debited with the premium amounts due.</w:t>
      </w:r>
    </w:p>
    <w:p w:rsidR="00DE5D4C" w:rsidRPr="00A17A95" w:rsidRDefault="00DE5D4C" w:rsidP="00092462">
      <w:pPr>
        <w:autoSpaceDE w:val="0"/>
        <w:autoSpaceDN w:val="0"/>
        <w:adjustRightInd w:val="0"/>
        <w:spacing w:line="360" w:lineRule="auto"/>
        <w:rPr>
          <w:rFonts w:ascii="Cambria" w:eastAsiaTheme="minorHAnsi" w:hAnsi="Cambria" w:cs="Helvetica-Bold"/>
          <w:bCs/>
        </w:rPr>
      </w:pPr>
      <w:r w:rsidRPr="00A17A95">
        <w:rPr>
          <w:rFonts w:ascii="Cambria" w:eastAsiaTheme="minorHAnsi" w:hAnsi="Cambria" w:cs="Helvetica-Bold"/>
          <w:bCs/>
        </w:rPr>
        <w:t xml:space="preserve">The direct debit institutions can be classified as </w:t>
      </w:r>
      <w:r w:rsidR="00A30544" w:rsidRPr="00A17A95">
        <w:rPr>
          <w:rFonts w:ascii="Cambria" w:eastAsiaTheme="minorHAnsi" w:hAnsi="Cambria" w:cs="Helvetica-Bold"/>
          <w:bCs/>
        </w:rPr>
        <w:t>traditional(Centralized) banks, rural banks, microfinance institutions etc.</w:t>
      </w:r>
    </w:p>
    <w:p w:rsidR="00DE5D4C" w:rsidRPr="00A17A95" w:rsidRDefault="00D30B7E" w:rsidP="00092462">
      <w:pPr>
        <w:autoSpaceDE w:val="0"/>
        <w:autoSpaceDN w:val="0"/>
        <w:adjustRightInd w:val="0"/>
        <w:spacing w:line="360" w:lineRule="auto"/>
        <w:rPr>
          <w:rFonts w:ascii="Cambria" w:eastAsiaTheme="minorHAnsi" w:hAnsi="Cambria" w:cs="Helvetica-Bold"/>
          <w:bCs/>
        </w:rPr>
      </w:pPr>
      <w:r w:rsidRPr="00A17A95">
        <w:rPr>
          <w:rFonts w:ascii="Cambria" w:eastAsiaTheme="minorHAnsi" w:hAnsi="Cambria" w:cs="Helvetica-Bold"/>
          <w:bCs/>
        </w:rPr>
        <w:t xml:space="preserve">The policyholder fills out the mandate form of the proposal form. The filled mandates together with </w:t>
      </w:r>
      <w:r w:rsidR="00DE5D4C" w:rsidRPr="00A17A95">
        <w:rPr>
          <w:rFonts w:ascii="Cambria" w:eastAsiaTheme="minorHAnsi" w:hAnsi="Cambria" w:cs="Helvetica-Bold"/>
          <w:bCs/>
        </w:rPr>
        <w:t>the schedule are send the financial institution. Some banks have the facilities within Express life to extract and upload the templates to their system. The billing is extracted by the IT department and send to the relevant institutions.</w:t>
      </w:r>
    </w:p>
    <w:p w:rsidR="00DE5D4C" w:rsidRPr="00A17A95" w:rsidRDefault="00DE5D4C" w:rsidP="00092462">
      <w:pPr>
        <w:autoSpaceDE w:val="0"/>
        <w:autoSpaceDN w:val="0"/>
        <w:adjustRightInd w:val="0"/>
        <w:spacing w:line="360" w:lineRule="auto"/>
        <w:rPr>
          <w:rFonts w:ascii="Cambria" w:eastAsiaTheme="minorHAnsi" w:hAnsi="Cambria" w:cs="Helvetica-Bold"/>
          <w:bCs/>
        </w:rPr>
      </w:pPr>
    </w:p>
    <w:p w:rsidR="0015429D" w:rsidRPr="00A17A95" w:rsidRDefault="00DE5D4C" w:rsidP="00092462">
      <w:pPr>
        <w:autoSpaceDE w:val="0"/>
        <w:autoSpaceDN w:val="0"/>
        <w:adjustRightInd w:val="0"/>
        <w:spacing w:line="360" w:lineRule="auto"/>
        <w:rPr>
          <w:rFonts w:ascii="Cambria" w:eastAsiaTheme="minorHAnsi" w:hAnsi="Cambria" w:cs="Helvetica-Bold"/>
          <w:bCs/>
        </w:rPr>
      </w:pPr>
      <w:r w:rsidRPr="00A17A95">
        <w:rPr>
          <w:rFonts w:ascii="Cambria" w:eastAsiaTheme="minorHAnsi" w:hAnsi="Cambria" w:cs="Helvetica-Bold"/>
          <w:bCs/>
        </w:rPr>
        <w:t xml:space="preserve">Some institutions request for separate lists </w:t>
      </w:r>
      <w:r w:rsidR="00210504" w:rsidRPr="00A17A95">
        <w:rPr>
          <w:rFonts w:ascii="Cambria" w:eastAsiaTheme="minorHAnsi" w:hAnsi="Cambria" w:cs="Helvetica-Bold"/>
          <w:bCs/>
        </w:rPr>
        <w:t>of</w:t>
      </w:r>
      <w:r w:rsidRPr="00A17A95">
        <w:rPr>
          <w:rFonts w:ascii="Cambria" w:eastAsiaTheme="minorHAnsi" w:hAnsi="Cambria" w:cs="Helvetica-Bold"/>
          <w:bCs/>
        </w:rPr>
        <w:t xml:space="preserve"> their employees who have cover with Express life and the other account holders. The system should therefore be able to differentiate between the employees and account holders</w:t>
      </w:r>
      <w:r w:rsidR="00210504" w:rsidRPr="00A17A95">
        <w:rPr>
          <w:rFonts w:ascii="Cambria" w:eastAsiaTheme="minorHAnsi" w:hAnsi="Cambria" w:cs="Helvetica-Bold"/>
          <w:bCs/>
        </w:rPr>
        <w:t xml:space="preserve"> i.e. Barclays employees deducting the DDI should be separated from the account holders </w:t>
      </w:r>
      <w:r w:rsidRPr="00A17A95">
        <w:rPr>
          <w:rFonts w:ascii="Cambria" w:eastAsiaTheme="minorHAnsi" w:hAnsi="Cambria" w:cs="Helvetica-Bold"/>
          <w:bCs/>
        </w:rPr>
        <w:t>.</w:t>
      </w:r>
    </w:p>
    <w:p w:rsidR="009F2811" w:rsidRPr="00A17A95" w:rsidRDefault="009F2811" w:rsidP="00092462">
      <w:pPr>
        <w:autoSpaceDE w:val="0"/>
        <w:autoSpaceDN w:val="0"/>
        <w:adjustRightInd w:val="0"/>
        <w:spacing w:line="360" w:lineRule="auto"/>
        <w:rPr>
          <w:rFonts w:ascii="Cambria" w:eastAsiaTheme="minorHAnsi" w:hAnsi="Cambria" w:cs="Helvetica-Bold"/>
          <w:bCs/>
        </w:rPr>
      </w:pPr>
    </w:p>
    <w:p w:rsidR="00015811" w:rsidRPr="00A17A95" w:rsidRDefault="00015811" w:rsidP="00092462">
      <w:pPr>
        <w:autoSpaceDE w:val="0"/>
        <w:autoSpaceDN w:val="0"/>
        <w:adjustRightInd w:val="0"/>
        <w:spacing w:line="360" w:lineRule="auto"/>
        <w:rPr>
          <w:rFonts w:ascii="Cambria" w:eastAsiaTheme="minorHAnsi" w:hAnsi="Cambria" w:cs="Helvetica-Bold"/>
          <w:bCs/>
        </w:rPr>
      </w:pPr>
      <w:r w:rsidRPr="00A17A95">
        <w:rPr>
          <w:rFonts w:ascii="Cambria" w:eastAsiaTheme="minorHAnsi" w:hAnsi="Cambria" w:cs="Helvetica-Bold"/>
          <w:bCs/>
        </w:rPr>
        <w:t>The system should validate the bank account given by the client against the format parameters provided.</w:t>
      </w:r>
    </w:p>
    <w:p w:rsidR="009F2811" w:rsidRPr="00A17A95" w:rsidRDefault="009F2811" w:rsidP="00092462">
      <w:pPr>
        <w:autoSpaceDE w:val="0"/>
        <w:autoSpaceDN w:val="0"/>
        <w:adjustRightInd w:val="0"/>
        <w:spacing w:line="360" w:lineRule="auto"/>
        <w:rPr>
          <w:rFonts w:ascii="Cambria" w:eastAsiaTheme="minorHAnsi" w:hAnsi="Cambria" w:cs="Helvetica-Bold"/>
          <w:bCs/>
        </w:rPr>
      </w:pPr>
      <w:r w:rsidRPr="00A17A95">
        <w:rPr>
          <w:rFonts w:ascii="Cambria" w:eastAsiaTheme="minorHAnsi" w:hAnsi="Cambria" w:cs="Helvetica-Bold"/>
          <w:bCs/>
        </w:rPr>
        <w:t>The system should be able to convert the bank account numbers provided in the client details to the desired format by the bank</w:t>
      </w:r>
    </w:p>
    <w:p w:rsidR="009F2811" w:rsidRPr="00A17A95" w:rsidRDefault="009F2811" w:rsidP="00092462">
      <w:pPr>
        <w:autoSpaceDE w:val="0"/>
        <w:autoSpaceDN w:val="0"/>
        <w:adjustRightInd w:val="0"/>
        <w:spacing w:line="360" w:lineRule="auto"/>
        <w:rPr>
          <w:rFonts w:ascii="Cambria" w:eastAsiaTheme="minorHAnsi" w:hAnsi="Cambria" w:cs="Helvetica-Bold"/>
          <w:bCs/>
        </w:rPr>
      </w:pPr>
    </w:p>
    <w:p w:rsidR="009F2811" w:rsidRPr="00A17A95" w:rsidRDefault="009F2811" w:rsidP="00092462">
      <w:pPr>
        <w:autoSpaceDE w:val="0"/>
        <w:autoSpaceDN w:val="0"/>
        <w:adjustRightInd w:val="0"/>
        <w:spacing w:line="360" w:lineRule="auto"/>
        <w:rPr>
          <w:rFonts w:ascii="Cambria" w:eastAsiaTheme="minorHAnsi" w:hAnsi="Cambria" w:cs="Helvetica-Bold"/>
          <w:bCs/>
        </w:rPr>
      </w:pPr>
      <w:r w:rsidRPr="00A17A95">
        <w:rPr>
          <w:rFonts w:ascii="Cambria" w:eastAsiaTheme="minorHAnsi" w:hAnsi="Cambria" w:cs="Helvetica-Bold"/>
          <w:bCs/>
        </w:rPr>
        <w:t>NIB bank clients provides the account number as one number but during DDI files generation the bank account number should be generate in the format 000-00000000-00 . Order the client account number as shown using dashes</w:t>
      </w:r>
      <w:r w:rsidR="00947EBB" w:rsidRPr="00A17A95">
        <w:rPr>
          <w:rFonts w:ascii="Cambria" w:eastAsiaTheme="minorHAnsi" w:hAnsi="Cambria" w:cs="Helvetica-Bold"/>
          <w:bCs/>
        </w:rPr>
        <w:t>.</w:t>
      </w:r>
    </w:p>
    <w:p w:rsidR="00B825BD" w:rsidRPr="00A17A95" w:rsidRDefault="006106E1" w:rsidP="00F47CFD">
      <w:pPr>
        <w:pStyle w:val="Heading4"/>
        <w:ind w:left="1276" w:hanging="992"/>
        <w:rPr>
          <w:rFonts w:eastAsiaTheme="minorHAnsi"/>
        </w:rPr>
      </w:pPr>
      <w:bookmarkStart w:id="196" w:name="_Toc371586401"/>
      <w:r w:rsidRPr="00A17A95">
        <w:rPr>
          <w:rFonts w:eastAsiaTheme="minorHAnsi"/>
        </w:rPr>
        <w:t>Traditional bank template</w:t>
      </w:r>
      <w:bookmarkEnd w:id="196"/>
    </w:p>
    <w:p w:rsidR="000B78A1" w:rsidRPr="00A17A95" w:rsidRDefault="000B78A1" w:rsidP="00E259CB">
      <w:pPr>
        <w:pStyle w:val="ListParagraph"/>
        <w:numPr>
          <w:ilvl w:val="0"/>
          <w:numId w:val="69"/>
        </w:numPr>
        <w:spacing w:after="0"/>
        <w:ind w:left="714" w:hanging="357"/>
        <w:rPr>
          <w:rFonts w:ascii="Cambria" w:eastAsiaTheme="minorHAnsi" w:hAnsi="Cambria"/>
          <w:sz w:val="24"/>
          <w:szCs w:val="24"/>
        </w:rPr>
      </w:pPr>
      <w:r w:rsidRPr="00A17A95">
        <w:rPr>
          <w:rFonts w:ascii="Cambria" w:eastAsiaTheme="minorHAnsi" w:hAnsi="Cambria"/>
          <w:sz w:val="24"/>
          <w:szCs w:val="24"/>
        </w:rPr>
        <w:t>POLICY NUMBER</w:t>
      </w:r>
      <w:r w:rsidRPr="00A17A95">
        <w:rPr>
          <w:rFonts w:ascii="Cambria" w:eastAsiaTheme="minorHAnsi" w:hAnsi="Cambria"/>
          <w:sz w:val="24"/>
          <w:szCs w:val="24"/>
        </w:rPr>
        <w:tab/>
      </w:r>
    </w:p>
    <w:p w:rsidR="000B78A1" w:rsidRPr="00A17A95" w:rsidRDefault="000B78A1" w:rsidP="00E259CB">
      <w:pPr>
        <w:pStyle w:val="ListParagraph"/>
        <w:numPr>
          <w:ilvl w:val="0"/>
          <w:numId w:val="69"/>
        </w:numPr>
        <w:spacing w:after="0"/>
        <w:ind w:left="714" w:hanging="357"/>
        <w:rPr>
          <w:rFonts w:ascii="Cambria" w:eastAsiaTheme="minorHAnsi" w:hAnsi="Cambria"/>
          <w:sz w:val="24"/>
          <w:szCs w:val="24"/>
        </w:rPr>
      </w:pPr>
      <w:r w:rsidRPr="00A17A95">
        <w:rPr>
          <w:rFonts w:ascii="Cambria" w:eastAsiaTheme="minorHAnsi" w:hAnsi="Cambria"/>
          <w:sz w:val="24"/>
          <w:szCs w:val="24"/>
        </w:rPr>
        <w:t>NAME</w:t>
      </w:r>
      <w:r w:rsidRPr="00A17A95">
        <w:rPr>
          <w:rFonts w:ascii="Cambria" w:eastAsiaTheme="minorHAnsi" w:hAnsi="Cambria"/>
          <w:sz w:val="24"/>
          <w:szCs w:val="24"/>
        </w:rPr>
        <w:tab/>
      </w:r>
    </w:p>
    <w:p w:rsidR="000B78A1" w:rsidRPr="00A17A95" w:rsidRDefault="000B78A1" w:rsidP="00E259CB">
      <w:pPr>
        <w:pStyle w:val="ListParagraph"/>
        <w:numPr>
          <w:ilvl w:val="0"/>
          <w:numId w:val="69"/>
        </w:numPr>
        <w:spacing w:after="0"/>
        <w:ind w:left="714" w:hanging="357"/>
        <w:rPr>
          <w:rFonts w:ascii="Cambria" w:eastAsiaTheme="minorHAnsi" w:hAnsi="Cambria"/>
          <w:sz w:val="24"/>
          <w:szCs w:val="24"/>
        </w:rPr>
      </w:pPr>
      <w:r w:rsidRPr="00A17A95">
        <w:rPr>
          <w:rFonts w:ascii="Cambria" w:eastAsiaTheme="minorHAnsi" w:hAnsi="Cambria"/>
          <w:sz w:val="24"/>
          <w:szCs w:val="24"/>
        </w:rPr>
        <w:t>ACCOUNT NUMBER</w:t>
      </w:r>
      <w:r w:rsidRPr="00A17A95">
        <w:rPr>
          <w:rFonts w:ascii="Cambria" w:eastAsiaTheme="minorHAnsi" w:hAnsi="Cambria"/>
          <w:sz w:val="24"/>
          <w:szCs w:val="24"/>
        </w:rPr>
        <w:tab/>
      </w:r>
    </w:p>
    <w:p w:rsidR="000B78A1" w:rsidRPr="00A17A95" w:rsidRDefault="000B78A1" w:rsidP="00E259CB">
      <w:pPr>
        <w:pStyle w:val="ListParagraph"/>
        <w:numPr>
          <w:ilvl w:val="0"/>
          <w:numId w:val="69"/>
        </w:numPr>
        <w:spacing w:after="0"/>
        <w:ind w:left="714" w:hanging="357"/>
        <w:rPr>
          <w:rFonts w:ascii="Cambria" w:eastAsiaTheme="minorHAnsi" w:hAnsi="Cambria"/>
          <w:sz w:val="24"/>
          <w:szCs w:val="24"/>
        </w:rPr>
      </w:pPr>
      <w:r w:rsidRPr="00A17A95">
        <w:rPr>
          <w:rFonts w:ascii="Cambria" w:eastAsiaTheme="minorHAnsi" w:hAnsi="Cambria"/>
          <w:sz w:val="24"/>
          <w:szCs w:val="24"/>
        </w:rPr>
        <w:t>BRANCH NAME</w:t>
      </w:r>
      <w:r w:rsidRPr="00A17A95">
        <w:rPr>
          <w:rFonts w:ascii="Cambria" w:eastAsiaTheme="minorHAnsi" w:hAnsi="Cambria"/>
          <w:sz w:val="24"/>
          <w:szCs w:val="24"/>
        </w:rPr>
        <w:tab/>
      </w:r>
    </w:p>
    <w:p w:rsidR="000B78A1" w:rsidRPr="00A17A95" w:rsidRDefault="000B78A1" w:rsidP="00E259CB">
      <w:pPr>
        <w:pStyle w:val="ListParagraph"/>
        <w:numPr>
          <w:ilvl w:val="0"/>
          <w:numId w:val="69"/>
        </w:numPr>
        <w:spacing w:after="0"/>
        <w:ind w:left="714" w:hanging="357"/>
        <w:rPr>
          <w:rFonts w:ascii="Cambria" w:eastAsiaTheme="minorHAnsi" w:hAnsi="Cambria"/>
          <w:sz w:val="24"/>
          <w:szCs w:val="24"/>
        </w:rPr>
      </w:pPr>
      <w:r w:rsidRPr="00A17A95">
        <w:rPr>
          <w:rFonts w:ascii="Cambria" w:eastAsiaTheme="minorHAnsi" w:hAnsi="Cambria"/>
          <w:sz w:val="24"/>
          <w:szCs w:val="24"/>
        </w:rPr>
        <w:t>BRANCH NUMBER</w:t>
      </w:r>
      <w:r w:rsidR="00290FBD" w:rsidRPr="00A17A95">
        <w:rPr>
          <w:rFonts w:ascii="Cambria" w:eastAsiaTheme="minorHAnsi" w:hAnsi="Cambria"/>
          <w:sz w:val="24"/>
          <w:szCs w:val="24"/>
        </w:rPr>
        <w:t>(Not mandatory)</w:t>
      </w:r>
    </w:p>
    <w:p w:rsidR="000B78A1" w:rsidRPr="00A17A95" w:rsidRDefault="000B78A1" w:rsidP="00E259CB">
      <w:pPr>
        <w:pStyle w:val="ListParagraph"/>
        <w:numPr>
          <w:ilvl w:val="0"/>
          <w:numId w:val="69"/>
        </w:numPr>
        <w:spacing w:after="0"/>
        <w:ind w:left="714" w:hanging="357"/>
        <w:rPr>
          <w:rFonts w:ascii="Cambria" w:eastAsiaTheme="minorHAnsi" w:hAnsi="Cambria"/>
          <w:sz w:val="24"/>
          <w:szCs w:val="24"/>
        </w:rPr>
      </w:pPr>
      <w:r w:rsidRPr="00A17A95">
        <w:rPr>
          <w:rFonts w:ascii="Cambria" w:eastAsiaTheme="minorHAnsi" w:hAnsi="Cambria"/>
          <w:sz w:val="24"/>
          <w:szCs w:val="24"/>
        </w:rPr>
        <w:t>PREMIUM</w:t>
      </w:r>
      <w:r w:rsidRPr="00A17A95">
        <w:rPr>
          <w:rFonts w:ascii="Cambria" w:eastAsiaTheme="minorHAnsi" w:hAnsi="Cambria"/>
          <w:sz w:val="24"/>
          <w:szCs w:val="24"/>
        </w:rPr>
        <w:tab/>
      </w:r>
    </w:p>
    <w:p w:rsidR="000B78A1" w:rsidRPr="00A17A95" w:rsidRDefault="000B78A1" w:rsidP="00E259CB">
      <w:pPr>
        <w:pStyle w:val="ListParagraph"/>
        <w:numPr>
          <w:ilvl w:val="0"/>
          <w:numId w:val="69"/>
        </w:numPr>
        <w:spacing w:after="0"/>
        <w:ind w:left="714" w:hanging="357"/>
        <w:rPr>
          <w:rFonts w:ascii="Cambria" w:eastAsiaTheme="minorHAnsi" w:hAnsi="Cambria"/>
          <w:sz w:val="24"/>
          <w:szCs w:val="24"/>
        </w:rPr>
      </w:pPr>
      <w:r w:rsidRPr="00A17A95">
        <w:rPr>
          <w:rFonts w:ascii="Cambria" w:eastAsiaTheme="minorHAnsi" w:hAnsi="Cambria"/>
          <w:sz w:val="24"/>
          <w:szCs w:val="24"/>
        </w:rPr>
        <w:t>BILLING NARRATION</w:t>
      </w:r>
    </w:p>
    <w:p w:rsidR="006106E1" w:rsidRPr="00A17A95" w:rsidRDefault="006106E1" w:rsidP="00F47CFD">
      <w:pPr>
        <w:pStyle w:val="Heading4"/>
        <w:ind w:left="1276" w:hanging="992"/>
        <w:rPr>
          <w:rFonts w:eastAsiaTheme="minorHAnsi"/>
        </w:rPr>
      </w:pPr>
      <w:bookmarkStart w:id="197" w:name="_Toc371586402"/>
      <w:r w:rsidRPr="00A17A95">
        <w:rPr>
          <w:rFonts w:eastAsiaTheme="minorHAnsi"/>
        </w:rPr>
        <w:t>ADB template</w:t>
      </w:r>
      <w:bookmarkEnd w:id="197"/>
    </w:p>
    <w:p w:rsidR="000B78A1" w:rsidRPr="00A17A95" w:rsidRDefault="000B78A1" w:rsidP="00E259CB">
      <w:pPr>
        <w:pStyle w:val="ListParagraph"/>
        <w:numPr>
          <w:ilvl w:val="0"/>
          <w:numId w:val="70"/>
        </w:numPr>
        <w:spacing w:after="0"/>
        <w:ind w:left="714" w:hanging="357"/>
        <w:rPr>
          <w:rFonts w:ascii="Cambria" w:eastAsiaTheme="minorHAnsi" w:hAnsi="Cambria"/>
          <w:sz w:val="24"/>
          <w:szCs w:val="24"/>
        </w:rPr>
      </w:pPr>
      <w:r w:rsidRPr="00A17A95">
        <w:rPr>
          <w:rFonts w:ascii="Cambria" w:eastAsiaTheme="minorHAnsi" w:hAnsi="Cambria"/>
          <w:sz w:val="24"/>
          <w:szCs w:val="24"/>
        </w:rPr>
        <w:t>ACCOUNT NUMBER</w:t>
      </w:r>
      <w:r w:rsidRPr="00A17A95">
        <w:rPr>
          <w:rFonts w:ascii="Cambria" w:eastAsiaTheme="minorHAnsi" w:hAnsi="Cambria"/>
          <w:sz w:val="24"/>
          <w:szCs w:val="24"/>
        </w:rPr>
        <w:tab/>
      </w:r>
    </w:p>
    <w:p w:rsidR="000B78A1" w:rsidRPr="00A17A95" w:rsidRDefault="000B78A1" w:rsidP="00E259CB">
      <w:pPr>
        <w:pStyle w:val="ListParagraph"/>
        <w:numPr>
          <w:ilvl w:val="0"/>
          <w:numId w:val="70"/>
        </w:numPr>
        <w:spacing w:after="0"/>
        <w:ind w:left="714" w:hanging="357"/>
        <w:rPr>
          <w:rFonts w:ascii="Cambria" w:eastAsiaTheme="minorHAnsi" w:hAnsi="Cambria"/>
          <w:sz w:val="24"/>
          <w:szCs w:val="24"/>
        </w:rPr>
      </w:pPr>
      <w:r w:rsidRPr="00A17A95">
        <w:rPr>
          <w:rFonts w:ascii="Cambria" w:eastAsiaTheme="minorHAnsi" w:hAnsi="Cambria"/>
          <w:sz w:val="24"/>
          <w:szCs w:val="24"/>
        </w:rPr>
        <w:t>PREMIUM</w:t>
      </w:r>
      <w:r w:rsidRPr="00A17A95">
        <w:rPr>
          <w:rFonts w:ascii="Cambria" w:eastAsiaTheme="minorHAnsi" w:hAnsi="Cambria"/>
          <w:sz w:val="24"/>
          <w:szCs w:val="24"/>
        </w:rPr>
        <w:tab/>
      </w:r>
    </w:p>
    <w:p w:rsidR="000B78A1" w:rsidRPr="00A17A95" w:rsidRDefault="000B78A1" w:rsidP="00E259CB">
      <w:pPr>
        <w:pStyle w:val="ListParagraph"/>
        <w:numPr>
          <w:ilvl w:val="0"/>
          <w:numId w:val="70"/>
        </w:numPr>
        <w:spacing w:after="0"/>
        <w:ind w:left="714" w:hanging="357"/>
        <w:rPr>
          <w:rFonts w:ascii="Cambria" w:eastAsiaTheme="minorHAnsi" w:hAnsi="Cambria"/>
          <w:sz w:val="24"/>
          <w:szCs w:val="24"/>
        </w:rPr>
      </w:pPr>
      <w:r w:rsidRPr="00A17A95">
        <w:rPr>
          <w:rFonts w:ascii="Cambria" w:eastAsiaTheme="minorHAnsi" w:hAnsi="Cambria"/>
          <w:sz w:val="24"/>
          <w:szCs w:val="24"/>
        </w:rPr>
        <w:t>ADD_TEXT</w:t>
      </w:r>
      <w:r w:rsidR="0086705C" w:rsidRPr="00A17A95">
        <w:rPr>
          <w:rFonts w:ascii="Cambria" w:eastAsiaTheme="minorHAnsi" w:hAnsi="Cambria"/>
          <w:sz w:val="24"/>
          <w:szCs w:val="24"/>
        </w:rPr>
        <w:t xml:space="preserve"> (ELIC- express life insurance company), month for which you are deducting , year for deduction, Premded</w:t>
      </w:r>
      <w:r w:rsidR="00ED432E" w:rsidRPr="00A17A95">
        <w:rPr>
          <w:rFonts w:ascii="Cambria" w:eastAsiaTheme="minorHAnsi" w:hAnsi="Cambria"/>
          <w:sz w:val="24"/>
          <w:szCs w:val="24"/>
        </w:rPr>
        <w:t>)</w:t>
      </w:r>
      <w:r w:rsidRPr="00A17A95">
        <w:rPr>
          <w:rFonts w:ascii="Cambria" w:eastAsiaTheme="minorHAnsi" w:hAnsi="Cambria"/>
          <w:sz w:val="24"/>
          <w:szCs w:val="24"/>
        </w:rPr>
        <w:tab/>
      </w:r>
    </w:p>
    <w:p w:rsidR="000B78A1" w:rsidRPr="00A17A95" w:rsidRDefault="000B78A1" w:rsidP="00E259CB">
      <w:pPr>
        <w:pStyle w:val="ListParagraph"/>
        <w:numPr>
          <w:ilvl w:val="0"/>
          <w:numId w:val="70"/>
        </w:numPr>
        <w:spacing w:after="0"/>
        <w:ind w:left="714" w:hanging="357"/>
        <w:rPr>
          <w:rFonts w:ascii="Cambria" w:eastAsiaTheme="minorHAnsi" w:hAnsi="Cambria"/>
          <w:sz w:val="24"/>
          <w:szCs w:val="24"/>
        </w:rPr>
      </w:pPr>
      <w:r w:rsidRPr="00A17A95">
        <w:rPr>
          <w:rFonts w:ascii="Cambria" w:eastAsiaTheme="minorHAnsi" w:hAnsi="Cambria"/>
          <w:sz w:val="24"/>
          <w:szCs w:val="24"/>
        </w:rPr>
        <w:t>POLICY NUMBER</w:t>
      </w:r>
      <w:r w:rsidRPr="00A17A95">
        <w:rPr>
          <w:rFonts w:ascii="Cambria" w:eastAsiaTheme="minorHAnsi" w:hAnsi="Cambria"/>
          <w:sz w:val="24"/>
          <w:szCs w:val="24"/>
        </w:rPr>
        <w:tab/>
      </w:r>
    </w:p>
    <w:p w:rsidR="000B78A1" w:rsidRPr="00A17A95" w:rsidRDefault="000B78A1" w:rsidP="00E259CB">
      <w:pPr>
        <w:pStyle w:val="ListParagraph"/>
        <w:numPr>
          <w:ilvl w:val="0"/>
          <w:numId w:val="70"/>
        </w:numPr>
        <w:spacing w:after="0"/>
        <w:ind w:left="714" w:hanging="357"/>
        <w:rPr>
          <w:rFonts w:ascii="Cambria" w:eastAsiaTheme="minorHAnsi" w:hAnsi="Cambria"/>
          <w:sz w:val="24"/>
          <w:szCs w:val="24"/>
        </w:rPr>
      </w:pPr>
      <w:r w:rsidRPr="00A17A95">
        <w:rPr>
          <w:rFonts w:ascii="Cambria" w:eastAsiaTheme="minorHAnsi" w:hAnsi="Cambria"/>
          <w:sz w:val="24"/>
          <w:szCs w:val="24"/>
        </w:rPr>
        <w:t>COMPANY ACCOUNT</w:t>
      </w:r>
      <w:r w:rsidRPr="00A17A95">
        <w:rPr>
          <w:rFonts w:ascii="Cambria" w:eastAsiaTheme="minorHAnsi" w:hAnsi="Cambria"/>
          <w:sz w:val="24"/>
          <w:szCs w:val="24"/>
        </w:rPr>
        <w:tab/>
      </w:r>
    </w:p>
    <w:p w:rsidR="000B78A1" w:rsidRPr="00A17A95" w:rsidRDefault="000B78A1" w:rsidP="00E259CB">
      <w:pPr>
        <w:pStyle w:val="ListParagraph"/>
        <w:numPr>
          <w:ilvl w:val="0"/>
          <w:numId w:val="70"/>
        </w:numPr>
        <w:spacing w:after="0"/>
        <w:ind w:left="714" w:hanging="357"/>
        <w:rPr>
          <w:rFonts w:ascii="Cambria" w:eastAsiaTheme="minorHAnsi" w:hAnsi="Cambria"/>
          <w:sz w:val="24"/>
          <w:szCs w:val="24"/>
        </w:rPr>
      </w:pPr>
      <w:r w:rsidRPr="00A17A95">
        <w:rPr>
          <w:rFonts w:ascii="Cambria" w:eastAsiaTheme="minorHAnsi" w:hAnsi="Cambria"/>
          <w:sz w:val="24"/>
          <w:szCs w:val="24"/>
        </w:rPr>
        <w:t>COMPANY</w:t>
      </w:r>
      <w:r w:rsidRPr="00A17A95">
        <w:rPr>
          <w:rFonts w:ascii="Cambria" w:eastAsiaTheme="minorHAnsi" w:hAnsi="Cambria"/>
          <w:sz w:val="24"/>
          <w:szCs w:val="24"/>
        </w:rPr>
        <w:tab/>
      </w:r>
    </w:p>
    <w:p w:rsidR="000B78A1" w:rsidRPr="00A17A95" w:rsidRDefault="000B78A1" w:rsidP="00E259CB">
      <w:pPr>
        <w:pStyle w:val="ListParagraph"/>
        <w:numPr>
          <w:ilvl w:val="0"/>
          <w:numId w:val="70"/>
        </w:numPr>
        <w:spacing w:after="0"/>
        <w:ind w:left="714" w:hanging="357"/>
        <w:rPr>
          <w:rFonts w:ascii="Cambria" w:eastAsiaTheme="minorHAnsi" w:hAnsi="Cambria"/>
          <w:sz w:val="24"/>
          <w:szCs w:val="24"/>
        </w:rPr>
      </w:pPr>
      <w:r w:rsidRPr="00A17A95">
        <w:rPr>
          <w:rFonts w:ascii="Cambria" w:eastAsiaTheme="minorHAnsi" w:hAnsi="Cambria"/>
          <w:sz w:val="24"/>
          <w:szCs w:val="24"/>
        </w:rPr>
        <w:t>NAME</w:t>
      </w:r>
      <w:r w:rsidRPr="00A17A95">
        <w:rPr>
          <w:rFonts w:ascii="Cambria" w:eastAsiaTheme="minorHAnsi" w:hAnsi="Cambria"/>
          <w:sz w:val="24"/>
          <w:szCs w:val="24"/>
        </w:rPr>
        <w:tab/>
      </w:r>
    </w:p>
    <w:p w:rsidR="000B78A1" w:rsidRPr="00A17A95" w:rsidRDefault="000B78A1" w:rsidP="00E259CB">
      <w:pPr>
        <w:pStyle w:val="ListParagraph"/>
        <w:numPr>
          <w:ilvl w:val="0"/>
          <w:numId w:val="70"/>
        </w:numPr>
        <w:spacing w:after="0"/>
        <w:ind w:left="714" w:hanging="357"/>
        <w:rPr>
          <w:rFonts w:ascii="Cambria" w:eastAsiaTheme="minorHAnsi" w:hAnsi="Cambria"/>
          <w:sz w:val="24"/>
          <w:szCs w:val="24"/>
        </w:rPr>
      </w:pPr>
      <w:r w:rsidRPr="00A17A95">
        <w:rPr>
          <w:rFonts w:ascii="Cambria" w:eastAsiaTheme="minorHAnsi" w:hAnsi="Cambria"/>
          <w:sz w:val="24"/>
          <w:szCs w:val="24"/>
        </w:rPr>
        <w:t>POLICY NUMBER</w:t>
      </w:r>
      <w:r w:rsidRPr="00A17A95">
        <w:rPr>
          <w:rFonts w:ascii="Cambria" w:eastAsiaTheme="minorHAnsi" w:hAnsi="Cambria"/>
          <w:sz w:val="24"/>
          <w:szCs w:val="24"/>
        </w:rPr>
        <w:tab/>
      </w:r>
    </w:p>
    <w:p w:rsidR="000B78A1" w:rsidRPr="00A17A95" w:rsidRDefault="000B78A1" w:rsidP="00E259CB">
      <w:pPr>
        <w:pStyle w:val="ListParagraph"/>
        <w:numPr>
          <w:ilvl w:val="0"/>
          <w:numId w:val="70"/>
        </w:numPr>
        <w:spacing w:after="0"/>
        <w:ind w:left="714" w:hanging="357"/>
        <w:rPr>
          <w:rFonts w:ascii="Cambria" w:eastAsiaTheme="minorHAnsi" w:hAnsi="Cambria"/>
          <w:sz w:val="24"/>
          <w:szCs w:val="24"/>
        </w:rPr>
      </w:pPr>
      <w:r w:rsidRPr="00A17A95">
        <w:rPr>
          <w:rFonts w:ascii="Cambria" w:eastAsiaTheme="minorHAnsi" w:hAnsi="Cambria"/>
          <w:sz w:val="24"/>
          <w:szCs w:val="24"/>
        </w:rPr>
        <w:t>BILLING NARATION</w:t>
      </w:r>
    </w:p>
    <w:p w:rsidR="006106E1" w:rsidRPr="00A17A95" w:rsidRDefault="006106E1" w:rsidP="00F47CFD">
      <w:pPr>
        <w:pStyle w:val="Heading4"/>
        <w:ind w:left="1276" w:hanging="992"/>
        <w:rPr>
          <w:rFonts w:eastAsiaTheme="minorHAnsi"/>
        </w:rPr>
      </w:pPr>
      <w:bookmarkStart w:id="198" w:name="_Toc371586403"/>
      <w:r w:rsidRPr="00A17A95">
        <w:rPr>
          <w:rFonts w:eastAsiaTheme="minorHAnsi"/>
        </w:rPr>
        <w:lastRenderedPageBreak/>
        <w:t>Barclays Template</w:t>
      </w:r>
      <w:bookmarkEnd w:id="198"/>
    </w:p>
    <w:p w:rsidR="00C96AFE" w:rsidRPr="00A17A95" w:rsidRDefault="00C96AFE" w:rsidP="00E259CB">
      <w:pPr>
        <w:pStyle w:val="ListParagraph"/>
        <w:numPr>
          <w:ilvl w:val="0"/>
          <w:numId w:val="69"/>
        </w:numPr>
        <w:spacing w:after="0"/>
        <w:ind w:left="714" w:hanging="357"/>
        <w:rPr>
          <w:rFonts w:ascii="Cambria" w:eastAsiaTheme="minorHAnsi" w:hAnsi="Cambria"/>
          <w:sz w:val="24"/>
          <w:szCs w:val="24"/>
        </w:rPr>
      </w:pPr>
      <w:r w:rsidRPr="00A17A95">
        <w:rPr>
          <w:rFonts w:ascii="Cambria" w:eastAsiaTheme="minorHAnsi" w:hAnsi="Cambria"/>
          <w:sz w:val="24"/>
          <w:szCs w:val="24"/>
        </w:rPr>
        <w:t>POLICY NUMBER</w:t>
      </w:r>
      <w:r w:rsidRPr="00A17A95">
        <w:rPr>
          <w:rFonts w:ascii="Cambria" w:eastAsiaTheme="minorHAnsi" w:hAnsi="Cambria"/>
          <w:sz w:val="24"/>
          <w:szCs w:val="24"/>
        </w:rPr>
        <w:tab/>
      </w:r>
    </w:p>
    <w:p w:rsidR="00C96AFE" w:rsidRPr="00A17A95" w:rsidRDefault="00C96AFE" w:rsidP="00E259CB">
      <w:pPr>
        <w:pStyle w:val="ListParagraph"/>
        <w:numPr>
          <w:ilvl w:val="0"/>
          <w:numId w:val="69"/>
        </w:numPr>
        <w:spacing w:after="0"/>
        <w:ind w:left="714" w:hanging="357"/>
        <w:rPr>
          <w:rFonts w:ascii="Cambria" w:eastAsiaTheme="minorHAnsi" w:hAnsi="Cambria"/>
          <w:sz w:val="24"/>
          <w:szCs w:val="24"/>
        </w:rPr>
      </w:pPr>
      <w:r w:rsidRPr="00A17A95">
        <w:rPr>
          <w:rFonts w:ascii="Cambria" w:eastAsiaTheme="minorHAnsi" w:hAnsi="Cambria"/>
          <w:sz w:val="24"/>
          <w:szCs w:val="24"/>
        </w:rPr>
        <w:t>NAME</w:t>
      </w:r>
      <w:r w:rsidRPr="00A17A95">
        <w:rPr>
          <w:rFonts w:ascii="Cambria" w:eastAsiaTheme="minorHAnsi" w:hAnsi="Cambria"/>
          <w:sz w:val="24"/>
          <w:szCs w:val="24"/>
        </w:rPr>
        <w:tab/>
      </w:r>
    </w:p>
    <w:p w:rsidR="00C96AFE" w:rsidRPr="00A17A95" w:rsidRDefault="00C96AFE" w:rsidP="00E259CB">
      <w:pPr>
        <w:pStyle w:val="ListParagraph"/>
        <w:numPr>
          <w:ilvl w:val="0"/>
          <w:numId w:val="69"/>
        </w:numPr>
        <w:spacing w:after="0"/>
        <w:ind w:left="714" w:hanging="357"/>
        <w:rPr>
          <w:rFonts w:ascii="Cambria" w:eastAsiaTheme="minorHAnsi" w:hAnsi="Cambria"/>
          <w:sz w:val="24"/>
          <w:szCs w:val="24"/>
        </w:rPr>
      </w:pPr>
      <w:r w:rsidRPr="00A17A95">
        <w:rPr>
          <w:rFonts w:ascii="Cambria" w:eastAsiaTheme="minorHAnsi" w:hAnsi="Cambria"/>
          <w:sz w:val="24"/>
          <w:szCs w:val="24"/>
        </w:rPr>
        <w:t>ACCOUNT NUMBER</w:t>
      </w:r>
      <w:r w:rsidRPr="00A17A95">
        <w:rPr>
          <w:rFonts w:ascii="Cambria" w:eastAsiaTheme="minorHAnsi" w:hAnsi="Cambria"/>
          <w:sz w:val="24"/>
          <w:szCs w:val="24"/>
        </w:rPr>
        <w:tab/>
      </w:r>
    </w:p>
    <w:p w:rsidR="00C96AFE" w:rsidRPr="00A17A95" w:rsidRDefault="00C96AFE" w:rsidP="00E259CB">
      <w:pPr>
        <w:pStyle w:val="ListParagraph"/>
        <w:numPr>
          <w:ilvl w:val="0"/>
          <w:numId w:val="69"/>
        </w:numPr>
        <w:spacing w:after="0"/>
        <w:ind w:left="714" w:hanging="357"/>
        <w:rPr>
          <w:rFonts w:ascii="Cambria" w:eastAsiaTheme="minorHAnsi" w:hAnsi="Cambria"/>
          <w:sz w:val="24"/>
          <w:szCs w:val="24"/>
        </w:rPr>
      </w:pPr>
      <w:r w:rsidRPr="00A17A95">
        <w:rPr>
          <w:rFonts w:ascii="Cambria" w:eastAsiaTheme="minorHAnsi" w:hAnsi="Cambria"/>
          <w:sz w:val="24"/>
          <w:szCs w:val="24"/>
        </w:rPr>
        <w:t>BRANCH NAME</w:t>
      </w:r>
      <w:r w:rsidRPr="00A17A95">
        <w:rPr>
          <w:rFonts w:ascii="Cambria" w:eastAsiaTheme="minorHAnsi" w:hAnsi="Cambria"/>
          <w:sz w:val="24"/>
          <w:szCs w:val="24"/>
        </w:rPr>
        <w:tab/>
      </w:r>
    </w:p>
    <w:p w:rsidR="00C96AFE" w:rsidRPr="00A17A95" w:rsidRDefault="00C96AFE" w:rsidP="00E259CB">
      <w:pPr>
        <w:pStyle w:val="ListParagraph"/>
        <w:numPr>
          <w:ilvl w:val="0"/>
          <w:numId w:val="69"/>
        </w:numPr>
        <w:spacing w:after="0"/>
        <w:ind w:left="714" w:hanging="357"/>
        <w:rPr>
          <w:rFonts w:ascii="Cambria" w:eastAsiaTheme="minorHAnsi" w:hAnsi="Cambria"/>
          <w:sz w:val="24"/>
          <w:szCs w:val="24"/>
        </w:rPr>
      </w:pPr>
      <w:r w:rsidRPr="00A17A95">
        <w:rPr>
          <w:rFonts w:ascii="Cambria" w:eastAsiaTheme="minorHAnsi" w:hAnsi="Cambria"/>
          <w:sz w:val="24"/>
          <w:szCs w:val="24"/>
        </w:rPr>
        <w:t>BRANCH NUMBER</w:t>
      </w:r>
      <w:r w:rsidR="00290FBD" w:rsidRPr="00A17A95">
        <w:rPr>
          <w:rFonts w:ascii="Cambria" w:eastAsiaTheme="minorHAnsi" w:hAnsi="Cambria"/>
          <w:sz w:val="24"/>
          <w:szCs w:val="24"/>
        </w:rPr>
        <w:t>(mandatory to differentiate branch accounts)</w:t>
      </w:r>
      <w:r w:rsidRPr="00A17A95">
        <w:rPr>
          <w:rFonts w:ascii="Cambria" w:eastAsiaTheme="minorHAnsi" w:hAnsi="Cambria"/>
          <w:sz w:val="24"/>
          <w:szCs w:val="24"/>
        </w:rPr>
        <w:tab/>
      </w:r>
    </w:p>
    <w:p w:rsidR="00C96AFE" w:rsidRPr="00A17A95" w:rsidRDefault="00C96AFE" w:rsidP="00E259CB">
      <w:pPr>
        <w:pStyle w:val="ListParagraph"/>
        <w:numPr>
          <w:ilvl w:val="0"/>
          <w:numId w:val="69"/>
        </w:numPr>
        <w:spacing w:after="0"/>
        <w:ind w:left="714" w:hanging="357"/>
        <w:rPr>
          <w:rFonts w:ascii="Cambria" w:eastAsiaTheme="minorHAnsi" w:hAnsi="Cambria"/>
          <w:sz w:val="24"/>
          <w:szCs w:val="24"/>
        </w:rPr>
      </w:pPr>
      <w:r w:rsidRPr="00A17A95">
        <w:rPr>
          <w:rFonts w:ascii="Cambria" w:eastAsiaTheme="minorHAnsi" w:hAnsi="Cambria"/>
          <w:sz w:val="24"/>
          <w:szCs w:val="24"/>
        </w:rPr>
        <w:t>PREMIUM</w:t>
      </w:r>
      <w:r w:rsidRPr="00A17A95">
        <w:rPr>
          <w:rFonts w:ascii="Cambria" w:eastAsiaTheme="minorHAnsi" w:hAnsi="Cambria"/>
          <w:sz w:val="24"/>
          <w:szCs w:val="24"/>
        </w:rPr>
        <w:tab/>
      </w:r>
    </w:p>
    <w:p w:rsidR="00C96AFE" w:rsidRPr="00A17A95" w:rsidRDefault="00C96AFE" w:rsidP="00E259CB">
      <w:pPr>
        <w:pStyle w:val="ListParagraph"/>
        <w:numPr>
          <w:ilvl w:val="0"/>
          <w:numId w:val="69"/>
        </w:numPr>
        <w:spacing w:after="0"/>
        <w:ind w:left="714" w:hanging="357"/>
        <w:rPr>
          <w:rFonts w:ascii="Cambria" w:eastAsiaTheme="minorHAnsi" w:hAnsi="Cambria"/>
          <w:sz w:val="24"/>
          <w:szCs w:val="24"/>
        </w:rPr>
      </w:pPr>
      <w:r w:rsidRPr="00A17A95">
        <w:rPr>
          <w:rFonts w:ascii="Cambria" w:eastAsiaTheme="minorHAnsi" w:hAnsi="Cambria"/>
          <w:sz w:val="24"/>
          <w:szCs w:val="24"/>
        </w:rPr>
        <w:t>BILLING NARRATION</w:t>
      </w:r>
    </w:p>
    <w:p w:rsidR="006106E1" w:rsidRPr="00A17A95" w:rsidRDefault="006106E1" w:rsidP="00F47CFD">
      <w:pPr>
        <w:pStyle w:val="Heading4"/>
        <w:ind w:left="1276" w:hanging="992"/>
        <w:rPr>
          <w:rFonts w:eastAsiaTheme="minorHAnsi"/>
        </w:rPr>
      </w:pPr>
      <w:bookmarkStart w:id="199" w:name="_Toc371586404"/>
      <w:r w:rsidRPr="00A17A95">
        <w:rPr>
          <w:rFonts w:eastAsiaTheme="minorHAnsi"/>
        </w:rPr>
        <w:t>ECO bank template</w:t>
      </w:r>
      <w:bookmarkEnd w:id="199"/>
    </w:p>
    <w:p w:rsidR="005062D5" w:rsidRPr="00A17A95" w:rsidRDefault="005062D5" w:rsidP="005062D5">
      <w:pPr>
        <w:rPr>
          <w:rFonts w:ascii="Cambria" w:eastAsiaTheme="minorHAnsi" w:hAnsi="Cambria"/>
        </w:rPr>
      </w:pPr>
      <w:r w:rsidRPr="00A17A95">
        <w:rPr>
          <w:rFonts w:ascii="Cambria" w:eastAsiaTheme="minorHAnsi" w:hAnsi="Cambria"/>
        </w:rPr>
        <w:t>First create the drawer file</w:t>
      </w:r>
      <w:r w:rsidR="00290FBD" w:rsidRPr="00A17A95">
        <w:rPr>
          <w:rFonts w:ascii="Cambria" w:eastAsiaTheme="minorHAnsi" w:hAnsi="Cambria"/>
        </w:rPr>
        <w:t xml:space="preserve"> for the new clients/cases</w:t>
      </w:r>
      <w:r w:rsidRPr="00A17A95">
        <w:rPr>
          <w:rFonts w:ascii="Cambria" w:eastAsiaTheme="minorHAnsi" w:hAnsi="Cambria"/>
        </w:rPr>
        <w:t>. The format</w:t>
      </w:r>
      <w:r w:rsidR="00290FBD" w:rsidRPr="00A17A95">
        <w:rPr>
          <w:rFonts w:ascii="Cambria" w:eastAsiaTheme="minorHAnsi" w:hAnsi="Cambria"/>
        </w:rPr>
        <w:t>, load it into the ecobank system</w:t>
      </w:r>
    </w:p>
    <w:p w:rsidR="00107B94" w:rsidRPr="00A17A95" w:rsidRDefault="00107B94" w:rsidP="005062D5">
      <w:pPr>
        <w:rPr>
          <w:rFonts w:ascii="Cambria" w:eastAsiaTheme="minorHAnsi" w:hAnsi="Cambria"/>
        </w:rPr>
      </w:pPr>
    </w:p>
    <w:tbl>
      <w:tblPr>
        <w:tblW w:w="5000" w:type="pct"/>
        <w:tblLayout w:type="fixed"/>
        <w:tblLook w:val="04A0" w:firstRow="1" w:lastRow="0" w:firstColumn="1" w:lastColumn="0" w:noHBand="0" w:noVBand="1"/>
      </w:tblPr>
      <w:tblGrid>
        <w:gridCol w:w="472"/>
        <w:gridCol w:w="1904"/>
        <w:gridCol w:w="4989"/>
        <w:gridCol w:w="730"/>
        <w:gridCol w:w="638"/>
        <w:gridCol w:w="843"/>
      </w:tblGrid>
      <w:tr w:rsidR="00107B94" w:rsidRPr="00A17A95" w:rsidTr="00107B94">
        <w:trPr>
          <w:trHeight w:val="270"/>
        </w:trPr>
        <w:tc>
          <w:tcPr>
            <w:tcW w:w="247" w:type="pct"/>
            <w:tcBorders>
              <w:top w:val="single" w:sz="8" w:space="0" w:color="auto"/>
              <w:left w:val="single" w:sz="8" w:space="0" w:color="auto"/>
              <w:bottom w:val="single" w:sz="8" w:space="0" w:color="auto"/>
              <w:right w:val="single" w:sz="4" w:space="0" w:color="auto"/>
            </w:tcBorders>
            <w:shd w:val="clear" w:color="000000" w:fill="D8D8D8"/>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FIELD</w:t>
            </w:r>
          </w:p>
        </w:tc>
        <w:tc>
          <w:tcPr>
            <w:tcW w:w="994" w:type="pct"/>
            <w:tcBorders>
              <w:top w:val="single" w:sz="8" w:space="0" w:color="auto"/>
              <w:left w:val="nil"/>
              <w:bottom w:val="single" w:sz="8" w:space="0" w:color="auto"/>
              <w:right w:val="single" w:sz="4" w:space="0" w:color="auto"/>
            </w:tcBorders>
            <w:shd w:val="clear" w:color="000000" w:fill="BFBFBF"/>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FIELD NAME</w:t>
            </w:r>
          </w:p>
        </w:tc>
        <w:tc>
          <w:tcPr>
            <w:tcW w:w="2605" w:type="pct"/>
            <w:tcBorders>
              <w:top w:val="single" w:sz="8" w:space="0" w:color="auto"/>
              <w:left w:val="nil"/>
              <w:bottom w:val="single" w:sz="8" w:space="0" w:color="auto"/>
              <w:right w:val="single" w:sz="4" w:space="0" w:color="auto"/>
            </w:tcBorders>
            <w:shd w:val="clear" w:color="000000" w:fill="BFBFBF"/>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FIELD DESCRIPTION</w:t>
            </w:r>
          </w:p>
        </w:tc>
        <w:tc>
          <w:tcPr>
            <w:tcW w:w="381" w:type="pct"/>
            <w:tcBorders>
              <w:top w:val="single" w:sz="8" w:space="0" w:color="auto"/>
              <w:left w:val="nil"/>
              <w:bottom w:val="single" w:sz="8" w:space="0" w:color="auto"/>
              <w:right w:val="single" w:sz="4" w:space="0" w:color="auto"/>
            </w:tcBorders>
            <w:shd w:val="clear" w:color="000000" w:fill="BFBFBF"/>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DATA TYPE</w:t>
            </w:r>
          </w:p>
        </w:tc>
        <w:tc>
          <w:tcPr>
            <w:tcW w:w="333" w:type="pct"/>
            <w:tcBorders>
              <w:top w:val="single" w:sz="8" w:space="0" w:color="auto"/>
              <w:left w:val="nil"/>
              <w:bottom w:val="single" w:sz="8" w:space="0" w:color="auto"/>
              <w:right w:val="single" w:sz="4" w:space="0" w:color="auto"/>
            </w:tcBorders>
            <w:shd w:val="clear" w:color="000000" w:fill="BFBFBF"/>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CHXTERS</w:t>
            </w:r>
          </w:p>
        </w:tc>
        <w:tc>
          <w:tcPr>
            <w:tcW w:w="441" w:type="pct"/>
            <w:tcBorders>
              <w:top w:val="single" w:sz="8" w:space="0" w:color="auto"/>
              <w:left w:val="nil"/>
              <w:bottom w:val="single" w:sz="8" w:space="0" w:color="auto"/>
              <w:right w:val="single" w:sz="8" w:space="0" w:color="auto"/>
            </w:tcBorders>
            <w:shd w:val="clear" w:color="000000" w:fill="BFBFBF"/>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MANDATORY</w:t>
            </w:r>
          </w:p>
        </w:tc>
      </w:tr>
      <w:tr w:rsidR="00107B94" w:rsidRPr="00A17A95" w:rsidTr="00107B94">
        <w:trPr>
          <w:trHeight w:val="270"/>
        </w:trPr>
        <w:tc>
          <w:tcPr>
            <w:tcW w:w="247" w:type="pct"/>
            <w:tcBorders>
              <w:top w:val="nil"/>
              <w:left w:val="single" w:sz="8"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A</w:t>
            </w:r>
          </w:p>
        </w:tc>
        <w:tc>
          <w:tcPr>
            <w:tcW w:w="994" w:type="pct"/>
            <w:tcBorders>
              <w:top w:val="single" w:sz="4" w:space="0" w:color="auto"/>
              <w:left w:val="nil"/>
              <w:bottom w:val="single" w:sz="8"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State Code</w:t>
            </w:r>
          </w:p>
        </w:tc>
        <w:tc>
          <w:tcPr>
            <w:tcW w:w="2605" w:type="pct"/>
            <w:tcBorders>
              <w:top w:val="single" w:sz="4" w:space="0" w:color="auto"/>
              <w:left w:val="nil"/>
              <w:bottom w:val="single" w:sz="8"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The state code of the drawer</w:t>
            </w:r>
          </w:p>
        </w:tc>
        <w:tc>
          <w:tcPr>
            <w:tcW w:w="381" w:type="pct"/>
            <w:tcBorders>
              <w:top w:val="single" w:sz="4" w:space="0" w:color="auto"/>
              <w:left w:val="nil"/>
              <w:bottom w:val="single" w:sz="8"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CHAR</w:t>
            </w:r>
          </w:p>
        </w:tc>
        <w:tc>
          <w:tcPr>
            <w:tcW w:w="333" w:type="pct"/>
            <w:tcBorders>
              <w:top w:val="single" w:sz="4" w:space="0" w:color="auto"/>
              <w:left w:val="nil"/>
              <w:bottom w:val="single" w:sz="8" w:space="0" w:color="auto"/>
              <w:right w:val="single" w:sz="4" w:space="0" w:color="auto"/>
            </w:tcBorders>
            <w:shd w:val="clear" w:color="auto" w:fill="auto"/>
            <w:noWrap/>
            <w:vAlign w:val="bottom"/>
            <w:hideMark/>
          </w:tcPr>
          <w:p w:rsidR="00107B94" w:rsidRPr="00A17A95" w:rsidRDefault="00107B94">
            <w:pPr>
              <w:jc w:val="right"/>
              <w:rPr>
                <w:rFonts w:ascii="Cambria" w:hAnsi="Cambria" w:cs="Calibri"/>
                <w:color w:val="000000"/>
                <w:sz w:val="20"/>
                <w:szCs w:val="20"/>
              </w:rPr>
            </w:pPr>
            <w:r w:rsidRPr="00A17A95">
              <w:rPr>
                <w:rFonts w:ascii="Cambria" w:hAnsi="Cambria" w:cs="Calibri"/>
                <w:color w:val="000000"/>
                <w:sz w:val="20"/>
                <w:szCs w:val="20"/>
              </w:rPr>
              <w:t>10</w:t>
            </w:r>
          </w:p>
        </w:tc>
        <w:tc>
          <w:tcPr>
            <w:tcW w:w="441" w:type="pct"/>
            <w:tcBorders>
              <w:top w:val="single" w:sz="4" w:space="0" w:color="auto"/>
              <w:left w:val="nil"/>
              <w:bottom w:val="single" w:sz="8" w:space="0" w:color="auto"/>
              <w:right w:val="single" w:sz="8" w:space="0" w:color="auto"/>
            </w:tcBorders>
            <w:shd w:val="clear" w:color="auto" w:fill="auto"/>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Y</w:t>
            </w:r>
          </w:p>
        </w:tc>
      </w:tr>
      <w:tr w:rsidR="00107B94" w:rsidRPr="00A17A95" w:rsidTr="00107B94">
        <w:trPr>
          <w:trHeight w:val="255"/>
        </w:trPr>
        <w:tc>
          <w:tcPr>
            <w:tcW w:w="247" w:type="pct"/>
            <w:tcBorders>
              <w:top w:val="nil"/>
              <w:left w:val="single" w:sz="8" w:space="0" w:color="auto"/>
              <w:bottom w:val="single" w:sz="4" w:space="0" w:color="auto"/>
              <w:right w:val="single" w:sz="4"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B</w:t>
            </w:r>
          </w:p>
        </w:tc>
        <w:tc>
          <w:tcPr>
            <w:tcW w:w="994" w:type="pct"/>
            <w:tcBorders>
              <w:top w:val="single" w:sz="4" w:space="0" w:color="auto"/>
              <w:left w:val="nil"/>
              <w:bottom w:val="nil"/>
              <w:right w:val="single" w:sz="4"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BLANK</w:t>
            </w:r>
          </w:p>
        </w:tc>
        <w:tc>
          <w:tcPr>
            <w:tcW w:w="2605" w:type="pct"/>
            <w:tcBorders>
              <w:top w:val="single" w:sz="4" w:space="0" w:color="auto"/>
              <w:left w:val="nil"/>
              <w:bottom w:val="nil"/>
              <w:right w:val="single" w:sz="4"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 </w:t>
            </w:r>
          </w:p>
        </w:tc>
        <w:tc>
          <w:tcPr>
            <w:tcW w:w="381" w:type="pct"/>
            <w:tcBorders>
              <w:top w:val="single" w:sz="4" w:space="0" w:color="auto"/>
              <w:left w:val="nil"/>
              <w:bottom w:val="nil"/>
              <w:right w:val="single" w:sz="4"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 </w:t>
            </w:r>
          </w:p>
        </w:tc>
        <w:tc>
          <w:tcPr>
            <w:tcW w:w="333" w:type="pct"/>
            <w:tcBorders>
              <w:top w:val="single" w:sz="4" w:space="0" w:color="auto"/>
              <w:left w:val="nil"/>
              <w:bottom w:val="nil"/>
              <w:right w:val="single" w:sz="4"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 </w:t>
            </w:r>
          </w:p>
        </w:tc>
        <w:tc>
          <w:tcPr>
            <w:tcW w:w="441" w:type="pct"/>
            <w:tcBorders>
              <w:top w:val="single" w:sz="4" w:space="0" w:color="auto"/>
              <w:left w:val="nil"/>
              <w:bottom w:val="nil"/>
              <w:right w:val="single" w:sz="8"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 </w:t>
            </w:r>
          </w:p>
        </w:tc>
      </w:tr>
      <w:tr w:rsidR="00107B94" w:rsidRPr="00A17A95" w:rsidTr="00107B94">
        <w:trPr>
          <w:trHeight w:val="255"/>
        </w:trPr>
        <w:tc>
          <w:tcPr>
            <w:tcW w:w="247" w:type="pct"/>
            <w:tcBorders>
              <w:top w:val="nil"/>
              <w:left w:val="single" w:sz="8"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C</w:t>
            </w:r>
          </w:p>
        </w:tc>
        <w:tc>
          <w:tcPr>
            <w:tcW w:w="994" w:type="pct"/>
            <w:tcBorders>
              <w:top w:val="single" w:sz="4" w:space="0" w:color="auto"/>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Country Code</w:t>
            </w:r>
          </w:p>
        </w:tc>
        <w:tc>
          <w:tcPr>
            <w:tcW w:w="2605" w:type="pct"/>
            <w:tcBorders>
              <w:top w:val="single" w:sz="4" w:space="0" w:color="auto"/>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The country code of the drawer</w:t>
            </w:r>
          </w:p>
        </w:tc>
        <w:tc>
          <w:tcPr>
            <w:tcW w:w="381" w:type="pct"/>
            <w:tcBorders>
              <w:top w:val="single" w:sz="4" w:space="0" w:color="auto"/>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CHAR</w:t>
            </w:r>
          </w:p>
        </w:tc>
        <w:tc>
          <w:tcPr>
            <w:tcW w:w="333" w:type="pct"/>
            <w:tcBorders>
              <w:top w:val="single" w:sz="4" w:space="0" w:color="auto"/>
              <w:left w:val="nil"/>
              <w:bottom w:val="single" w:sz="4" w:space="0" w:color="auto"/>
              <w:right w:val="single" w:sz="4" w:space="0" w:color="auto"/>
            </w:tcBorders>
            <w:shd w:val="clear" w:color="auto" w:fill="auto"/>
            <w:noWrap/>
            <w:vAlign w:val="bottom"/>
            <w:hideMark/>
          </w:tcPr>
          <w:p w:rsidR="00107B94" w:rsidRPr="00A17A95" w:rsidRDefault="00107B94">
            <w:pPr>
              <w:jc w:val="right"/>
              <w:rPr>
                <w:rFonts w:ascii="Cambria" w:hAnsi="Cambria" w:cs="Calibri"/>
                <w:color w:val="000000"/>
                <w:sz w:val="20"/>
                <w:szCs w:val="20"/>
              </w:rPr>
            </w:pPr>
            <w:r w:rsidRPr="00A17A95">
              <w:rPr>
                <w:rFonts w:ascii="Cambria" w:hAnsi="Cambria" w:cs="Calibri"/>
                <w:color w:val="000000"/>
                <w:sz w:val="20"/>
                <w:szCs w:val="20"/>
              </w:rPr>
              <w:t>2</w:t>
            </w:r>
          </w:p>
        </w:tc>
        <w:tc>
          <w:tcPr>
            <w:tcW w:w="441" w:type="pct"/>
            <w:tcBorders>
              <w:top w:val="single" w:sz="4" w:space="0" w:color="auto"/>
              <w:left w:val="nil"/>
              <w:bottom w:val="single" w:sz="4" w:space="0" w:color="auto"/>
              <w:right w:val="single" w:sz="8" w:space="0" w:color="auto"/>
            </w:tcBorders>
            <w:shd w:val="clear" w:color="auto" w:fill="auto"/>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Y</w:t>
            </w:r>
          </w:p>
        </w:tc>
      </w:tr>
      <w:tr w:rsidR="00107B94" w:rsidRPr="00A17A95" w:rsidTr="00107B94">
        <w:trPr>
          <w:trHeight w:val="255"/>
        </w:trPr>
        <w:tc>
          <w:tcPr>
            <w:tcW w:w="247" w:type="pct"/>
            <w:tcBorders>
              <w:top w:val="nil"/>
              <w:left w:val="single" w:sz="8" w:space="0" w:color="auto"/>
              <w:bottom w:val="single" w:sz="4" w:space="0" w:color="auto"/>
              <w:right w:val="single" w:sz="4"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D</w:t>
            </w:r>
          </w:p>
        </w:tc>
        <w:tc>
          <w:tcPr>
            <w:tcW w:w="994" w:type="pct"/>
            <w:tcBorders>
              <w:top w:val="nil"/>
              <w:left w:val="nil"/>
              <w:bottom w:val="single" w:sz="4" w:space="0" w:color="auto"/>
              <w:right w:val="single" w:sz="4"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BLANK</w:t>
            </w:r>
          </w:p>
        </w:tc>
        <w:tc>
          <w:tcPr>
            <w:tcW w:w="2605" w:type="pct"/>
            <w:tcBorders>
              <w:top w:val="nil"/>
              <w:left w:val="nil"/>
              <w:bottom w:val="single" w:sz="4" w:space="0" w:color="auto"/>
              <w:right w:val="single" w:sz="4"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 </w:t>
            </w:r>
          </w:p>
        </w:tc>
        <w:tc>
          <w:tcPr>
            <w:tcW w:w="381" w:type="pct"/>
            <w:tcBorders>
              <w:top w:val="nil"/>
              <w:left w:val="nil"/>
              <w:bottom w:val="single" w:sz="4" w:space="0" w:color="auto"/>
              <w:right w:val="single" w:sz="4"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 </w:t>
            </w:r>
          </w:p>
        </w:tc>
        <w:tc>
          <w:tcPr>
            <w:tcW w:w="333" w:type="pct"/>
            <w:tcBorders>
              <w:top w:val="nil"/>
              <w:left w:val="nil"/>
              <w:bottom w:val="single" w:sz="4" w:space="0" w:color="auto"/>
              <w:right w:val="single" w:sz="4"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 </w:t>
            </w:r>
          </w:p>
        </w:tc>
        <w:tc>
          <w:tcPr>
            <w:tcW w:w="441" w:type="pct"/>
            <w:tcBorders>
              <w:top w:val="nil"/>
              <w:left w:val="nil"/>
              <w:bottom w:val="single" w:sz="4" w:space="0" w:color="auto"/>
              <w:right w:val="single" w:sz="8"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 </w:t>
            </w:r>
          </w:p>
        </w:tc>
      </w:tr>
      <w:tr w:rsidR="00107B94" w:rsidRPr="00A17A95" w:rsidTr="00107B94">
        <w:trPr>
          <w:trHeight w:val="255"/>
        </w:trPr>
        <w:tc>
          <w:tcPr>
            <w:tcW w:w="247" w:type="pct"/>
            <w:tcBorders>
              <w:top w:val="nil"/>
              <w:left w:val="single" w:sz="8" w:space="0" w:color="auto"/>
              <w:bottom w:val="single" w:sz="4" w:space="0" w:color="auto"/>
              <w:right w:val="single" w:sz="4"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E</w:t>
            </w:r>
          </w:p>
        </w:tc>
        <w:tc>
          <w:tcPr>
            <w:tcW w:w="994" w:type="pct"/>
            <w:tcBorders>
              <w:top w:val="nil"/>
              <w:left w:val="nil"/>
              <w:bottom w:val="single" w:sz="4" w:space="0" w:color="auto"/>
              <w:right w:val="single" w:sz="4"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BLANK</w:t>
            </w:r>
          </w:p>
        </w:tc>
        <w:tc>
          <w:tcPr>
            <w:tcW w:w="2605" w:type="pct"/>
            <w:tcBorders>
              <w:top w:val="nil"/>
              <w:left w:val="nil"/>
              <w:bottom w:val="single" w:sz="4" w:space="0" w:color="auto"/>
              <w:right w:val="single" w:sz="4"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 </w:t>
            </w:r>
          </w:p>
        </w:tc>
        <w:tc>
          <w:tcPr>
            <w:tcW w:w="381" w:type="pct"/>
            <w:tcBorders>
              <w:top w:val="nil"/>
              <w:left w:val="nil"/>
              <w:bottom w:val="single" w:sz="4" w:space="0" w:color="auto"/>
              <w:right w:val="single" w:sz="4"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 </w:t>
            </w:r>
          </w:p>
        </w:tc>
        <w:tc>
          <w:tcPr>
            <w:tcW w:w="333" w:type="pct"/>
            <w:tcBorders>
              <w:top w:val="nil"/>
              <w:left w:val="nil"/>
              <w:bottom w:val="single" w:sz="4" w:space="0" w:color="auto"/>
              <w:right w:val="single" w:sz="4"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 </w:t>
            </w:r>
          </w:p>
        </w:tc>
        <w:tc>
          <w:tcPr>
            <w:tcW w:w="441" w:type="pct"/>
            <w:tcBorders>
              <w:top w:val="nil"/>
              <w:left w:val="nil"/>
              <w:bottom w:val="single" w:sz="4" w:space="0" w:color="auto"/>
              <w:right w:val="single" w:sz="8"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 </w:t>
            </w:r>
          </w:p>
        </w:tc>
      </w:tr>
      <w:tr w:rsidR="00107B94" w:rsidRPr="00A17A95" w:rsidTr="00107B94">
        <w:trPr>
          <w:trHeight w:val="255"/>
        </w:trPr>
        <w:tc>
          <w:tcPr>
            <w:tcW w:w="247" w:type="pct"/>
            <w:tcBorders>
              <w:top w:val="nil"/>
              <w:left w:val="single" w:sz="8" w:space="0" w:color="auto"/>
              <w:bottom w:val="single" w:sz="4" w:space="0" w:color="auto"/>
              <w:right w:val="single" w:sz="4"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F</w:t>
            </w:r>
          </w:p>
        </w:tc>
        <w:tc>
          <w:tcPr>
            <w:tcW w:w="994" w:type="pct"/>
            <w:tcBorders>
              <w:top w:val="nil"/>
              <w:left w:val="nil"/>
              <w:bottom w:val="single" w:sz="4" w:space="0" w:color="auto"/>
              <w:right w:val="single" w:sz="4"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BLANK</w:t>
            </w:r>
          </w:p>
        </w:tc>
        <w:tc>
          <w:tcPr>
            <w:tcW w:w="2605" w:type="pct"/>
            <w:tcBorders>
              <w:top w:val="nil"/>
              <w:left w:val="nil"/>
              <w:bottom w:val="single" w:sz="4" w:space="0" w:color="auto"/>
              <w:right w:val="single" w:sz="4"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 </w:t>
            </w:r>
          </w:p>
        </w:tc>
        <w:tc>
          <w:tcPr>
            <w:tcW w:w="381" w:type="pct"/>
            <w:tcBorders>
              <w:top w:val="nil"/>
              <w:left w:val="nil"/>
              <w:bottom w:val="single" w:sz="4" w:space="0" w:color="auto"/>
              <w:right w:val="single" w:sz="4"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 </w:t>
            </w:r>
          </w:p>
        </w:tc>
        <w:tc>
          <w:tcPr>
            <w:tcW w:w="333" w:type="pct"/>
            <w:tcBorders>
              <w:top w:val="nil"/>
              <w:left w:val="nil"/>
              <w:bottom w:val="single" w:sz="4" w:space="0" w:color="auto"/>
              <w:right w:val="single" w:sz="4"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 </w:t>
            </w:r>
          </w:p>
        </w:tc>
        <w:tc>
          <w:tcPr>
            <w:tcW w:w="441" w:type="pct"/>
            <w:tcBorders>
              <w:top w:val="nil"/>
              <w:left w:val="nil"/>
              <w:bottom w:val="single" w:sz="4" w:space="0" w:color="auto"/>
              <w:right w:val="single" w:sz="8"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 </w:t>
            </w:r>
          </w:p>
        </w:tc>
      </w:tr>
      <w:tr w:rsidR="00107B94" w:rsidRPr="00A17A95" w:rsidTr="00107B94">
        <w:trPr>
          <w:trHeight w:val="255"/>
        </w:trPr>
        <w:tc>
          <w:tcPr>
            <w:tcW w:w="247" w:type="pct"/>
            <w:tcBorders>
              <w:top w:val="nil"/>
              <w:left w:val="single" w:sz="8" w:space="0" w:color="auto"/>
              <w:bottom w:val="single" w:sz="4" w:space="0" w:color="auto"/>
              <w:right w:val="single" w:sz="4"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G</w:t>
            </w:r>
          </w:p>
        </w:tc>
        <w:tc>
          <w:tcPr>
            <w:tcW w:w="994" w:type="pct"/>
            <w:tcBorders>
              <w:top w:val="nil"/>
              <w:left w:val="nil"/>
              <w:bottom w:val="single" w:sz="4" w:space="0" w:color="auto"/>
              <w:right w:val="single" w:sz="4"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BLANK</w:t>
            </w:r>
          </w:p>
        </w:tc>
        <w:tc>
          <w:tcPr>
            <w:tcW w:w="2605" w:type="pct"/>
            <w:tcBorders>
              <w:top w:val="nil"/>
              <w:left w:val="nil"/>
              <w:bottom w:val="single" w:sz="4" w:space="0" w:color="auto"/>
              <w:right w:val="single" w:sz="4"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 </w:t>
            </w:r>
          </w:p>
        </w:tc>
        <w:tc>
          <w:tcPr>
            <w:tcW w:w="381" w:type="pct"/>
            <w:tcBorders>
              <w:top w:val="nil"/>
              <w:left w:val="nil"/>
              <w:bottom w:val="single" w:sz="4" w:space="0" w:color="auto"/>
              <w:right w:val="single" w:sz="4"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 </w:t>
            </w:r>
          </w:p>
        </w:tc>
        <w:tc>
          <w:tcPr>
            <w:tcW w:w="333" w:type="pct"/>
            <w:tcBorders>
              <w:top w:val="nil"/>
              <w:left w:val="nil"/>
              <w:bottom w:val="single" w:sz="4" w:space="0" w:color="auto"/>
              <w:right w:val="single" w:sz="4"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 </w:t>
            </w:r>
          </w:p>
        </w:tc>
        <w:tc>
          <w:tcPr>
            <w:tcW w:w="441" w:type="pct"/>
            <w:tcBorders>
              <w:top w:val="nil"/>
              <w:left w:val="nil"/>
              <w:bottom w:val="single" w:sz="4" w:space="0" w:color="auto"/>
              <w:right w:val="single" w:sz="8"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 </w:t>
            </w:r>
          </w:p>
        </w:tc>
      </w:tr>
      <w:tr w:rsidR="00107B94" w:rsidRPr="00A17A95" w:rsidTr="00107B94">
        <w:trPr>
          <w:trHeight w:val="255"/>
        </w:trPr>
        <w:tc>
          <w:tcPr>
            <w:tcW w:w="247" w:type="pct"/>
            <w:tcBorders>
              <w:top w:val="nil"/>
              <w:left w:val="single" w:sz="8"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H</w:t>
            </w:r>
          </w:p>
        </w:tc>
        <w:tc>
          <w:tcPr>
            <w:tcW w:w="994"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State Code</w:t>
            </w:r>
          </w:p>
        </w:tc>
        <w:tc>
          <w:tcPr>
            <w:tcW w:w="2605"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Country Code for the Drawer</w:t>
            </w:r>
          </w:p>
        </w:tc>
        <w:tc>
          <w:tcPr>
            <w:tcW w:w="381"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CHAR</w:t>
            </w:r>
          </w:p>
        </w:tc>
        <w:tc>
          <w:tcPr>
            <w:tcW w:w="333"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jc w:val="right"/>
              <w:rPr>
                <w:rFonts w:ascii="Cambria" w:hAnsi="Cambria" w:cs="Calibri"/>
                <w:color w:val="000000"/>
                <w:sz w:val="20"/>
                <w:szCs w:val="20"/>
              </w:rPr>
            </w:pPr>
            <w:r w:rsidRPr="00A17A95">
              <w:rPr>
                <w:rFonts w:ascii="Cambria" w:hAnsi="Cambria" w:cs="Calibri"/>
                <w:color w:val="000000"/>
                <w:sz w:val="20"/>
                <w:szCs w:val="20"/>
              </w:rPr>
              <w:t>3</w:t>
            </w:r>
          </w:p>
        </w:tc>
        <w:tc>
          <w:tcPr>
            <w:tcW w:w="441" w:type="pct"/>
            <w:tcBorders>
              <w:top w:val="nil"/>
              <w:left w:val="nil"/>
              <w:bottom w:val="single" w:sz="4" w:space="0" w:color="auto"/>
              <w:right w:val="single" w:sz="8" w:space="0" w:color="auto"/>
            </w:tcBorders>
            <w:shd w:val="clear" w:color="auto" w:fill="auto"/>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Y</w:t>
            </w:r>
          </w:p>
        </w:tc>
      </w:tr>
      <w:tr w:rsidR="00107B94" w:rsidRPr="00A17A95" w:rsidTr="00107B94">
        <w:trPr>
          <w:trHeight w:val="255"/>
        </w:trPr>
        <w:tc>
          <w:tcPr>
            <w:tcW w:w="247" w:type="pct"/>
            <w:tcBorders>
              <w:top w:val="nil"/>
              <w:left w:val="single" w:sz="8" w:space="0" w:color="auto"/>
              <w:bottom w:val="single" w:sz="4" w:space="0" w:color="auto"/>
              <w:right w:val="single" w:sz="4"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I</w:t>
            </w:r>
          </w:p>
        </w:tc>
        <w:tc>
          <w:tcPr>
            <w:tcW w:w="994" w:type="pct"/>
            <w:tcBorders>
              <w:top w:val="nil"/>
              <w:left w:val="nil"/>
              <w:bottom w:val="single" w:sz="4" w:space="0" w:color="auto"/>
              <w:right w:val="single" w:sz="4"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BLANK</w:t>
            </w:r>
          </w:p>
        </w:tc>
        <w:tc>
          <w:tcPr>
            <w:tcW w:w="2605" w:type="pct"/>
            <w:tcBorders>
              <w:top w:val="nil"/>
              <w:left w:val="nil"/>
              <w:bottom w:val="single" w:sz="4" w:space="0" w:color="auto"/>
              <w:right w:val="single" w:sz="4"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 </w:t>
            </w:r>
          </w:p>
        </w:tc>
        <w:tc>
          <w:tcPr>
            <w:tcW w:w="381" w:type="pct"/>
            <w:tcBorders>
              <w:top w:val="nil"/>
              <w:left w:val="nil"/>
              <w:bottom w:val="single" w:sz="4" w:space="0" w:color="auto"/>
              <w:right w:val="single" w:sz="4"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 </w:t>
            </w:r>
          </w:p>
        </w:tc>
        <w:tc>
          <w:tcPr>
            <w:tcW w:w="333" w:type="pct"/>
            <w:tcBorders>
              <w:top w:val="nil"/>
              <w:left w:val="nil"/>
              <w:bottom w:val="single" w:sz="4" w:space="0" w:color="auto"/>
              <w:right w:val="single" w:sz="4"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 </w:t>
            </w:r>
          </w:p>
        </w:tc>
        <w:tc>
          <w:tcPr>
            <w:tcW w:w="441" w:type="pct"/>
            <w:tcBorders>
              <w:top w:val="nil"/>
              <w:left w:val="nil"/>
              <w:bottom w:val="single" w:sz="4" w:space="0" w:color="auto"/>
              <w:right w:val="single" w:sz="8" w:space="0" w:color="auto"/>
            </w:tcBorders>
            <w:shd w:val="clear" w:color="000000" w:fill="F2F2F2"/>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Y</w:t>
            </w:r>
          </w:p>
        </w:tc>
      </w:tr>
      <w:tr w:rsidR="00107B94" w:rsidRPr="00A17A95" w:rsidTr="00107B94">
        <w:trPr>
          <w:trHeight w:val="255"/>
        </w:trPr>
        <w:tc>
          <w:tcPr>
            <w:tcW w:w="247" w:type="pct"/>
            <w:tcBorders>
              <w:top w:val="nil"/>
              <w:left w:val="single" w:sz="8"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J</w:t>
            </w:r>
          </w:p>
        </w:tc>
        <w:tc>
          <w:tcPr>
            <w:tcW w:w="994"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Company Code</w:t>
            </w:r>
          </w:p>
        </w:tc>
        <w:tc>
          <w:tcPr>
            <w:tcW w:w="2605"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Company Code</w:t>
            </w:r>
          </w:p>
        </w:tc>
        <w:tc>
          <w:tcPr>
            <w:tcW w:w="381"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CHAR</w:t>
            </w:r>
          </w:p>
        </w:tc>
        <w:tc>
          <w:tcPr>
            <w:tcW w:w="333"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jc w:val="right"/>
              <w:rPr>
                <w:rFonts w:ascii="Cambria" w:hAnsi="Cambria" w:cs="Calibri"/>
                <w:color w:val="000000"/>
                <w:sz w:val="20"/>
                <w:szCs w:val="20"/>
              </w:rPr>
            </w:pPr>
            <w:r w:rsidRPr="00A17A95">
              <w:rPr>
                <w:rFonts w:ascii="Cambria" w:hAnsi="Cambria" w:cs="Calibri"/>
                <w:color w:val="000000"/>
                <w:sz w:val="20"/>
                <w:szCs w:val="20"/>
              </w:rPr>
              <w:t>20</w:t>
            </w:r>
          </w:p>
        </w:tc>
        <w:tc>
          <w:tcPr>
            <w:tcW w:w="441" w:type="pct"/>
            <w:tcBorders>
              <w:top w:val="nil"/>
              <w:left w:val="nil"/>
              <w:bottom w:val="single" w:sz="4" w:space="0" w:color="auto"/>
              <w:right w:val="single" w:sz="8" w:space="0" w:color="auto"/>
            </w:tcBorders>
            <w:shd w:val="clear" w:color="auto" w:fill="auto"/>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Y</w:t>
            </w:r>
          </w:p>
        </w:tc>
      </w:tr>
      <w:tr w:rsidR="00107B94" w:rsidRPr="00A17A95" w:rsidTr="00107B94">
        <w:trPr>
          <w:trHeight w:val="255"/>
        </w:trPr>
        <w:tc>
          <w:tcPr>
            <w:tcW w:w="247" w:type="pct"/>
            <w:tcBorders>
              <w:top w:val="nil"/>
              <w:left w:val="single" w:sz="8"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K</w:t>
            </w:r>
          </w:p>
        </w:tc>
        <w:tc>
          <w:tcPr>
            <w:tcW w:w="994"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Drawer Code</w:t>
            </w:r>
          </w:p>
        </w:tc>
        <w:tc>
          <w:tcPr>
            <w:tcW w:w="2605"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Unique code to identify drawer OLD-Product short description/Client code New Policies - prodcode/proposal sequence</w:t>
            </w:r>
          </w:p>
        </w:tc>
        <w:tc>
          <w:tcPr>
            <w:tcW w:w="381"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CHAR</w:t>
            </w:r>
          </w:p>
        </w:tc>
        <w:tc>
          <w:tcPr>
            <w:tcW w:w="333"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jc w:val="right"/>
              <w:rPr>
                <w:rFonts w:ascii="Cambria" w:hAnsi="Cambria" w:cs="Calibri"/>
                <w:color w:val="000000"/>
                <w:sz w:val="20"/>
                <w:szCs w:val="20"/>
              </w:rPr>
            </w:pPr>
            <w:r w:rsidRPr="00A17A95">
              <w:rPr>
                <w:rFonts w:ascii="Cambria" w:hAnsi="Cambria" w:cs="Calibri"/>
                <w:color w:val="000000"/>
                <w:sz w:val="20"/>
                <w:szCs w:val="20"/>
              </w:rPr>
              <w:t>20</w:t>
            </w:r>
          </w:p>
        </w:tc>
        <w:tc>
          <w:tcPr>
            <w:tcW w:w="441" w:type="pct"/>
            <w:tcBorders>
              <w:top w:val="nil"/>
              <w:left w:val="nil"/>
              <w:bottom w:val="single" w:sz="4" w:space="0" w:color="auto"/>
              <w:right w:val="single" w:sz="8" w:space="0" w:color="auto"/>
            </w:tcBorders>
            <w:shd w:val="clear" w:color="auto" w:fill="auto"/>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Y</w:t>
            </w:r>
          </w:p>
        </w:tc>
      </w:tr>
      <w:tr w:rsidR="00107B94" w:rsidRPr="00A17A95" w:rsidTr="00107B94">
        <w:trPr>
          <w:trHeight w:val="255"/>
        </w:trPr>
        <w:tc>
          <w:tcPr>
            <w:tcW w:w="247" w:type="pct"/>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L</w:t>
            </w:r>
          </w:p>
        </w:tc>
        <w:tc>
          <w:tcPr>
            <w:tcW w:w="994"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Drawer Description</w:t>
            </w:r>
          </w:p>
        </w:tc>
        <w:tc>
          <w:tcPr>
            <w:tcW w:w="2605"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Name details of drawer-Policy number</w:t>
            </w:r>
          </w:p>
        </w:tc>
        <w:tc>
          <w:tcPr>
            <w:tcW w:w="381"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CHAR</w:t>
            </w:r>
          </w:p>
        </w:tc>
        <w:tc>
          <w:tcPr>
            <w:tcW w:w="333"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jc w:val="right"/>
              <w:rPr>
                <w:rFonts w:ascii="Cambria" w:hAnsi="Cambria" w:cs="Calibri"/>
                <w:color w:val="000000"/>
                <w:sz w:val="20"/>
                <w:szCs w:val="20"/>
              </w:rPr>
            </w:pPr>
            <w:r w:rsidRPr="00A17A95">
              <w:rPr>
                <w:rFonts w:ascii="Cambria" w:hAnsi="Cambria" w:cs="Calibri"/>
                <w:color w:val="000000"/>
                <w:sz w:val="20"/>
                <w:szCs w:val="20"/>
              </w:rPr>
              <w:t>40</w:t>
            </w:r>
          </w:p>
        </w:tc>
        <w:tc>
          <w:tcPr>
            <w:tcW w:w="441" w:type="pct"/>
            <w:tcBorders>
              <w:top w:val="nil"/>
              <w:left w:val="nil"/>
              <w:bottom w:val="single" w:sz="4" w:space="0" w:color="auto"/>
              <w:right w:val="single" w:sz="8" w:space="0" w:color="auto"/>
            </w:tcBorders>
            <w:shd w:val="clear" w:color="auto" w:fill="auto"/>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Y</w:t>
            </w:r>
          </w:p>
        </w:tc>
      </w:tr>
    </w:tbl>
    <w:p w:rsidR="00107B94" w:rsidRPr="00A17A95" w:rsidRDefault="00107B94" w:rsidP="005062D5">
      <w:pPr>
        <w:rPr>
          <w:rFonts w:ascii="Cambria" w:eastAsiaTheme="minorHAnsi" w:hAnsi="Cambria"/>
        </w:rPr>
      </w:pPr>
    </w:p>
    <w:p w:rsidR="005062D5" w:rsidRPr="00A17A95" w:rsidRDefault="005062D5" w:rsidP="005062D5">
      <w:pPr>
        <w:rPr>
          <w:rFonts w:ascii="Cambria" w:eastAsiaTheme="minorHAnsi" w:hAnsi="Cambria"/>
        </w:rPr>
      </w:pPr>
      <w:r w:rsidRPr="00A17A95">
        <w:rPr>
          <w:rFonts w:ascii="Cambria" w:eastAsiaTheme="minorHAnsi" w:hAnsi="Cambria"/>
        </w:rPr>
        <w:t>Create the mandate file</w:t>
      </w:r>
      <w:r w:rsidR="00290FBD" w:rsidRPr="00A17A95">
        <w:rPr>
          <w:rFonts w:ascii="Cambria" w:eastAsiaTheme="minorHAnsi" w:hAnsi="Cambria"/>
        </w:rPr>
        <w:t xml:space="preserve"> for new clients/cases</w:t>
      </w:r>
      <w:r w:rsidRPr="00A17A95">
        <w:rPr>
          <w:rFonts w:ascii="Cambria" w:eastAsiaTheme="minorHAnsi" w:hAnsi="Cambria"/>
        </w:rPr>
        <w:t>. the format</w:t>
      </w:r>
      <w:r w:rsidR="00290FBD" w:rsidRPr="00A17A95">
        <w:rPr>
          <w:rFonts w:ascii="Cambria" w:eastAsiaTheme="minorHAnsi" w:hAnsi="Cambria"/>
        </w:rPr>
        <w:t>, load it into the ecobank system</w:t>
      </w:r>
    </w:p>
    <w:p w:rsidR="00107B94" w:rsidRPr="00A17A95" w:rsidRDefault="00107B94" w:rsidP="005062D5">
      <w:pPr>
        <w:rPr>
          <w:rFonts w:ascii="Cambria" w:eastAsiaTheme="minorHAnsi" w:hAnsi="Cambria"/>
        </w:rPr>
      </w:pPr>
    </w:p>
    <w:tbl>
      <w:tblPr>
        <w:tblW w:w="10180" w:type="dxa"/>
        <w:tblInd w:w="91" w:type="dxa"/>
        <w:tblLook w:val="04A0" w:firstRow="1" w:lastRow="0" w:firstColumn="1" w:lastColumn="0" w:noHBand="0" w:noVBand="1"/>
      </w:tblPr>
      <w:tblGrid>
        <w:gridCol w:w="960"/>
        <w:gridCol w:w="2320"/>
        <w:gridCol w:w="3220"/>
        <w:gridCol w:w="1440"/>
        <w:gridCol w:w="1038"/>
        <w:gridCol w:w="1385"/>
      </w:tblGrid>
      <w:tr w:rsidR="00107B94" w:rsidRPr="00A17A95" w:rsidTr="00107B94">
        <w:trPr>
          <w:trHeight w:val="255"/>
        </w:trPr>
        <w:tc>
          <w:tcPr>
            <w:tcW w:w="960"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FIELD</w:t>
            </w:r>
          </w:p>
        </w:tc>
        <w:tc>
          <w:tcPr>
            <w:tcW w:w="2320" w:type="dxa"/>
            <w:tcBorders>
              <w:top w:val="single" w:sz="4" w:space="0" w:color="auto"/>
              <w:left w:val="nil"/>
              <w:bottom w:val="single" w:sz="4" w:space="0" w:color="auto"/>
              <w:right w:val="single" w:sz="4" w:space="0" w:color="auto"/>
            </w:tcBorders>
            <w:shd w:val="clear" w:color="000000" w:fill="BFBFBF"/>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FIELD NAME</w:t>
            </w:r>
          </w:p>
        </w:tc>
        <w:tc>
          <w:tcPr>
            <w:tcW w:w="3220" w:type="dxa"/>
            <w:tcBorders>
              <w:top w:val="single" w:sz="4" w:space="0" w:color="auto"/>
              <w:left w:val="nil"/>
              <w:bottom w:val="single" w:sz="4" w:space="0" w:color="auto"/>
              <w:right w:val="single" w:sz="4" w:space="0" w:color="auto"/>
            </w:tcBorders>
            <w:shd w:val="clear" w:color="000000" w:fill="BFBFBF"/>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FIELD DESCRIPTION</w:t>
            </w:r>
          </w:p>
        </w:tc>
        <w:tc>
          <w:tcPr>
            <w:tcW w:w="1440" w:type="dxa"/>
            <w:tcBorders>
              <w:top w:val="single" w:sz="4" w:space="0" w:color="auto"/>
              <w:left w:val="nil"/>
              <w:bottom w:val="single" w:sz="4" w:space="0" w:color="auto"/>
              <w:right w:val="single" w:sz="4" w:space="0" w:color="auto"/>
            </w:tcBorders>
            <w:shd w:val="clear" w:color="000000" w:fill="BFBFBF"/>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DATA TYPE</w:t>
            </w:r>
          </w:p>
        </w:tc>
        <w:tc>
          <w:tcPr>
            <w:tcW w:w="960" w:type="dxa"/>
            <w:tcBorders>
              <w:top w:val="single" w:sz="4" w:space="0" w:color="auto"/>
              <w:left w:val="nil"/>
              <w:bottom w:val="single" w:sz="4" w:space="0" w:color="auto"/>
              <w:right w:val="single" w:sz="4" w:space="0" w:color="auto"/>
            </w:tcBorders>
            <w:shd w:val="clear" w:color="000000" w:fill="BFBFBF"/>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CHXTERS</w:t>
            </w:r>
          </w:p>
        </w:tc>
        <w:tc>
          <w:tcPr>
            <w:tcW w:w="1280" w:type="dxa"/>
            <w:tcBorders>
              <w:top w:val="single" w:sz="4" w:space="0" w:color="auto"/>
              <w:left w:val="nil"/>
              <w:bottom w:val="single" w:sz="4" w:space="0" w:color="auto"/>
              <w:right w:val="single" w:sz="4" w:space="0" w:color="auto"/>
            </w:tcBorders>
            <w:shd w:val="clear" w:color="000000" w:fill="BFBFBF"/>
            <w:noWrap/>
            <w:vAlign w:val="bottom"/>
            <w:hideMark/>
          </w:tcPr>
          <w:p w:rsidR="00107B94" w:rsidRPr="00A17A95" w:rsidRDefault="00107B94">
            <w:pPr>
              <w:rPr>
                <w:rFonts w:ascii="Cambria" w:hAnsi="Cambria" w:cs="Calibri"/>
                <w:color w:val="000000"/>
                <w:sz w:val="20"/>
                <w:szCs w:val="20"/>
              </w:rPr>
            </w:pPr>
            <w:r w:rsidRPr="00A17A95">
              <w:rPr>
                <w:rFonts w:ascii="Cambria" w:hAnsi="Cambria" w:cs="Calibri"/>
                <w:color w:val="000000"/>
                <w:sz w:val="20"/>
                <w:szCs w:val="20"/>
              </w:rPr>
              <w:t>MANDATORY</w:t>
            </w:r>
          </w:p>
        </w:tc>
      </w:tr>
      <w:tr w:rsidR="00107B94" w:rsidRPr="00A17A95" w:rsidTr="00107B94">
        <w:trPr>
          <w:trHeight w:val="24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C</w:t>
            </w:r>
          </w:p>
        </w:tc>
        <w:tc>
          <w:tcPr>
            <w:tcW w:w="23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Drawer Account</w:t>
            </w:r>
          </w:p>
        </w:tc>
        <w:tc>
          <w:tcPr>
            <w:tcW w:w="32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Debit Account</w:t>
            </w:r>
          </w:p>
        </w:tc>
        <w:tc>
          <w:tcPr>
            <w:tcW w:w="144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96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128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r>
      <w:tr w:rsidR="00107B94" w:rsidRPr="00A17A95" w:rsidTr="00107B94">
        <w:trPr>
          <w:trHeight w:val="24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D</w:t>
            </w:r>
          </w:p>
        </w:tc>
        <w:tc>
          <w:tcPr>
            <w:tcW w:w="23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BANK</w:t>
            </w:r>
          </w:p>
        </w:tc>
        <w:tc>
          <w:tcPr>
            <w:tcW w:w="32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Beneficiary's Bank</w:t>
            </w:r>
          </w:p>
        </w:tc>
        <w:tc>
          <w:tcPr>
            <w:tcW w:w="144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CHAR</w:t>
            </w:r>
          </w:p>
        </w:tc>
        <w:tc>
          <w:tcPr>
            <w:tcW w:w="96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jc w:val="right"/>
              <w:rPr>
                <w:rFonts w:ascii="Cambria" w:hAnsi="Cambria" w:cs="Calibri"/>
                <w:color w:val="000000"/>
                <w:sz w:val="18"/>
                <w:szCs w:val="18"/>
              </w:rPr>
            </w:pPr>
            <w:r w:rsidRPr="00A17A95">
              <w:rPr>
                <w:rFonts w:ascii="Cambria" w:hAnsi="Cambria" w:cs="Calibri"/>
                <w:color w:val="000000"/>
                <w:sz w:val="18"/>
                <w:szCs w:val="18"/>
              </w:rPr>
              <w:t>8</w:t>
            </w:r>
          </w:p>
        </w:tc>
        <w:tc>
          <w:tcPr>
            <w:tcW w:w="128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Y</w:t>
            </w:r>
          </w:p>
        </w:tc>
      </w:tr>
      <w:tr w:rsidR="00107B94" w:rsidRPr="00A17A95" w:rsidTr="00107B94">
        <w:trPr>
          <w:trHeight w:val="24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E</w:t>
            </w:r>
          </w:p>
        </w:tc>
        <w:tc>
          <w:tcPr>
            <w:tcW w:w="23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BRANCH</w:t>
            </w:r>
          </w:p>
        </w:tc>
        <w:tc>
          <w:tcPr>
            <w:tcW w:w="32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Beneficiary's Branch</w:t>
            </w:r>
          </w:p>
        </w:tc>
        <w:tc>
          <w:tcPr>
            <w:tcW w:w="144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CHAR</w:t>
            </w:r>
          </w:p>
        </w:tc>
        <w:tc>
          <w:tcPr>
            <w:tcW w:w="96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jc w:val="right"/>
              <w:rPr>
                <w:rFonts w:ascii="Cambria" w:hAnsi="Cambria" w:cs="Calibri"/>
                <w:color w:val="000000"/>
                <w:sz w:val="18"/>
                <w:szCs w:val="18"/>
              </w:rPr>
            </w:pPr>
            <w:r w:rsidRPr="00A17A95">
              <w:rPr>
                <w:rFonts w:ascii="Cambria" w:hAnsi="Cambria" w:cs="Calibri"/>
                <w:color w:val="000000"/>
                <w:sz w:val="18"/>
                <w:szCs w:val="18"/>
              </w:rPr>
              <w:t>8</w:t>
            </w:r>
          </w:p>
        </w:tc>
        <w:tc>
          <w:tcPr>
            <w:tcW w:w="128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Y</w:t>
            </w:r>
          </w:p>
        </w:tc>
      </w:tr>
      <w:tr w:rsidR="00107B94" w:rsidRPr="00A17A95" w:rsidTr="00107B94">
        <w:trPr>
          <w:trHeight w:val="24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G</w:t>
            </w:r>
          </w:p>
        </w:tc>
        <w:tc>
          <w:tcPr>
            <w:tcW w:w="23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COPANY NAME</w:t>
            </w:r>
          </w:p>
        </w:tc>
        <w:tc>
          <w:tcPr>
            <w:tcW w:w="32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COMPANY RUNNING THE FILE</w:t>
            </w:r>
          </w:p>
        </w:tc>
        <w:tc>
          <w:tcPr>
            <w:tcW w:w="144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CHAR</w:t>
            </w:r>
          </w:p>
        </w:tc>
        <w:tc>
          <w:tcPr>
            <w:tcW w:w="96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128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Y</w:t>
            </w:r>
          </w:p>
        </w:tc>
      </w:tr>
      <w:tr w:rsidR="00107B94" w:rsidRPr="00A17A95" w:rsidTr="00107B94">
        <w:trPr>
          <w:trHeight w:val="24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I</w:t>
            </w:r>
          </w:p>
        </w:tc>
        <w:tc>
          <w:tcPr>
            <w:tcW w:w="23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Y</w:t>
            </w:r>
          </w:p>
        </w:tc>
        <w:tc>
          <w:tcPr>
            <w:tcW w:w="32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144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96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128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r>
      <w:tr w:rsidR="00107B94" w:rsidRPr="00A17A95" w:rsidTr="00107B94">
        <w:trPr>
          <w:trHeight w:val="24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K</w:t>
            </w:r>
          </w:p>
        </w:tc>
        <w:tc>
          <w:tcPr>
            <w:tcW w:w="23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CODE</w:t>
            </w:r>
          </w:p>
        </w:tc>
        <w:tc>
          <w:tcPr>
            <w:tcW w:w="32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DRAWER CODE</w:t>
            </w:r>
          </w:p>
        </w:tc>
        <w:tc>
          <w:tcPr>
            <w:tcW w:w="144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96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jc w:val="right"/>
              <w:rPr>
                <w:rFonts w:ascii="Cambria" w:hAnsi="Cambria" w:cs="Calibri"/>
                <w:color w:val="000000"/>
                <w:sz w:val="18"/>
                <w:szCs w:val="18"/>
              </w:rPr>
            </w:pPr>
            <w:r w:rsidRPr="00A17A95">
              <w:rPr>
                <w:rFonts w:ascii="Cambria" w:hAnsi="Cambria" w:cs="Calibri"/>
                <w:color w:val="000000"/>
                <w:sz w:val="18"/>
                <w:szCs w:val="18"/>
              </w:rPr>
              <w:t>10</w:t>
            </w:r>
          </w:p>
        </w:tc>
        <w:tc>
          <w:tcPr>
            <w:tcW w:w="128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Y</w:t>
            </w:r>
          </w:p>
        </w:tc>
      </w:tr>
      <w:tr w:rsidR="00107B94" w:rsidRPr="00A17A95" w:rsidTr="00107B94">
        <w:trPr>
          <w:trHeight w:val="24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Q</w:t>
            </w:r>
          </w:p>
        </w:tc>
        <w:tc>
          <w:tcPr>
            <w:tcW w:w="23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M</w:t>
            </w:r>
          </w:p>
        </w:tc>
        <w:tc>
          <w:tcPr>
            <w:tcW w:w="32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144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96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128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Y</w:t>
            </w:r>
          </w:p>
        </w:tc>
      </w:tr>
      <w:tr w:rsidR="00107B94" w:rsidRPr="00A17A95" w:rsidTr="00107B94">
        <w:trPr>
          <w:trHeight w:val="24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R</w:t>
            </w:r>
          </w:p>
        </w:tc>
        <w:tc>
          <w:tcPr>
            <w:tcW w:w="23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CODE</w:t>
            </w:r>
          </w:p>
        </w:tc>
        <w:tc>
          <w:tcPr>
            <w:tcW w:w="32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MANDATE CODE</w:t>
            </w:r>
          </w:p>
        </w:tc>
        <w:tc>
          <w:tcPr>
            <w:tcW w:w="144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96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jc w:val="right"/>
              <w:rPr>
                <w:rFonts w:ascii="Cambria" w:hAnsi="Cambria" w:cs="Calibri"/>
                <w:color w:val="000000"/>
                <w:sz w:val="18"/>
                <w:szCs w:val="18"/>
              </w:rPr>
            </w:pPr>
            <w:r w:rsidRPr="00A17A95">
              <w:rPr>
                <w:rFonts w:ascii="Cambria" w:hAnsi="Cambria" w:cs="Calibri"/>
                <w:color w:val="000000"/>
                <w:sz w:val="18"/>
                <w:szCs w:val="18"/>
              </w:rPr>
              <w:t>10</w:t>
            </w:r>
          </w:p>
        </w:tc>
        <w:tc>
          <w:tcPr>
            <w:tcW w:w="128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Y</w:t>
            </w:r>
          </w:p>
        </w:tc>
      </w:tr>
      <w:tr w:rsidR="00107B94" w:rsidRPr="00A17A95" w:rsidTr="00107B94">
        <w:trPr>
          <w:trHeight w:val="24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S</w:t>
            </w:r>
          </w:p>
        </w:tc>
        <w:tc>
          <w:tcPr>
            <w:tcW w:w="23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CODE</w:t>
            </w:r>
          </w:p>
        </w:tc>
        <w:tc>
          <w:tcPr>
            <w:tcW w:w="32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MANDATE</w:t>
            </w:r>
          </w:p>
        </w:tc>
        <w:tc>
          <w:tcPr>
            <w:tcW w:w="144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96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jc w:val="right"/>
              <w:rPr>
                <w:rFonts w:ascii="Cambria" w:hAnsi="Cambria" w:cs="Calibri"/>
                <w:color w:val="000000"/>
                <w:sz w:val="18"/>
                <w:szCs w:val="18"/>
              </w:rPr>
            </w:pPr>
            <w:r w:rsidRPr="00A17A95">
              <w:rPr>
                <w:rFonts w:ascii="Cambria" w:hAnsi="Cambria" w:cs="Calibri"/>
                <w:color w:val="000000"/>
                <w:sz w:val="18"/>
                <w:szCs w:val="18"/>
              </w:rPr>
              <w:t>40</w:t>
            </w:r>
          </w:p>
        </w:tc>
        <w:tc>
          <w:tcPr>
            <w:tcW w:w="128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Y</w:t>
            </w:r>
          </w:p>
        </w:tc>
      </w:tr>
      <w:tr w:rsidR="00107B94" w:rsidRPr="00A17A95" w:rsidTr="00107B94">
        <w:trPr>
          <w:trHeight w:val="24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T</w:t>
            </w:r>
          </w:p>
        </w:tc>
        <w:tc>
          <w:tcPr>
            <w:tcW w:w="2320" w:type="dxa"/>
            <w:tcBorders>
              <w:top w:val="nil"/>
              <w:left w:val="nil"/>
              <w:bottom w:val="single" w:sz="4" w:space="0" w:color="auto"/>
              <w:right w:val="single" w:sz="4" w:space="0" w:color="auto"/>
            </w:tcBorders>
            <w:shd w:val="clear" w:color="000000" w:fill="F2F2F2"/>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BLANK</w:t>
            </w:r>
          </w:p>
        </w:tc>
        <w:tc>
          <w:tcPr>
            <w:tcW w:w="3220" w:type="dxa"/>
            <w:tcBorders>
              <w:top w:val="nil"/>
              <w:left w:val="nil"/>
              <w:bottom w:val="single" w:sz="4" w:space="0" w:color="auto"/>
              <w:right w:val="single" w:sz="4" w:space="0" w:color="auto"/>
            </w:tcBorders>
            <w:shd w:val="clear" w:color="000000" w:fill="F2F2F2"/>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1440" w:type="dxa"/>
            <w:tcBorders>
              <w:top w:val="nil"/>
              <w:left w:val="nil"/>
              <w:bottom w:val="single" w:sz="4" w:space="0" w:color="auto"/>
              <w:right w:val="single" w:sz="4" w:space="0" w:color="auto"/>
            </w:tcBorders>
            <w:shd w:val="clear" w:color="000000" w:fill="F2F2F2"/>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960" w:type="dxa"/>
            <w:tcBorders>
              <w:top w:val="nil"/>
              <w:left w:val="nil"/>
              <w:bottom w:val="single" w:sz="4" w:space="0" w:color="auto"/>
              <w:right w:val="single" w:sz="4" w:space="0" w:color="auto"/>
            </w:tcBorders>
            <w:shd w:val="clear" w:color="000000" w:fill="F2F2F2"/>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1280" w:type="dxa"/>
            <w:tcBorders>
              <w:top w:val="nil"/>
              <w:left w:val="nil"/>
              <w:bottom w:val="single" w:sz="4" w:space="0" w:color="auto"/>
              <w:right w:val="single" w:sz="4" w:space="0" w:color="auto"/>
            </w:tcBorders>
            <w:shd w:val="clear" w:color="000000" w:fill="F2F2F2"/>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r>
      <w:tr w:rsidR="00107B94" w:rsidRPr="00A17A95" w:rsidTr="00107B94">
        <w:trPr>
          <w:trHeight w:val="24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U</w:t>
            </w:r>
          </w:p>
        </w:tc>
        <w:tc>
          <w:tcPr>
            <w:tcW w:w="23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DATE</w:t>
            </w:r>
          </w:p>
        </w:tc>
        <w:tc>
          <w:tcPr>
            <w:tcW w:w="32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DATE (01012011)</w:t>
            </w:r>
          </w:p>
        </w:tc>
        <w:tc>
          <w:tcPr>
            <w:tcW w:w="144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CHAR</w:t>
            </w:r>
          </w:p>
        </w:tc>
        <w:tc>
          <w:tcPr>
            <w:tcW w:w="96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jc w:val="right"/>
              <w:rPr>
                <w:rFonts w:ascii="Cambria" w:hAnsi="Cambria" w:cs="Calibri"/>
                <w:color w:val="000000"/>
                <w:sz w:val="18"/>
                <w:szCs w:val="18"/>
              </w:rPr>
            </w:pPr>
            <w:r w:rsidRPr="00A17A95">
              <w:rPr>
                <w:rFonts w:ascii="Cambria" w:hAnsi="Cambria" w:cs="Calibri"/>
                <w:color w:val="000000"/>
                <w:sz w:val="18"/>
                <w:szCs w:val="18"/>
              </w:rPr>
              <w:t>8</w:t>
            </w:r>
          </w:p>
        </w:tc>
        <w:tc>
          <w:tcPr>
            <w:tcW w:w="128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Y</w:t>
            </w:r>
          </w:p>
        </w:tc>
      </w:tr>
      <w:tr w:rsidR="00107B94" w:rsidRPr="00A17A95" w:rsidTr="00107B94">
        <w:trPr>
          <w:trHeight w:val="24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V</w:t>
            </w:r>
          </w:p>
        </w:tc>
        <w:tc>
          <w:tcPr>
            <w:tcW w:w="23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N</w:t>
            </w:r>
          </w:p>
        </w:tc>
        <w:tc>
          <w:tcPr>
            <w:tcW w:w="32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144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96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128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Y</w:t>
            </w:r>
          </w:p>
        </w:tc>
      </w:tr>
      <w:tr w:rsidR="00107B94" w:rsidRPr="00A17A95" w:rsidTr="00107B94">
        <w:trPr>
          <w:trHeight w:val="24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W</w:t>
            </w:r>
          </w:p>
        </w:tc>
        <w:tc>
          <w:tcPr>
            <w:tcW w:w="23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N</w:t>
            </w:r>
          </w:p>
        </w:tc>
        <w:tc>
          <w:tcPr>
            <w:tcW w:w="32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144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96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128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Y</w:t>
            </w:r>
          </w:p>
        </w:tc>
      </w:tr>
      <w:tr w:rsidR="00107B94" w:rsidRPr="00A17A95" w:rsidTr="00107B94">
        <w:trPr>
          <w:trHeight w:val="24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lastRenderedPageBreak/>
              <w:t>X</w:t>
            </w:r>
          </w:p>
        </w:tc>
        <w:tc>
          <w:tcPr>
            <w:tcW w:w="23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V</w:t>
            </w:r>
          </w:p>
        </w:tc>
        <w:tc>
          <w:tcPr>
            <w:tcW w:w="32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144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96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128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Y</w:t>
            </w:r>
          </w:p>
        </w:tc>
      </w:tr>
      <w:tr w:rsidR="00107B94" w:rsidRPr="00A17A95" w:rsidTr="00107B94">
        <w:trPr>
          <w:trHeight w:val="24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Y</w:t>
            </w:r>
          </w:p>
        </w:tc>
        <w:tc>
          <w:tcPr>
            <w:tcW w:w="23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N</w:t>
            </w:r>
          </w:p>
        </w:tc>
        <w:tc>
          <w:tcPr>
            <w:tcW w:w="32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144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96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128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Y</w:t>
            </w:r>
          </w:p>
        </w:tc>
      </w:tr>
      <w:tr w:rsidR="00107B94" w:rsidRPr="00A17A95" w:rsidTr="00107B94">
        <w:trPr>
          <w:trHeight w:val="24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Z</w:t>
            </w:r>
          </w:p>
        </w:tc>
        <w:tc>
          <w:tcPr>
            <w:tcW w:w="23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BLANK</w:t>
            </w:r>
          </w:p>
        </w:tc>
        <w:tc>
          <w:tcPr>
            <w:tcW w:w="32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144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96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128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Y</w:t>
            </w:r>
          </w:p>
        </w:tc>
      </w:tr>
      <w:tr w:rsidR="00107B94" w:rsidRPr="00A17A95" w:rsidTr="00107B94">
        <w:trPr>
          <w:trHeight w:val="24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AA</w:t>
            </w:r>
          </w:p>
        </w:tc>
        <w:tc>
          <w:tcPr>
            <w:tcW w:w="23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BLANK</w:t>
            </w:r>
          </w:p>
        </w:tc>
        <w:tc>
          <w:tcPr>
            <w:tcW w:w="32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144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96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128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r>
      <w:tr w:rsidR="00107B94" w:rsidRPr="00A17A95" w:rsidTr="00107B94">
        <w:trPr>
          <w:trHeight w:val="24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AB</w:t>
            </w:r>
          </w:p>
        </w:tc>
        <w:tc>
          <w:tcPr>
            <w:tcW w:w="23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CURRENCY</w:t>
            </w:r>
          </w:p>
        </w:tc>
        <w:tc>
          <w:tcPr>
            <w:tcW w:w="322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 </w:t>
            </w:r>
          </w:p>
        </w:tc>
        <w:tc>
          <w:tcPr>
            <w:tcW w:w="144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CHAR</w:t>
            </w:r>
          </w:p>
        </w:tc>
        <w:tc>
          <w:tcPr>
            <w:tcW w:w="96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jc w:val="right"/>
              <w:rPr>
                <w:rFonts w:ascii="Cambria" w:hAnsi="Cambria" w:cs="Calibri"/>
                <w:color w:val="000000"/>
                <w:sz w:val="18"/>
                <w:szCs w:val="18"/>
              </w:rPr>
            </w:pPr>
            <w:r w:rsidRPr="00A17A95">
              <w:rPr>
                <w:rFonts w:ascii="Cambria" w:hAnsi="Cambria" w:cs="Calibri"/>
                <w:color w:val="000000"/>
                <w:sz w:val="18"/>
                <w:szCs w:val="18"/>
              </w:rPr>
              <w:t>3</w:t>
            </w:r>
          </w:p>
        </w:tc>
        <w:tc>
          <w:tcPr>
            <w:tcW w:w="1280" w:type="dxa"/>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8"/>
                <w:szCs w:val="18"/>
              </w:rPr>
            </w:pPr>
            <w:r w:rsidRPr="00A17A95">
              <w:rPr>
                <w:rFonts w:ascii="Cambria" w:hAnsi="Cambria" w:cs="Calibri"/>
                <w:color w:val="000000"/>
                <w:sz w:val="18"/>
                <w:szCs w:val="18"/>
              </w:rPr>
              <w:t>Y</w:t>
            </w:r>
          </w:p>
        </w:tc>
      </w:tr>
    </w:tbl>
    <w:p w:rsidR="00107B94" w:rsidRPr="00A17A95" w:rsidRDefault="00107B94" w:rsidP="005062D5">
      <w:pPr>
        <w:rPr>
          <w:rFonts w:ascii="Cambria" w:eastAsiaTheme="minorHAnsi" w:hAnsi="Cambria"/>
        </w:rPr>
      </w:pPr>
    </w:p>
    <w:p w:rsidR="005062D5" w:rsidRPr="00A17A95" w:rsidRDefault="00290FBD" w:rsidP="005062D5">
      <w:pPr>
        <w:rPr>
          <w:rFonts w:ascii="Cambria" w:eastAsiaTheme="minorHAnsi" w:hAnsi="Cambria"/>
        </w:rPr>
      </w:pPr>
      <w:r w:rsidRPr="00A17A95">
        <w:rPr>
          <w:rFonts w:ascii="Cambria" w:eastAsiaTheme="minorHAnsi" w:hAnsi="Cambria"/>
        </w:rPr>
        <w:t>Create the Upload file for all the cases.  the format, load it into the ecobank system</w:t>
      </w:r>
    </w:p>
    <w:tbl>
      <w:tblPr>
        <w:tblW w:w="5000" w:type="pct"/>
        <w:tblLook w:val="04A0" w:firstRow="1" w:lastRow="0" w:firstColumn="1" w:lastColumn="0" w:noHBand="0" w:noVBand="1"/>
      </w:tblPr>
      <w:tblGrid>
        <w:gridCol w:w="810"/>
        <w:gridCol w:w="1599"/>
        <w:gridCol w:w="3537"/>
        <w:gridCol w:w="1620"/>
        <w:gridCol w:w="845"/>
        <w:gridCol w:w="729"/>
        <w:gridCol w:w="436"/>
      </w:tblGrid>
      <w:tr w:rsidR="00107B94" w:rsidRPr="00A17A95" w:rsidTr="00107B94">
        <w:trPr>
          <w:trHeight w:val="300"/>
        </w:trPr>
        <w:tc>
          <w:tcPr>
            <w:tcW w:w="472" w:type="pct"/>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HEADER BAND</w:t>
            </w:r>
          </w:p>
        </w:tc>
        <w:tc>
          <w:tcPr>
            <w:tcW w:w="700" w:type="pct"/>
            <w:tcBorders>
              <w:top w:val="single" w:sz="4" w:space="0" w:color="auto"/>
              <w:left w:val="nil"/>
              <w:bottom w:val="single" w:sz="4" w:space="0" w:color="auto"/>
              <w:right w:val="single" w:sz="4" w:space="0" w:color="auto"/>
            </w:tcBorders>
            <w:shd w:val="clear" w:color="000000" w:fill="8DB4E3"/>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FIELD NAME</w:t>
            </w:r>
          </w:p>
        </w:tc>
        <w:tc>
          <w:tcPr>
            <w:tcW w:w="1913" w:type="pct"/>
            <w:tcBorders>
              <w:top w:val="single" w:sz="4" w:space="0" w:color="auto"/>
              <w:left w:val="nil"/>
              <w:bottom w:val="single" w:sz="4" w:space="0" w:color="auto"/>
              <w:right w:val="single" w:sz="4" w:space="0" w:color="auto"/>
            </w:tcBorders>
            <w:shd w:val="clear" w:color="000000" w:fill="8DB4E3"/>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FIELD DESCRIPTION</w:t>
            </w:r>
          </w:p>
        </w:tc>
        <w:tc>
          <w:tcPr>
            <w:tcW w:w="725" w:type="pct"/>
            <w:tcBorders>
              <w:top w:val="single" w:sz="4" w:space="0" w:color="auto"/>
              <w:left w:val="nil"/>
              <w:bottom w:val="single" w:sz="4" w:space="0" w:color="auto"/>
              <w:right w:val="single" w:sz="4" w:space="0" w:color="auto"/>
            </w:tcBorders>
            <w:shd w:val="clear" w:color="000000" w:fill="8DB4E3"/>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DATA TYPE</w:t>
            </w:r>
          </w:p>
        </w:tc>
        <w:tc>
          <w:tcPr>
            <w:tcW w:w="397" w:type="pct"/>
            <w:tcBorders>
              <w:top w:val="single" w:sz="4" w:space="0" w:color="auto"/>
              <w:left w:val="nil"/>
              <w:bottom w:val="single" w:sz="4" w:space="0" w:color="auto"/>
              <w:right w:val="single" w:sz="4" w:space="0" w:color="auto"/>
            </w:tcBorders>
            <w:shd w:val="clear" w:color="000000" w:fill="8DB4E3"/>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CHXTERS</w:t>
            </w:r>
          </w:p>
        </w:tc>
        <w:tc>
          <w:tcPr>
            <w:tcW w:w="449" w:type="pct"/>
            <w:tcBorders>
              <w:top w:val="single" w:sz="4" w:space="0" w:color="auto"/>
              <w:left w:val="nil"/>
              <w:bottom w:val="single" w:sz="4" w:space="0" w:color="auto"/>
              <w:right w:val="single" w:sz="4" w:space="0" w:color="auto"/>
            </w:tcBorders>
            <w:shd w:val="clear" w:color="000000" w:fill="8DB4E3"/>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MANDATORY</w:t>
            </w:r>
          </w:p>
        </w:tc>
        <w:tc>
          <w:tcPr>
            <w:tcW w:w="344" w:type="pct"/>
            <w:tcBorders>
              <w:top w:val="single" w:sz="4" w:space="0" w:color="auto"/>
              <w:left w:val="nil"/>
              <w:bottom w:val="single" w:sz="4" w:space="0" w:color="auto"/>
              <w:right w:val="single" w:sz="4" w:space="0" w:color="auto"/>
            </w:tcBorders>
            <w:shd w:val="clear" w:color="000000" w:fill="8DB4E3"/>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NOTE</w:t>
            </w:r>
          </w:p>
        </w:tc>
      </w:tr>
      <w:tr w:rsidR="00107B94" w:rsidRPr="00A17A95" w:rsidTr="00107B94">
        <w:trPr>
          <w:trHeight w:val="300"/>
        </w:trPr>
        <w:tc>
          <w:tcPr>
            <w:tcW w:w="472" w:type="pct"/>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A</w:t>
            </w:r>
          </w:p>
        </w:tc>
        <w:tc>
          <w:tcPr>
            <w:tcW w:w="700"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H-BAND</w:t>
            </w:r>
          </w:p>
        </w:tc>
        <w:tc>
          <w:tcPr>
            <w:tcW w:w="1913"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725"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397"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449"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Y</w:t>
            </w:r>
          </w:p>
        </w:tc>
        <w:tc>
          <w:tcPr>
            <w:tcW w:w="344"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r>
      <w:tr w:rsidR="00107B94" w:rsidRPr="00A17A95" w:rsidTr="00107B94">
        <w:trPr>
          <w:trHeight w:val="300"/>
        </w:trPr>
        <w:tc>
          <w:tcPr>
            <w:tcW w:w="472" w:type="pct"/>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B</w:t>
            </w:r>
          </w:p>
        </w:tc>
        <w:tc>
          <w:tcPr>
            <w:tcW w:w="700"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CORPORATE</w:t>
            </w:r>
          </w:p>
        </w:tc>
        <w:tc>
          <w:tcPr>
            <w:tcW w:w="1913"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725"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397"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449"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Y</w:t>
            </w:r>
          </w:p>
        </w:tc>
        <w:tc>
          <w:tcPr>
            <w:tcW w:w="344"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r>
      <w:tr w:rsidR="00107B94" w:rsidRPr="00A17A95" w:rsidTr="00107B94">
        <w:trPr>
          <w:trHeight w:val="300"/>
        </w:trPr>
        <w:tc>
          <w:tcPr>
            <w:tcW w:w="472" w:type="pct"/>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C</w:t>
            </w:r>
          </w:p>
        </w:tc>
        <w:tc>
          <w:tcPr>
            <w:tcW w:w="700"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PRODUCT</w:t>
            </w:r>
          </w:p>
        </w:tc>
        <w:tc>
          <w:tcPr>
            <w:tcW w:w="1913"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Direct debit collection append IDDCOLL</w:t>
            </w:r>
          </w:p>
        </w:tc>
        <w:tc>
          <w:tcPr>
            <w:tcW w:w="725"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397"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449"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Y</w:t>
            </w:r>
          </w:p>
        </w:tc>
        <w:tc>
          <w:tcPr>
            <w:tcW w:w="344"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r>
      <w:tr w:rsidR="00107B94" w:rsidRPr="00A17A95" w:rsidTr="00107B94">
        <w:trPr>
          <w:trHeight w:val="300"/>
        </w:trPr>
        <w:tc>
          <w:tcPr>
            <w:tcW w:w="472" w:type="pct"/>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D</w:t>
            </w:r>
          </w:p>
        </w:tc>
        <w:tc>
          <w:tcPr>
            <w:tcW w:w="700"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EMPTY</w:t>
            </w:r>
          </w:p>
        </w:tc>
        <w:tc>
          <w:tcPr>
            <w:tcW w:w="1913"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725"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397"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449"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Y</w:t>
            </w:r>
          </w:p>
        </w:tc>
        <w:tc>
          <w:tcPr>
            <w:tcW w:w="344"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r>
      <w:tr w:rsidR="00107B94" w:rsidRPr="00A17A95" w:rsidTr="00107B94">
        <w:trPr>
          <w:trHeight w:val="300"/>
        </w:trPr>
        <w:tc>
          <w:tcPr>
            <w:tcW w:w="472" w:type="pct"/>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E</w:t>
            </w:r>
          </w:p>
        </w:tc>
        <w:tc>
          <w:tcPr>
            <w:tcW w:w="700"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EMPTY</w:t>
            </w:r>
          </w:p>
        </w:tc>
        <w:tc>
          <w:tcPr>
            <w:tcW w:w="1913"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725"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397"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449"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Y</w:t>
            </w:r>
          </w:p>
        </w:tc>
        <w:tc>
          <w:tcPr>
            <w:tcW w:w="344"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r>
      <w:tr w:rsidR="00107B94" w:rsidRPr="00A17A95" w:rsidTr="00107B94">
        <w:trPr>
          <w:trHeight w:val="300"/>
        </w:trPr>
        <w:tc>
          <w:tcPr>
            <w:tcW w:w="472" w:type="pct"/>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F</w:t>
            </w:r>
          </w:p>
        </w:tc>
        <w:tc>
          <w:tcPr>
            <w:tcW w:w="700"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DATE</w:t>
            </w:r>
          </w:p>
        </w:tc>
        <w:tc>
          <w:tcPr>
            <w:tcW w:w="1913"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date one is doing the upload</w:t>
            </w:r>
          </w:p>
        </w:tc>
        <w:tc>
          <w:tcPr>
            <w:tcW w:w="725"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397"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449"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Y</w:t>
            </w:r>
          </w:p>
        </w:tc>
        <w:tc>
          <w:tcPr>
            <w:tcW w:w="344"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r>
      <w:tr w:rsidR="00107B94" w:rsidRPr="00A17A95" w:rsidTr="00107B94">
        <w:trPr>
          <w:trHeight w:val="300"/>
        </w:trPr>
        <w:tc>
          <w:tcPr>
            <w:tcW w:w="472" w:type="pct"/>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G</w:t>
            </w:r>
          </w:p>
        </w:tc>
        <w:tc>
          <w:tcPr>
            <w:tcW w:w="700"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BATCHNAME</w:t>
            </w:r>
          </w:p>
        </w:tc>
        <w:tc>
          <w:tcPr>
            <w:tcW w:w="1913"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EXPRESSLIF_MAY (Corporate &amp; Month for collection- premdue month)</w:t>
            </w:r>
          </w:p>
        </w:tc>
        <w:tc>
          <w:tcPr>
            <w:tcW w:w="725"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397"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449"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Y</w:t>
            </w:r>
          </w:p>
        </w:tc>
        <w:tc>
          <w:tcPr>
            <w:tcW w:w="344"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r>
      <w:tr w:rsidR="00107B94" w:rsidRPr="00A17A95" w:rsidTr="00107B94">
        <w:trPr>
          <w:trHeight w:val="300"/>
        </w:trPr>
        <w:tc>
          <w:tcPr>
            <w:tcW w:w="472" w:type="pct"/>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H</w:t>
            </w:r>
          </w:p>
        </w:tc>
        <w:tc>
          <w:tcPr>
            <w:tcW w:w="700"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EMPTY</w:t>
            </w:r>
          </w:p>
        </w:tc>
        <w:tc>
          <w:tcPr>
            <w:tcW w:w="1913"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725"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397"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449"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Y</w:t>
            </w:r>
          </w:p>
        </w:tc>
        <w:tc>
          <w:tcPr>
            <w:tcW w:w="344"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r>
      <w:tr w:rsidR="00107B94" w:rsidRPr="00A17A95" w:rsidTr="00107B94">
        <w:trPr>
          <w:trHeight w:val="300"/>
        </w:trPr>
        <w:tc>
          <w:tcPr>
            <w:tcW w:w="472" w:type="pct"/>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I</w:t>
            </w:r>
          </w:p>
        </w:tc>
        <w:tc>
          <w:tcPr>
            <w:tcW w:w="700"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TOTAL NUMBER OF TRANSACTIONS</w:t>
            </w:r>
          </w:p>
        </w:tc>
        <w:tc>
          <w:tcPr>
            <w:tcW w:w="1913"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Count of the records batched</w:t>
            </w:r>
          </w:p>
        </w:tc>
        <w:tc>
          <w:tcPr>
            <w:tcW w:w="725"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397"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449"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Y</w:t>
            </w:r>
          </w:p>
        </w:tc>
        <w:tc>
          <w:tcPr>
            <w:tcW w:w="344"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r>
      <w:tr w:rsidR="00107B94" w:rsidRPr="00A17A95" w:rsidTr="00107B94">
        <w:trPr>
          <w:trHeight w:val="300"/>
        </w:trPr>
        <w:tc>
          <w:tcPr>
            <w:tcW w:w="472" w:type="pct"/>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J</w:t>
            </w:r>
          </w:p>
        </w:tc>
        <w:tc>
          <w:tcPr>
            <w:tcW w:w="700"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TOTAL AMOUNT</w:t>
            </w:r>
          </w:p>
        </w:tc>
        <w:tc>
          <w:tcPr>
            <w:tcW w:w="1913"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Amount debit rem no decimals</w:t>
            </w:r>
          </w:p>
        </w:tc>
        <w:tc>
          <w:tcPr>
            <w:tcW w:w="725"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397"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449"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Y</w:t>
            </w:r>
          </w:p>
        </w:tc>
        <w:tc>
          <w:tcPr>
            <w:tcW w:w="344"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r>
      <w:tr w:rsidR="00107B94" w:rsidRPr="00A17A95" w:rsidTr="00107B94">
        <w:trPr>
          <w:trHeight w:val="300"/>
        </w:trPr>
        <w:tc>
          <w:tcPr>
            <w:tcW w:w="472" w:type="pct"/>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P</w:t>
            </w:r>
          </w:p>
        </w:tc>
        <w:tc>
          <w:tcPr>
            <w:tcW w:w="700"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CURRENCY</w:t>
            </w:r>
          </w:p>
        </w:tc>
        <w:tc>
          <w:tcPr>
            <w:tcW w:w="1913"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GHS</w:t>
            </w:r>
          </w:p>
        </w:tc>
        <w:tc>
          <w:tcPr>
            <w:tcW w:w="725"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397"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jc w:val="right"/>
              <w:rPr>
                <w:rFonts w:ascii="Cambria" w:hAnsi="Cambria" w:cs="Calibri"/>
                <w:color w:val="000000"/>
                <w:sz w:val="16"/>
                <w:szCs w:val="16"/>
              </w:rPr>
            </w:pPr>
            <w:r w:rsidRPr="00A17A95">
              <w:rPr>
                <w:rFonts w:ascii="Cambria" w:hAnsi="Cambria" w:cs="Calibri"/>
                <w:color w:val="000000"/>
                <w:sz w:val="16"/>
                <w:szCs w:val="16"/>
              </w:rPr>
              <w:t>3</w:t>
            </w:r>
          </w:p>
        </w:tc>
        <w:tc>
          <w:tcPr>
            <w:tcW w:w="449"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Y</w:t>
            </w:r>
          </w:p>
        </w:tc>
        <w:tc>
          <w:tcPr>
            <w:tcW w:w="344"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r>
      <w:tr w:rsidR="00107B94" w:rsidRPr="00A17A95" w:rsidTr="00107B94">
        <w:trPr>
          <w:trHeight w:val="300"/>
        </w:trPr>
        <w:tc>
          <w:tcPr>
            <w:tcW w:w="472" w:type="pct"/>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700"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1913"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725"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397"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449"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344"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r>
      <w:tr w:rsidR="00107B94" w:rsidRPr="00A17A95" w:rsidTr="00107B94">
        <w:trPr>
          <w:trHeight w:val="300"/>
        </w:trPr>
        <w:tc>
          <w:tcPr>
            <w:tcW w:w="472" w:type="pct"/>
            <w:tcBorders>
              <w:top w:val="nil"/>
              <w:left w:val="single" w:sz="4" w:space="0" w:color="auto"/>
              <w:bottom w:val="single" w:sz="4" w:space="0" w:color="auto"/>
              <w:right w:val="single" w:sz="4" w:space="0" w:color="auto"/>
            </w:tcBorders>
            <w:shd w:val="clear" w:color="000000" w:fill="BFBFBF"/>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DATA BAND</w:t>
            </w:r>
          </w:p>
        </w:tc>
        <w:tc>
          <w:tcPr>
            <w:tcW w:w="700" w:type="pct"/>
            <w:tcBorders>
              <w:top w:val="nil"/>
              <w:left w:val="nil"/>
              <w:bottom w:val="single" w:sz="4" w:space="0" w:color="auto"/>
              <w:right w:val="single" w:sz="4" w:space="0" w:color="auto"/>
            </w:tcBorders>
            <w:shd w:val="clear" w:color="000000" w:fill="BFBFBF"/>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FIELD NAME</w:t>
            </w:r>
          </w:p>
        </w:tc>
        <w:tc>
          <w:tcPr>
            <w:tcW w:w="1913" w:type="pct"/>
            <w:tcBorders>
              <w:top w:val="nil"/>
              <w:left w:val="nil"/>
              <w:bottom w:val="single" w:sz="4" w:space="0" w:color="auto"/>
              <w:right w:val="single" w:sz="4" w:space="0" w:color="auto"/>
            </w:tcBorders>
            <w:shd w:val="clear" w:color="000000" w:fill="BFBFBF"/>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FIELD DESCRIPTION</w:t>
            </w:r>
          </w:p>
        </w:tc>
        <w:tc>
          <w:tcPr>
            <w:tcW w:w="725" w:type="pct"/>
            <w:tcBorders>
              <w:top w:val="nil"/>
              <w:left w:val="nil"/>
              <w:bottom w:val="single" w:sz="4" w:space="0" w:color="auto"/>
              <w:right w:val="single" w:sz="4" w:space="0" w:color="auto"/>
            </w:tcBorders>
            <w:shd w:val="clear" w:color="000000" w:fill="BFBFBF"/>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DATA TYPE</w:t>
            </w:r>
          </w:p>
        </w:tc>
        <w:tc>
          <w:tcPr>
            <w:tcW w:w="397" w:type="pct"/>
            <w:tcBorders>
              <w:top w:val="nil"/>
              <w:left w:val="nil"/>
              <w:bottom w:val="single" w:sz="4" w:space="0" w:color="auto"/>
              <w:right w:val="single" w:sz="4" w:space="0" w:color="auto"/>
            </w:tcBorders>
            <w:shd w:val="clear" w:color="000000" w:fill="BFBFBF"/>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CHXTERS</w:t>
            </w:r>
          </w:p>
        </w:tc>
        <w:tc>
          <w:tcPr>
            <w:tcW w:w="449" w:type="pct"/>
            <w:tcBorders>
              <w:top w:val="nil"/>
              <w:left w:val="nil"/>
              <w:bottom w:val="single" w:sz="4" w:space="0" w:color="auto"/>
              <w:right w:val="single" w:sz="4" w:space="0" w:color="auto"/>
            </w:tcBorders>
            <w:shd w:val="clear" w:color="000000" w:fill="BFBFBF"/>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MANDATORY</w:t>
            </w:r>
          </w:p>
        </w:tc>
        <w:tc>
          <w:tcPr>
            <w:tcW w:w="344" w:type="pct"/>
            <w:tcBorders>
              <w:top w:val="nil"/>
              <w:left w:val="nil"/>
              <w:bottom w:val="single" w:sz="4" w:space="0" w:color="auto"/>
              <w:right w:val="single" w:sz="4" w:space="0" w:color="auto"/>
            </w:tcBorders>
            <w:shd w:val="clear" w:color="000000" w:fill="BFBFBF"/>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NOTE</w:t>
            </w:r>
          </w:p>
        </w:tc>
      </w:tr>
      <w:tr w:rsidR="00107B94" w:rsidRPr="00A17A95" w:rsidTr="00107B94">
        <w:trPr>
          <w:trHeight w:val="300"/>
        </w:trPr>
        <w:tc>
          <w:tcPr>
            <w:tcW w:w="472" w:type="pct"/>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A</w:t>
            </w:r>
          </w:p>
        </w:tc>
        <w:tc>
          <w:tcPr>
            <w:tcW w:w="700"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D</w:t>
            </w:r>
          </w:p>
        </w:tc>
        <w:tc>
          <w:tcPr>
            <w:tcW w:w="1913"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D</w:t>
            </w:r>
          </w:p>
        </w:tc>
        <w:tc>
          <w:tcPr>
            <w:tcW w:w="725"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397"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449"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Y</w:t>
            </w:r>
          </w:p>
        </w:tc>
        <w:tc>
          <w:tcPr>
            <w:tcW w:w="344"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r>
      <w:tr w:rsidR="00107B94" w:rsidRPr="00A17A95" w:rsidTr="00107B94">
        <w:trPr>
          <w:trHeight w:val="300"/>
        </w:trPr>
        <w:tc>
          <w:tcPr>
            <w:tcW w:w="472" w:type="pct"/>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B</w:t>
            </w:r>
          </w:p>
        </w:tc>
        <w:tc>
          <w:tcPr>
            <w:tcW w:w="700"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xml:space="preserve">UNIQUE SEQUENCE </w:t>
            </w:r>
          </w:p>
        </w:tc>
        <w:tc>
          <w:tcPr>
            <w:tcW w:w="1913"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Proposal Number</w:t>
            </w:r>
          </w:p>
        </w:tc>
        <w:tc>
          <w:tcPr>
            <w:tcW w:w="725"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397"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449"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Y</w:t>
            </w:r>
          </w:p>
        </w:tc>
        <w:tc>
          <w:tcPr>
            <w:tcW w:w="344"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r>
      <w:tr w:rsidR="00107B94" w:rsidRPr="00A17A95" w:rsidTr="00107B94">
        <w:trPr>
          <w:trHeight w:val="300"/>
        </w:trPr>
        <w:tc>
          <w:tcPr>
            <w:tcW w:w="472" w:type="pct"/>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C</w:t>
            </w:r>
          </w:p>
        </w:tc>
        <w:tc>
          <w:tcPr>
            <w:tcW w:w="700"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IDD</w:t>
            </w:r>
          </w:p>
        </w:tc>
        <w:tc>
          <w:tcPr>
            <w:tcW w:w="1913"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DIRECT DEBIT</w:t>
            </w:r>
          </w:p>
        </w:tc>
        <w:tc>
          <w:tcPr>
            <w:tcW w:w="725"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397"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449"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Y</w:t>
            </w:r>
          </w:p>
        </w:tc>
        <w:tc>
          <w:tcPr>
            <w:tcW w:w="344"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r>
      <w:tr w:rsidR="00107B94" w:rsidRPr="00A17A95" w:rsidTr="00107B94">
        <w:trPr>
          <w:trHeight w:val="300"/>
        </w:trPr>
        <w:tc>
          <w:tcPr>
            <w:tcW w:w="472" w:type="pct"/>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D</w:t>
            </w:r>
          </w:p>
        </w:tc>
        <w:tc>
          <w:tcPr>
            <w:tcW w:w="700"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ACCOUNT NUMBER</w:t>
            </w:r>
          </w:p>
        </w:tc>
        <w:tc>
          <w:tcPr>
            <w:tcW w:w="1913"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CREDIT ACCOUNT NUM (COLLECTIONS AC EXPRESSLIFE)</w:t>
            </w:r>
          </w:p>
        </w:tc>
        <w:tc>
          <w:tcPr>
            <w:tcW w:w="725"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397"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449"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Y</w:t>
            </w:r>
          </w:p>
        </w:tc>
        <w:tc>
          <w:tcPr>
            <w:tcW w:w="344"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r>
      <w:tr w:rsidR="00107B94" w:rsidRPr="00A17A95" w:rsidTr="00107B94">
        <w:trPr>
          <w:trHeight w:val="300"/>
        </w:trPr>
        <w:tc>
          <w:tcPr>
            <w:tcW w:w="472" w:type="pct"/>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E</w:t>
            </w:r>
          </w:p>
        </w:tc>
        <w:tc>
          <w:tcPr>
            <w:tcW w:w="700"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EMPTY</w:t>
            </w:r>
          </w:p>
        </w:tc>
        <w:tc>
          <w:tcPr>
            <w:tcW w:w="1913"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725"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397"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449"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Y</w:t>
            </w:r>
          </w:p>
        </w:tc>
        <w:tc>
          <w:tcPr>
            <w:tcW w:w="344"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r>
      <w:tr w:rsidR="00107B94" w:rsidRPr="00A17A95" w:rsidTr="00107B94">
        <w:trPr>
          <w:trHeight w:val="300"/>
        </w:trPr>
        <w:tc>
          <w:tcPr>
            <w:tcW w:w="472" w:type="pct"/>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F</w:t>
            </w:r>
          </w:p>
        </w:tc>
        <w:tc>
          <w:tcPr>
            <w:tcW w:w="700"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AMOUNT</w:t>
            </w:r>
          </w:p>
        </w:tc>
        <w:tc>
          <w:tcPr>
            <w:tcW w:w="1913"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Debit (Remove decimals</w:t>
            </w:r>
          </w:p>
        </w:tc>
        <w:tc>
          <w:tcPr>
            <w:tcW w:w="725"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397"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2 Decimal Points</w:t>
            </w:r>
          </w:p>
        </w:tc>
        <w:tc>
          <w:tcPr>
            <w:tcW w:w="449"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Y</w:t>
            </w:r>
          </w:p>
        </w:tc>
        <w:tc>
          <w:tcPr>
            <w:tcW w:w="344"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r>
      <w:tr w:rsidR="00107B94" w:rsidRPr="00A17A95" w:rsidTr="00107B94">
        <w:trPr>
          <w:trHeight w:val="300"/>
        </w:trPr>
        <w:tc>
          <w:tcPr>
            <w:tcW w:w="472" w:type="pct"/>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G</w:t>
            </w:r>
          </w:p>
        </w:tc>
        <w:tc>
          <w:tcPr>
            <w:tcW w:w="700"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EMPTY</w:t>
            </w:r>
          </w:p>
        </w:tc>
        <w:tc>
          <w:tcPr>
            <w:tcW w:w="1913"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725"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397"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449"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Y</w:t>
            </w:r>
          </w:p>
        </w:tc>
        <w:tc>
          <w:tcPr>
            <w:tcW w:w="344"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r>
      <w:tr w:rsidR="00107B94" w:rsidRPr="00A17A95" w:rsidTr="00107B94">
        <w:trPr>
          <w:trHeight w:val="300"/>
        </w:trPr>
        <w:tc>
          <w:tcPr>
            <w:tcW w:w="472" w:type="pct"/>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H</w:t>
            </w:r>
          </w:p>
        </w:tc>
        <w:tc>
          <w:tcPr>
            <w:tcW w:w="700"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DRAWER CODE</w:t>
            </w:r>
          </w:p>
        </w:tc>
        <w:tc>
          <w:tcPr>
            <w:tcW w:w="1913"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b/>
                <w:bCs/>
                <w:color w:val="000000"/>
                <w:sz w:val="16"/>
                <w:szCs w:val="16"/>
              </w:rPr>
              <w:t>OLD</w:t>
            </w:r>
            <w:r w:rsidRPr="00A17A95">
              <w:rPr>
                <w:rFonts w:ascii="Cambria" w:hAnsi="Cambria" w:cs="Calibri"/>
                <w:color w:val="000000"/>
                <w:sz w:val="16"/>
                <w:szCs w:val="16"/>
              </w:rPr>
              <w:t xml:space="preserve">-Product short description/Client code </w:t>
            </w:r>
            <w:r w:rsidRPr="00A17A95">
              <w:rPr>
                <w:rFonts w:ascii="Cambria" w:hAnsi="Cambria" w:cs="Calibri"/>
                <w:b/>
                <w:bCs/>
                <w:color w:val="000000"/>
                <w:sz w:val="16"/>
                <w:szCs w:val="16"/>
              </w:rPr>
              <w:t>New Policies</w:t>
            </w:r>
            <w:r w:rsidRPr="00A17A95">
              <w:rPr>
                <w:rFonts w:ascii="Cambria" w:hAnsi="Cambria" w:cs="Calibri"/>
                <w:color w:val="000000"/>
                <w:sz w:val="16"/>
                <w:szCs w:val="16"/>
              </w:rPr>
              <w:t xml:space="preserve"> - prodcode/proposal sequence</w:t>
            </w:r>
          </w:p>
        </w:tc>
        <w:tc>
          <w:tcPr>
            <w:tcW w:w="725"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10 digits-1prodcode, 9proposal seq</w:t>
            </w:r>
          </w:p>
        </w:tc>
        <w:tc>
          <w:tcPr>
            <w:tcW w:w="397"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jc w:val="right"/>
              <w:rPr>
                <w:rFonts w:ascii="Cambria" w:hAnsi="Cambria" w:cs="Calibri"/>
                <w:color w:val="000000"/>
                <w:sz w:val="16"/>
                <w:szCs w:val="16"/>
              </w:rPr>
            </w:pPr>
            <w:r w:rsidRPr="00A17A95">
              <w:rPr>
                <w:rFonts w:ascii="Cambria" w:hAnsi="Cambria" w:cs="Calibri"/>
                <w:color w:val="000000"/>
                <w:sz w:val="16"/>
                <w:szCs w:val="16"/>
              </w:rPr>
              <w:t>10</w:t>
            </w:r>
          </w:p>
        </w:tc>
        <w:tc>
          <w:tcPr>
            <w:tcW w:w="449"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Y</w:t>
            </w:r>
          </w:p>
        </w:tc>
        <w:tc>
          <w:tcPr>
            <w:tcW w:w="344"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r>
      <w:tr w:rsidR="00107B94" w:rsidRPr="00A17A95" w:rsidTr="00107B94">
        <w:trPr>
          <w:trHeight w:val="300"/>
        </w:trPr>
        <w:tc>
          <w:tcPr>
            <w:tcW w:w="472" w:type="pct"/>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I</w:t>
            </w:r>
          </w:p>
        </w:tc>
        <w:tc>
          <w:tcPr>
            <w:tcW w:w="700"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EMPTY</w:t>
            </w:r>
          </w:p>
        </w:tc>
        <w:tc>
          <w:tcPr>
            <w:tcW w:w="1913"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725"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397"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449"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Y</w:t>
            </w:r>
          </w:p>
        </w:tc>
        <w:tc>
          <w:tcPr>
            <w:tcW w:w="344"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r>
      <w:tr w:rsidR="00107B94" w:rsidRPr="00A17A95" w:rsidTr="00107B94">
        <w:trPr>
          <w:trHeight w:val="300"/>
        </w:trPr>
        <w:tc>
          <w:tcPr>
            <w:tcW w:w="472" w:type="pct"/>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J</w:t>
            </w:r>
          </w:p>
        </w:tc>
        <w:tc>
          <w:tcPr>
            <w:tcW w:w="700"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MANDATE CODE</w:t>
            </w:r>
          </w:p>
        </w:tc>
        <w:tc>
          <w:tcPr>
            <w:tcW w:w="1913"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OLD policies -M- mandate /Drawercode, New policies- M/prodcode/proposal sequence</w:t>
            </w:r>
          </w:p>
        </w:tc>
        <w:tc>
          <w:tcPr>
            <w:tcW w:w="725"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10digits-1 M, 1prod, 8proposequence</w:t>
            </w:r>
          </w:p>
        </w:tc>
        <w:tc>
          <w:tcPr>
            <w:tcW w:w="397"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jc w:val="right"/>
              <w:rPr>
                <w:rFonts w:ascii="Cambria" w:hAnsi="Cambria" w:cs="Calibri"/>
                <w:color w:val="000000"/>
                <w:sz w:val="16"/>
                <w:szCs w:val="16"/>
              </w:rPr>
            </w:pPr>
            <w:r w:rsidRPr="00A17A95">
              <w:rPr>
                <w:rFonts w:ascii="Cambria" w:hAnsi="Cambria" w:cs="Calibri"/>
                <w:color w:val="000000"/>
                <w:sz w:val="16"/>
                <w:szCs w:val="16"/>
              </w:rPr>
              <w:t>10</w:t>
            </w:r>
          </w:p>
        </w:tc>
        <w:tc>
          <w:tcPr>
            <w:tcW w:w="449"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Y</w:t>
            </w:r>
          </w:p>
        </w:tc>
        <w:tc>
          <w:tcPr>
            <w:tcW w:w="344"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r>
      <w:tr w:rsidR="00107B94" w:rsidRPr="00A17A95" w:rsidTr="00107B94">
        <w:trPr>
          <w:trHeight w:val="300"/>
        </w:trPr>
        <w:tc>
          <w:tcPr>
            <w:tcW w:w="472" w:type="pct"/>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700"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1913"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725"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397"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449"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344"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r>
      <w:tr w:rsidR="00107B94" w:rsidRPr="00A17A95" w:rsidTr="00107B94">
        <w:trPr>
          <w:trHeight w:val="300"/>
        </w:trPr>
        <w:tc>
          <w:tcPr>
            <w:tcW w:w="472" w:type="pct"/>
            <w:tcBorders>
              <w:top w:val="nil"/>
              <w:left w:val="nil"/>
              <w:bottom w:val="nil"/>
              <w:right w:val="nil"/>
            </w:tcBorders>
            <w:shd w:val="clear" w:color="auto" w:fill="auto"/>
            <w:noWrap/>
            <w:vAlign w:val="bottom"/>
            <w:hideMark/>
          </w:tcPr>
          <w:p w:rsidR="00107B94" w:rsidRPr="00A17A95" w:rsidRDefault="00107B94">
            <w:pPr>
              <w:rPr>
                <w:rFonts w:ascii="Cambria" w:hAnsi="Cambria" w:cs="Calibri"/>
                <w:color w:val="000000"/>
              </w:rPr>
            </w:pPr>
          </w:p>
        </w:tc>
        <w:tc>
          <w:tcPr>
            <w:tcW w:w="700" w:type="pct"/>
            <w:tcBorders>
              <w:top w:val="nil"/>
              <w:left w:val="nil"/>
              <w:bottom w:val="nil"/>
              <w:right w:val="nil"/>
            </w:tcBorders>
            <w:shd w:val="clear" w:color="auto" w:fill="auto"/>
            <w:noWrap/>
            <w:vAlign w:val="bottom"/>
            <w:hideMark/>
          </w:tcPr>
          <w:p w:rsidR="00107B94" w:rsidRPr="00A17A95" w:rsidRDefault="00107B94">
            <w:pPr>
              <w:rPr>
                <w:rFonts w:ascii="Cambria" w:hAnsi="Cambria" w:cs="Calibri"/>
                <w:color w:val="000000"/>
              </w:rPr>
            </w:pPr>
          </w:p>
        </w:tc>
        <w:tc>
          <w:tcPr>
            <w:tcW w:w="1913" w:type="pct"/>
            <w:tcBorders>
              <w:top w:val="nil"/>
              <w:left w:val="nil"/>
              <w:bottom w:val="nil"/>
              <w:right w:val="nil"/>
            </w:tcBorders>
            <w:shd w:val="clear" w:color="auto" w:fill="auto"/>
            <w:noWrap/>
            <w:vAlign w:val="bottom"/>
            <w:hideMark/>
          </w:tcPr>
          <w:p w:rsidR="00107B94" w:rsidRPr="00A17A95" w:rsidRDefault="00107B94">
            <w:pPr>
              <w:rPr>
                <w:rFonts w:ascii="Cambria" w:hAnsi="Cambria" w:cs="Calibri"/>
                <w:color w:val="000000"/>
              </w:rPr>
            </w:pPr>
          </w:p>
        </w:tc>
        <w:tc>
          <w:tcPr>
            <w:tcW w:w="725" w:type="pct"/>
            <w:tcBorders>
              <w:top w:val="nil"/>
              <w:left w:val="nil"/>
              <w:bottom w:val="nil"/>
              <w:right w:val="nil"/>
            </w:tcBorders>
            <w:shd w:val="clear" w:color="auto" w:fill="auto"/>
            <w:noWrap/>
            <w:vAlign w:val="bottom"/>
            <w:hideMark/>
          </w:tcPr>
          <w:p w:rsidR="00107B94" w:rsidRPr="00A17A95" w:rsidRDefault="00107B94">
            <w:pPr>
              <w:rPr>
                <w:rFonts w:ascii="Cambria" w:hAnsi="Cambria" w:cs="Calibri"/>
                <w:color w:val="000000"/>
              </w:rPr>
            </w:pPr>
          </w:p>
        </w:tc>
        <w:tc>
          <w:tcPr>
            <w:tcW w:w="397" w:type="pct"/>
            <w:tcBorders>
              <w:top w:val="nil"/>
              <w:left w:val="nil"/>
              <w:bottom w:val="nil"/>
              <w:right w:val="nil"/>
            </w:tcBorders>
            <w:shd w:val="clear" w:color="auto" w:fill="auto"/>
            <w:noWrap/>
            <w:vAlign w:val="bottom"/>
            <w:hideMark/>
          </w:tcPr>
          <w:p w:rsidR="00107B94" w:rsidRPr="00A17A95" w:rsidRDefault="00107B94">
            <w:pPr>
              <w:rPr>
                <w:rFonts w:ascii="Cambria" w:hAnsi="Cambria" w:cs="Calibri"/>
                <w:color w:val="000000"/>
              </w:rPr>
            </w:pPr>
          </w:p>
        </w:tc>
        <w:tc>
          <w:tcPr>
            <w:tcW w:w="449" w:type="pct"/>
            <w:tcBorders>
              <w:top w:val="nil"/>
              <w:left w:val="nil"/>
              <w:bottom w:val="nil"/>
              <w:right w:val="nil"/>
            </w:tcBorders>
            <w:shd w:val="clear" w:color="auto" w:fill="auto"/>
            <w:noWrap/>
            <w:vAlign w:val="bottom"/>
            <w:hideMark/>
          </w:tcPr>
          <w:p w:rsidR="00107B94" w:rsidRPr="00A17A95" w:rsidRDefault="00107B94">
            <w:pPr>
              <w:rPr>
                <w:rFonts w:ascii="Cambria" w:hAnsi="Cambria" w:cs="Calibri"/>
                <w:color w:val="000000"/>
              </w:rPr>
            </w:pPr>
          </w:p>
        </w:tc>
        <w:tc>
          <w:tcPr>
            <w:tcW w:w="344" w:type="pct"/>
            <w:tcBorders>
              <w:top w:val="nil"/>
              <w:left w:val="nil"/>
              <w:bottom w:val="nil"/>
              <w:right w:val="nil"/>
            </w:tcBorders>
            <w:shd w:val="clear" w:color="auto" w:fill="auto"/>
            <w:noWrap/>
            <w:vAlign w:val="bottom"/>
            <w:hideMark/>
          </w:tcPr>
          <w:p w:rsidR="00107B94" w:rsidRPr="00A17A95" w:rsidRDefault="00107B94">
            <w:pPr>
              <w:rPr>
                <w:rFonts w:ascii="Cambria" w:hAnsi="Cambria" w:cs="Calibri"/>
                <w:color w:val="000000"/>
              </w:rPr>
            </w:pPr>
          </w:p>
        </w:tc>
      </w:tr>
      <w:tr w:rsidR="00107B94" w:rsidRPr="00A17A95" w:rsidTr="00107B94">
        <w:trPr>
          <w:trHeight w:val="300"/>
        </w:trPr>
        <w:tc>
          <w:tcPr>
            <w:tcW w:w="472" w:type="pct"/>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TRAILOR BAND</w:t>
            </w:r>
          </w:p>
        </w:tc>
        <w:tc>
          <w:tcPr>
            <w:tcW w:w="700" w:type="pct"/>
            <w:tcBorders>
              <w:top w:val="single" w:sz="4" w:space="0" w:color="auto"/>
              <w:left w:val="nil"/>
              <w:bottom w:val="single" w:sz="4" w:space="0" w:color="auto"/>
              <w:right w:val="single" w:sz="4" w:space="0" w:color="auto"/>
            </w:tcBorders>
            <w:shd w:val="clear" w:color="000000" w:fill="BFBFBF"/>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FIELD NAME</w:t>
            </w:r>
          </w:p>
        </w:tc>
        <w:tc>
          <w:tcPr>
            <w:tcW w:w="1913" w:type="pct"/>
            <w:tcBorders>
              <w:top w:val="single" w:sz="4" w:space="0" w:color="auto"/>
              <w:left w:val="nil"/>
              <w:bottom w:val="single" w:sz="4" w:space="0" w:color="auto"/>
              <w:right w:val="single" w:sz="4" w:space="0" w:color="auto"/>
            </w:tcBorders>
            <w:shd w:val="clear" w:color="000000" w:fill="BFBFBF"/>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FIELD DESCRIPTION</w:t>
            </w:r>
          </w:p>
        </w:tc>
        <w:tc>
          <w:tcPr>
            <w:tcW w:w="725" w:type="pct"/>
            <w:tcBorders>
              <w:top w:val="single" w:sz="4" w:space="0" w:color="auto"/>
              <w:left w:val="nil"/>
              <w:bottom w:val="single" w:sz="4" w:space="0" w:color="auto"/>
              <w:right w:val="single" w:sz="4" w:space="0" w:color="auto"/>
            </w:tcBorders>
            <w:shd w:val="clear" w:color="000000" w:fill="BFBFBF"/>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DATA TYPE</w:t>
            </w:r>
          </w:p>
        </w:tc>
        <w:tc>
          <w:tcPr>
            <w:tcW w:w="397" w:type="pct"/>
            <w:tcBorders>
              <w:top w:val="single" w:sz="4" w:space="0" w:color="auto"/>
              <w:left w:val="nil"/>
              <w:bottom w:val="single" w:sz="4" w:space="0" w:color="auto"/>
              <w:right w:val="single" w:sz="4" w:space="0" w:color="auto"/>
            </w:tcBorders>
            <w:shd w:val="clear" w:color="000000" w:fill="BFBFBF"/>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CHXTERS</w:t>
            </w:r>
          </w:p>
        </w:tc>
        <w:tc>
          <w:tcPr>
            <w:tcW w:w="449" w:type="pct"/>
            <w:tcBorders>
              <w:top w:val="single" w:sz="4" w:space="0" w:color="auto"/>
              <w:left w:val="nil"/>
              <w:bottom w:val="single" w:sz="4" w:space="0" w:color="auto"/>
              <w:right w:val="single" w:sz="4" w:space="0" w:color="auto"/>
            </w:tcBorders>
            <w:shd w:val="clear" w:color="000000" w:fill="BFBFBF"/>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MANDATORY</w:t>
            </w:r>
          </w:p>
        </w:tc>
        <w:tc>
          <w:tcPr>
            <w:tcW w:w="344" w:type="pct"/>
            <w:tcBorders>
              <w:top w:val="single" w:sz="4" w:space="0" w:color="auto"/>
              <w:left w:val="nil"/>
              <w:bottom w:val="single" w:sz="4" w:space="0" w:color="auto"/>
              <w:right w:val="single" w:sz="4" w:space="0" w:color="auto"/>
            </w:tcBorders>
            <w:shd w:val="clear" w:color="000000" w:fill="BFBFBF"/>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NOTE</w:t>
            </w:r>
          </w:p>
        </w:tc>
      </w:tr>
      <w:tr w:rsidR="00107B94" w:rsidRPr="00A17A95" w:rsidTr="00107B94">
        <w:trPr>
          <w:trHeight w:val="300"/>
        </w:trPr>
        <w:tc>
          <w:tcPr>
            <w:tcW w:w="472" w:type="pct"/>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A</w:t>
            </w:r>
          </w:p>
        </w:tc>
        <w:tc>
          <w:tcPr>
            <w:tcW w:w="700"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T</w:t>
            </w:r>
          </w:p>
        </w:tc>
        <w:tc>
          <w:tcPr>
            <w:tcW w:w="1913"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TOTAL</w:t>
            </w:r>
          </w:p>
        </w:tc>
        <w:tc>
          <w:tcPr>
            <w:tcW w:w="725"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rPr>
            </w:pPr>
            <w:r w:rsidRPr="00A17A95">
              <w:rPr>
                <w:rFonts w:ascii="Cambria" w:hAnsi="Cambria" w:cs="Calibri"/>
                <w:color w:val="000000"/>
                <w:sz w:val="22"/>
                <w:szCs w:val="22"/>
              </w:rPr>
              <w:t> </w:t>
            </w:r>
          </w:p>
        </w:tc>
        <w:tc>
          <w:tcPr>
            <w:tcW w:w="397"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rPr>
            </w:pPr>
            <w:r w:rsidRPr="00A17A95">
              <w:rPr>
                <w:rFonts w:ascii="Cambria" w:hAnsi="Cambria" w:cs="Calibri"/>
                <w:color w:val="000000"/>
                <w:sz w:val="22"/>
                <w:szCs w:val="22"/>
              </w:rPr>
              <w:t> </w:t>
            </w:r>
          </w:p>
        </w:tc>
        <w:tc>
          <w:tcPr>
            <w:tcW w:w="449"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rPr>
            </w:pPr>
            <w:r w:rsidRPr="00A17A95">
              <w:rPr>
                <w:rFonts w:ascii="Cambria" w:hAnsi="Cambria" w:cs="Calibri"/>
                <w:color w:val="000000"/>
                <w:sz w:val="22"/>
                <w:szCs w:val="22"/>
              </w:rPr>
              <w:t> </w:t>
            </w:r>
          </w:p>
        </w:tc>
        <w:tc>
          <w:tcPr>
            <w:tcW w:w="344"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rPr>
            </w:pPr>
            <w:r w:rsidRPr="00A17A95">
              <w:rPr>
                <w:rFonts w:ascii="Cambria" w:hAnsi="Cambria" w:cs="Calibri"/>
                <w:color w:val="000000"/>
                <w:sz w:val="22"/>
                <w:szCs w:val="22"/>
              </w:rPr>
              <w:t> </w:t>
            </w:r>
          </w:p>
        </w:tc>
      </w:tr>
      <w:tr w:rsidR="00107B94" w:rsidRPr="00A17A95" w:rsidTr="00107B94">
        <w:trPr>
          <w:trHeight w:val="300"/>
        </w:trPr>
        <w:tc>
          <w:tcPr>
            <w:tcW w:w="472" w:type="pct"/>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B</w:t>
            </w:r>
          </w:p>
        </w:tc>
        <w:tc>
          <w:tcPr>
            <w:tcW w:w="700"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1913"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Total Count of Transactions</w:t>
            </w:r>
          </w:p>
        </w:tc>
        <w:tc>
          <w:tcPr>
            <w:tcW w:w="725"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rPr>
            </w:pPr>
            <w:r w:rsidRPr="00A17A95">
              <w:rPr>
                <w:rFonts w:ascii="Cambria" w:hAnsi="Cambria" w:cs="Calibri"/>
                <w:color w:val="000000"/>
                <w:sz w:val="22"/>
                <w:szCs w:val="22"/>
              </w:rPr>
              <w:t> </w:t>
            </w:r>
          </w:p>
        </w:tc>
        <w:tc>
          <w:tcPr>
            <w:tcW w:w="397"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rPr>
            </w:pPr>
            <w:r w:rsidRPr="00A17A95">
              <w:rPr>
                <w:rFonts w:ascii="Cambria" w:hAnsi="Cambria" w:cs="Calibri"/>
                <w:color w:val="000000"/>
                <w:sz w:val="22"/>
                <w:szCs w:val="22"/>
              </w:rPr>
              <w:t> </w:t>
            </w:r>
          </w:p>
        </w:tc>
        <w:tc>
          <w:tcPr>
            <w:tcW w:w="449"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rPr>
            </w:pPr>
            <w:r w:rsidRPr="00A17A95">
              <w:rPr>
                <w:rFonts w:ascii="Cambria" w:hAnsi="Cambria" w:cs="Calibri"/>
                <w:color w:val="000000"/>
                <w:sz w:val="22"/>
                <w:szCs w:val="22"/>
              </w:rPr>
              <w:t> </w:t>
            </w:r>
          </w:p>
        </w:tc>
        <w:tc>
          <w:tcPr>
            <w:tcW w:w="344"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rPr>
            </w:pPr>
            <w:r w:rsidRPr="00A17A95">
              <w:rPr>
                <w:rFonts w:ascii="Cambria" w:hAnsi="Cambria" w:cs="Calibri"/>
                <w:color w:val="000000"/>
                <w:sz w:val="22"/>
                <w:szCs w:val="22"/>
              </w:rPr>
              <w:t> </w:t>
            </w:r>
          </w:p>
        </w:tc>
      </w:tr>
      <w:tr w:rsidR="00107B94" w:rsidRPr="00A17A95" w:rsidTr="00107B94">
        <w:trPr>
          <w:trHeight w:val="300"/>
        </w:trPr>
        <w:tc>
          <w:tcPr>
            <w:tcW w:w="472" w:type="pct"/>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C</w:t>
            </w:r>
          </w:p>
        </w:tc>
        <w:tc>
          <w:tcPr>
            <w:tcW w:w="700"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 </w:t>
            </w:r>
          </w:p>
        </w:tc>
        <w:tc>
          <w:tcPr>
            <w:tcW w:w="1913"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sz w:val="16"/>
                <w:szCs w:val="16"/>
              </w:rPr>
            </w:pPr>
            <w:r w:rsidRPr="00A17A95">
              <w:rPr>
                <w:rFonts w:ascii="Cambria" w:hAnsi="Cambria" w:cs="Calibri"/>
                <w:color w:val="000000"/>
                <w:sz w:val="16"/>
                <w:szCs w:val="16"/>
              </w:rPr>
              <w:t>Total Amount</w:t>
            </w:r>
          </w:p>
        </w:tc>
        <w:tc>
          <w:tcPr>
            <w:tcW w:w="725"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rPr>
            </w:pPr>
            <w:r w:rsidRPr="00A17A95">
              <w:rPr>
                <w:rFonts w:ascii="Cambria" w:hAnsi="Cambria" w:cs="Calibri"/>
                <w:color w:val="000000"/>
                <w:sz w:val="22"/>
                <w:szCs w:val="22"/>
              </w:rPr>
              <w:t> </w:t>
            </w:r>
          </w:p>
        </w:tc>
        <w:tc>
          <w:tcPr>
            <w:tcW w:w="397"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rPr>
            </w:pPr>
            <w:r w:rsidRPr="00A17A95">
              <w:rPr>
                <w:rFonts w:ascii="Cambria" w:hAnsi="Cambria" w:cs="Calibri"/>
                <w:color w:val="000000"/>
                <w:sz w:val="22"/>
                <w:szCs w:val="22"/>
              </w:rPr>
              <w:t> </w:t>
            </w:r>
          </w:p>
        </w:tc>
        <w:tc>
          <w:tcPr>
            <w:tcW w:w="449"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rPr>
            </w:pPr>
            <w:r w:rsidRPr="00A17A95">
              <w:rPr>
                <w:rFonts w:ascii="Cambria" w:hAnsi="Cambria" w:cs="Calibri"/>
                <w:color w:val="000000"/>
                <w:sz w:val="22"/>
                <w:szCs w:val="22"/>
              </w:rPr>
              <w:t> </w:t>
            </w:r>
          </w:p>
        </w:tc>
        <w:tc>
          <w:tcPr>
            <w:tcW w:w="344"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rPr>
            </w:pPr>
            <w:r w:rsidRPr="00A17A95">
              <w:rPr>
                <w:rFonts w:ascii="Cambria" w:hAnsi="Cambria" w:cs="Calibri"/>
                <w:color w:val="000000"/>
                <w:sz w:val="22"/>
                <w:szCs w:val="22"/>
              </w:rPr>
              <w:t> </w:t>
            </w:r>
          </w:p>
        </w:tc>
      </w:tr>
      <w:tr w:rsidR="00107B94" w:rsidRPr="00A17A95" w:rsidTr="00107B94">
        <w:trPr>
          <w:trHeight w:val="300"/>
        </w:trPr>
        <w:tc>
          <w:tcPr>
            <w:tcW w:w="472" w:type="pct"/>
            <w:tcBorders>
              <w:top w:val="nil"/>
              <w:left w:val="single" w:sz="4" w:space="0" w:color="auto"/>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rPr>
            </w:pPr>
            <w:r w:rsidRPr="00A17A95">
              <w:rPr>
                <w:rFonts w:ascii="Cambria" w:hAnsi="Cambria" w:cs="Calibri"/>
                <w:color w:val="000000"/>
                <w:sz w:val="22"/>
                <w:szCs w:val="22"/>
              </w:rPr>
              <w:t> </w:t>
            </w:r>
          </w:p>
        </w:tc>
        <w:tc>
          <w:tcPr>
            <w:tcW w:w="700"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rPr>
            </w:pPr>
            <w:r w:rsidRPr="00A17A95">
              <w:rPr>
                <w:rFonts w:ascii="Cambria" w:hAnsi="Cambria" w:cs="Calibri"/>
                <w:color w:val="000000"/>
                <w:sz w:val="22"/>
                <w:szCs w:val="22"/>
              </w:rPr>
              <w:t> </w:t>
            </w:r>
          </w:p>
        </w:tc>
        <w:tc>
          <w:tcPr>
            <w:tcW w:w="1913"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rPr>
            </w:pPr>
            <w:r w:rsidRPr="00A17A95">
              <w:rPr>
                <w:rFonts w:ascii="Cambria" w:hAnsi="Cambria" w:cs="Calibri"/>
                <w:color w:val="000000"/>
                <w:sz w:val="22"/>
                <w:szCs w:val="22"/>
              </w:rPr>
              <w:t> </w:t>
            </w:r>
          </w:p>
        </w:tc>
        <w:tc>
          <w:tcPr>
            <w:tcW w:w="725"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rPr>
            </w:pPr>
            <w:r w:rsidRPr="00A17A95">
              <w:rPr>
                <w:rFonts w:ascii="Cambria" w:hAnsi="Cambria" w:cs="Calibri"/>
                <w:color w:val="000000"/>
                <w:sz w:val="22"/>
                <w:szCs w:val="22"/>
              </w:rPr>
              <w:t> </w:t>
            </w:r>
          </w:p>
        </w:tc>
        <w:tc>
          <w:tcPr>
            <w:tcW w:w="397"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rPr>
            </w:pPr>
            <w:r w:rsidRPr="00A17A95">
              <w:rPr>
                <w:rFonts w:ascii="Cambria" w:hAnsi="Cambria" w:cs="Calibri"/>
                <w:color w:val="000000"/>
                <w:sz w:val="22"/>
                <w:szCs w:val="22"/>
              </w:rPr>
              <w:t> </w:t>
            </w:r>
          </w:p>
        </w:tc>
        <w:tc>
          <w:tcPr>
            <w:tcW w:w="449"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rPr>
            </w:pPr>
            <w:r w:rsidRPr="00A17A95">
              <w:rPr>
                <w:rFonts w:ascii="Cambria" w:hAnsi="Cambria" w:cs="Calibri"/>
                <w:color w:val="000000"/>
                <w:sz w:val="22"/>
                <w:szCs w:val="22"/>
              </w:rPr>
              <w:t> </w:t>
            </w:r>
          </w:p>
        </w:tc>
        <w:tc>
          <w:tcPr>
            <w:tcW w:w="344" w:type="pct"/>
            <w:tcBorders>
              <w:top w:val="nil"/>
              <w:left w:val="nil"/>
              <w:bottom w:val="single" w:sz="4" w:space="0" w:color="auto"/>
              <w:right w:val="single" w:sz="4" w:space="0" w:color="auto"/>
            </w:tcBorders>
            <w:shd w:val="clear" w:color="auto" w:fill="auto"/>
            <w:noWrap/>
            <w:vAlign w:val="bottom"/>
            <w:hideMark/>
          </w:tcPr>
          <w:p w:rsidR="00107B94" w:rsidRPr="00A17A95" w:rsidRDefault="00107B94">
            <w:pPr>
              <w:rPr>
                <w:rFonts w:ascii="Cambria" w:hAnsi="Cambria" w:cs="Calibri"/>
                <w:color w:val="000000"/>
              </w:rPr>
            </w:pPr>
            <w:r w:rsidRPr="00A17A95">
              <w:rPr>
                <w:rFonts w:ascii="Cambria" w:hAnsi="Cambria" w:cs="Calibri"/>
                <w:color w:val="000000"/>
                <w:sz w:val="22"/>
                <w:szCs w:val="22"/>
              </w:rPr>
              <w:t> </w:t>
            </w:r>
          </w:p>
        </w:tc>
      </w:tr>
    </w:tbl>
    <w:p w:rsidR="00107B94" w:rsidRPr="00A17A95" w:rsidRDefault="00107B94" w:rsidP="005062D5">
      <w:pPr>
        <w:rPr>
          <w:rFonts w:ascii="Cambria" w:eastAsiaTheme="minorHAnsi" w:hAnsi="Cambria"/>
        </w:rPr>
      </w:pPr>
    </w:p>
    <w:p w:rsidR="006106E1" w:rsidRPr="00A17A95" w:rsidRDefault="006106E1" w:rsidP="00F47CFD">
      <w:pPr>
        <w:pStyle w:val="Heading4"/>
        <w:ind w:left="1276" w:hanging="992"/>
        <w:rPr>
          <w:rFonts w:eastAsiaTheme="minorHAnsi"/>
        </w:rPr>
      </w:pPr>
      <w:bookmarkStart w:id="200" w:name="_Toc371586405"/>
      <w:r w:rsidRPr="00A17A95">
        <w:rPr>
          <w:rFonts w:eastAsiaTheme="minorHAnsi"/>
        </w:rPr>
        <w:lastRenderedPageBreak/>
        <w:t>Standard chartered Template</w:t>
      </w:r>
      <w:bookmarkEnd w:id="200"/>
    </w:p>
    <w:p w:rsidR="006106E1" w:rsidRPr="00A17A95" w:rsidRDefault="006106E1" w:rsidP="00F47CFD">
      <w:pPr>
        <w:pStyle w:val="Heading4"/>
        <w:ind w:left="1276" w:hanging="992"/>
        <w:rPr>
          <w:rFonts w:eastAsiaTheme="minorHAnsi"/>
        </w:rPr>
      </w:pPr>
      <w:bookmarkStart w:id="201" w:name="_Toc371586406"/>
      <w:r w:rsidRPr="00A17A95">
        <w:rPr>
          <w:rFonts w:eastAsiaTheme="minorHAnsi"/>
        </w:rPr>
        <w:t>Microfinance Template</w:t>
      </w:r>
      <w:bookmarkEnd w:id="201"/>
    </w:p>
    <w:p w:rsidR="006106E1" w:rsidRPr="00A17A95" w:rsidRDefault="006106E1" w:rsidP="006106E1">
      <w:pPr>
        <w:pStyle w:val="ListParagraph"/>
        <w:ind w:left="0"/>
        <w:rPr>
          <w:rFonts w:ascii="Cambria" w:eastAsiaTheme="minorHAnsi" w:hAnsi="Cambria"/>
          <w:sz w:val="24"/>
          <w:szCs w:val="24"/>
        </w:rPr>
      </w:pPr>
      <w:r w:rsidRPr="00A17A95">
        <w:rPr>
          <w:rFonts w:ascii="Cambria" w:eastAsiaTheme="minorHAnsi" w:hAnsi="Cambria"/>
          <w:sz w:val="24"/>
          <w:szCs w:val="24"/>
        </w:rPr>
        <w:t>The template captures the following details</w:t>
      </w:r>
    </w:p>
    <w:p w:rsidR="006106E1" w:rsidRPr="00A17A95" w:rsidRDefault="006106E1" w:rsidP="00E259CB">
      <w:pPr>
        <w:pStyle w:val="ListParagraph"/>
        <w:numPr>
          <w:ilvl w:val="0"/>
          <w:numId w:val="65"/>
        </w:numPr>
        <w:spacing w:after="0"/>
        <w:ind w:left="714" w:hanging="357"/>
        <w:rPr>
          <w:rFonts w:ascii="Cambria" w:eastAsiaTheme="minorHAnsi" w:hAnsi="Cambria"/>
        </w:rPr>
      </w:pPr>
      <w:r w:rsidRPr="00A17A95">
        <w:rPr>
          <w:rFonts w:ascii="Cambria" w:eastAsiaTheme="minorHAnsi" w:hAnsi="Cambria"/>
        </w:rPr>
        <w:t>No.</w:t>
      </w:r>
      <w:r w:rsidRPr="00A17A95">
        <w:rPr>
          <w:rFonts w:ascii="Cambria" w:eastAsiaTheme="minorHAnsi" w:hAnsi="Cambria"/>
        </w:rPr>
        <w:tab/>
      </w:r>
    </w:p>
    <w:p w:rsidR="006106E1" w:rsidRPr="00A17A95" w:rsidRDefault="006106E1" w:rsidP="00E259CB">
      <w:pPr>
        <w:pStyle w:val="ListParagraph"/>
        <w:numPr>
          <w:ilvl w:val="0"/>
          <w:numId w:val="65"/>
        </w:numPr>
        <w:spacing w:after="0"/>
        <w:ind w:left="714" w:hanging="357"/>
        <w:rPr>
          <w:rFonts w:ascii="Cambria" w:eastAsiaTheme="minorHAnsi" w:hAnsi="Cambria"/>
        </w:rPr>
      </w:pPr>
      <w:r w:rsidRPr="00A17A95">
        <w:rPr>
          <w:rFonts w:ascii="Cambria" w:eastAsiaTheme="minorHAnsi" w:hAnsi="Cambria"/>
        </w:rPr>
        <w:t>SURNAME</w:t>
      </w:r>
      <w:r w:rsidRPr="00A17A95">
        <w:rPr>
          <w:rFonts w:ascii="Cambria" w:eastAsiaTheme="minorHAnsi" w:hAnsi="Cambria"/>
        </w:rPr>
        <w:tab/>
      </w:r>
    </w:p>
    <w:p w:rsidR="006106E1" w:rsidRPr="00A17A95" w:rsidRDefault="006106E1" w:rsidP="00E259CB">
      <w:pPr>
        <w:pStyle w:val="ListParagraph"/>
        <w:numPr>
          <w:ilvl w:val="0"/>
          <w:numId w:val="65"/>
        </w:numPr>
        <w:spacing w:after="0"/>
        <w:ind w:left="714" w:hanging="357"/>
        <w:rPr>
          <w:rFonts w:ascii="Cambria" w:eastAsiaTheme="minorHAnsi" w:hAnsi="Cambria"/>
        </w:rPr>
      </w:pPr>
      <w:r w:rsidRPr="00A17A95">
        <w:rPr>
          <w:rFonts w:ascii="Cambria" w:eastAsiaTheme="minorHAnsi" w:hAnsi="Cambria"/>
        </w:rPr>
        <w:t>FIRST NAMES</w:t>
      </w:r>
      <w:r w:rsidRPr="00A17A95">
        <w:rPr>
          <w:rFonts w:ascii="Cambria" w:eastAsiaTheme="minorHAnsi" w:hAnsi="Cambria"/>
        </w:rPr>
        <w:tab/>
      </w:r>
    </w:p>
    <w:p w:rsidR="006106E1" w:rsidRPr="00A17A95" w:rsidRDefault="006106E1" w:rsidP="00E259CB">
      <w:pPr>
        <w:pStyle w:val="ListParagraph"/>
        <w:numPr>
          <w:ilvl w:val="0"/>
          <w:numId w:val="65"/>
        </w:numPr>
        <w:spacing w:after="0"/>
        <w:ind w:left="714" w:hanging="357"/>
        <w:rPr>
          <w:rFonts w:ascii="Cambria" w:eastAsiaTheme="minorHAnsi" w:hAnsi="Cambria"/>
        </w:rPr>
      </w:pPr>
      <w:r w:rsidRPr="00A17A95">
        <w:rPr>
          <w:rFonts w:ascii="Cambria" w:eastAsiaTheme="minorHAnsi" w:hAnsi="Cambria"/>
        </w:rPr>
        <w:t>ACCOUNT NUMBER</w:t>
      </w:r>
      <w:r w:rsidRPr="00A17A95">
        <w:rPr>
          <w:rFonts w:ascii="Cambria" w:eastAsiaTheme="minorHAnsi" w:hAnsi="Cambria"/>
        </w:rPr>
        <w:tab/>
      </w:r>
    </w:p>
    <w:p w:rsidR="006106E1" w:rsidRPr="00A17A95" w:rsidRDefault="006106E1" w:rsidP="00E259CB">
      <w:pPr>
        <w:pStyle w:val="ListParagraph"/>
        <w:numPr>
          <w:ilvl w:val="0"/>
          <w:numId w:val="65"/>
        </w:numPr>
        <w:spacing w:after="0"/>
        <w:ind w:left="714" w:hanging="357"/>
        <w:rPr>
          <w:rFonts w:ascii="Cambria" w:eastAsiaTheme="minorHAnsi" w:hAnsi="Cambria"/>
        </w:rPr>
      </w:pPr>
      <w:r w:rsidRPr="00A17A95">
        <w:rPr>
          <w:rFonts w:ascii="Cambria" w:eastAsiaTheme="minorHAnsi" w:hAnsi="Cambria"/>
        </w:rPr>
        <w:t>BRANCH NAME</w:t>
      </w:r>
      <w:r w:rsidRPr="00A17A95">
        <w:rPr>
          <w:rFonts w:ascii="Cambria" w:eastAsiaTheme="minorHAnsi" w:hAnsi="Cambria"/>
        </w:rPr>
        <w:tab/>
      </w:r>
    </w:p>
    <w:p w:rsidR="006106E1" w:rsidRPr="00A17A95" w:rsidRDefault="006106E1" w:rsidP="00E259CB">
      <w:pPr>
        <w:pStyle w:val="ListParagraph"/>
        <w:numPr>
          <w:ilvl w:val="0"/>
          <w:numId w:val="65"/>
        </w:numPr>
        <w:spacing w:after="0"/>
        <w:ind w:left="714" w:hanging="357"/>
        <w:rPr>
          <w:rFonts w:ascii="Cambria" w:eastAsiaTheme="minorHAnsi" w:hAnsi="Cambria"/>
        </w:rPr>
      </w:pPr>
      <w:r w:rsidRPr="00A17A95">
        <w:rPr>
          <w:rFonts w:ascii="Cambria" w:eastAsiaTheme="minorHAnsi" w:hAnsi="Cambria"/>
        </w:rPr>
        <w:t>POLICY NUMBER</w:t>
      </w:r>
      <w:r w:rsidRPr="00A17A95">
        <w:rPr>
          <w:rFonts w:ascii="Cambria" w:eastAsiaTheme="minorHAnsi" w:hAnsi="Cambria"/>
        </w:rPr>
        <w:tab/>
      </w:r>
    </w:p>
    <w:p w:rsidR="006106E1" w:rsidRPr="00A17A95" w:rsidRDefault="006106E1" w:rsidP="00E259CB">
      <w:pPr>
        <w:pStyle w:val="ListParagraph"/>
        <w:numPr>
          <w:ilvl w:val="0"/>
          <w:numId w:val="65"/>
        </w:numPr>
        <w:spacing w:after="0"/>
        <w:ind w:left="714" w:hanging="357"/>
        <w:rPr>
          <w:rFonts w:ascii="Cambria" w:eastAsiaTheme="minorHAnsi" w:hAnsi="Cambria"/>
        </w:rPr>
      </w:pPr>
      <w:r w:rsidRPr="00A17A95">
        <w:rPr>
          <w:rFonts w:ascii="Cambria" w:eastAsiaTheme="minorHAnsi" w:hAnsi="Cambria"/>
        </w:rPr>
        <w:t>PREMIUM</w:t>
      </w:r>
    </w:p>
    <w:p w:rsidR="006A3818" w:rsidRPr="00A17A95" w:rsidRDefault="006A3818" w:rsidP="002424CF">
      <w:pPr>
        <w:pStyle w:val="Heading3"/>
        <w:rPr>
          <w:rFonts w:ascii="Cambria" w:eastAsiaTheme="minorHAnsi" w:hAnsi="Cambria"/>
        </w:rPr>
      </w:pPr>
      <w:bookmarkStart w:id="202" w:name="_Toc371586407"/>
      <w:r w:rsidRPr="00A17A95">
        <w:rPr>
          <w:rFonts w:ascii="Cambria" w:eastAsiaTheme="minorHAnsi" w:hAnsi="Cambria"/>
        </w:rPr>
        <w:t>Relaunch</w:t>
      </w:r>
      <w:bookmarkEnd w:id="202"/>
    </w:p>
    <w:p w:rsidR="006A3818" w:rsidRPr="00A17A95" w:rsidRDefault="006A3818" w:rsidP="006A3818">
      <w:pPr>
        <w:rPr>
          <w:rFonts w:ascii="Cambria" w:eastAsiaTheme="minorHAnsi" w:hAnsi="Cambria"/>
        </w:rPr>
      </w:pPr>
      <w:r w:rsidRPr="00A17A95">
        <w:rPr>
          <w:rFonts w:ascii="Cambria" w:eastAsiaTheme="minorHAnsi" w:hAnsi="Cambria"/>
        </w:rPr>
        <w:t xml:space="preserve">Lodge revised stop order instructions on policy amendments. This is done to take care of policies </w:t>
      </w:r>
      <w:r w:rsidR="008619C3" w:rsidRPr="00A17A95">
        <w:rPr>
          <w:rFonts w:ascii="Cambria" w:eastAsiaTheme="minorHAnsi" w:hAnsi="Cambria"/>
        </w:rPr>
        <w:t>that</w:t>
      </w:r>
      <w:r w:rsidRPr="00A17A95">
        <w:rPr>
          <w:rFonts w:ascii="Cambria" w:eastAsiaTheme="minorHAnsi" w:hAnsi="Cambria"/>
        </w:rPr>
        <w:t xml:space="preserve"> have had the premium increased or decreased</w:t>
      </w:r>
    </w:p>
    <w:p w:rsidR="00AB7998" w:rsidRPr="00A17A95" w:rsidRDefault="00AB7998" w:rsidP="002424CF">
      <w:pPr>
        <w:pStyle w:val="Heading3"/>
        <w:rPr>
          <w:rFonts w:ascii="Cambria" w:eastAsiaTheme="minorHAnsi" w:hAnsi="Cambria"/>
        </w:rPr>
      </w:pPr>
      <w:bookmarkStart w:id="203" w:name="_Toc371586408"/>
      <w:r w:rsidRPr="00A17A95">
        <w:rPr>
          <w:rFonts w:ascii="Cambria" w:eastAsiaTheme="minorHAnsi" w:hAnsi="Cambria"/>
        </w:rPr>
        <w:t>Stop deduction Launch</w:t>
      </w:r>
      <w:bookmarkEnd w:id="203"/>
    </w:p>
    <w:p w:rsidR="00AB7998" w:rsidRPr="00A17A95" w:rsidRDefault="00AB7998" w:rsidP="00AB7998">
      <w:pPr>
        <w:rPr>
          <w:rFonts w:ascii="Cambria" w:eastAsiaTheme="minorHAnsi" w:hAnsi="Cambria"/>
        </w:rPr>
      </w:pPr>
      <w:r w:rsidRPr="00A17A95">
        <w:rPr>
          <w:rFonts w:ascii="Cambria" w:eastAsiaTheme="minorHAnsi" w:hAnsi="Cambria"/>
        </w:rPr>
        <w:t xml:space="preserve">The system should </w:t>
      </w:r>
      <w:r w:rsidR="007F2B06" w:rsidRPr="00A17A95">
        <w:rPr>
          <w:rFonts w:ascii="Cambria" w:eastAsiaTheme="minorHAnsi" w:hAnsi="Cambria"/>
        </w:rPr>
        <w:t>automatically stop</w:t>
      </w:r>
      <w:r w:rsidRPr="00A17A95">
        <w:rPr>
          <w:rFonts w:ascii="Cambria" w:eastAsiaTheme="minorHAnsi" w:hAnsi="Cambria"/>
        </w:rPr>
        <w:t xml:space="preserve"> launching from pay points if </w:t>
      </w:r>
    </w:p>
    <w:p w:rsidR="00AB7998" w:rsidRPr="00A17A95" w:rsidRDefault="00AB7998" w:rsidP="00E259CB">
      <w:pPr>
        <w:pStyle w:val="ListParagraph"/>
        <w:numPr>
          <w:ilvl w:val="0"/>
          <w:numId w:val="72"/>
        </w:numPr>
        <w:spacing w:after="0"/>
        <w:ind w:left="714" w:hanging="357"/>
        <w:rPr>
          <w:rFonts w:ascii="Cambria" w:eastAsiaTheme="minorHAnsi" w:hAnsi="Cambria"/>
          <w:sz w:val="24"/>
          <w:szCs w:val="24"/>
        </w:rPr>
      </w:pPr>
      <w:r w:rsidRPr="00A17A95">
        <w:rPr>
          <w:rFonts w:ascii="Cambria" w:eastAsiaTheme="minorHAnsi" w:hAnsi="Cambria"/>
          <w:sz w:val="24"/>
          <w:szCs w:val="24"/>
        </w:rPr>
        <w:t>The account is closed</w:t>
      </w:r>
      <w:r w:rsidR="008619C3" w:rsidRPr="00A17A95">
        <w:rPr>
          <w:rFonts w:ascii="Cambria" w:eastAsiaTheme="minorHAnsi" w:hAnsi="Cambria"/>
          <w:sz w:val="24"/>
          <w:szCs w:val="24"/>
        </w:rPr>
        <w:t xml:space="preserve"> (DDI)</w:t>
      </w:r>
    </w:p>
    <w:p w:rsidR="008619C3" w:rsidRPr="00A17A95" w:rsidRDefault="008619C3" w:rsidP="00E259CB">
      <w:pPr>
        <w:pStyle w:val="ListParagraph"/>
        <w:numPr>
          <w:ilvl w:val="0"/>
          <w:numId w:val="72"/>
        </w:numPr>
        <w:spacing w:after="0"/>
        <w:ind w:left="714" w:hanging="357"/>
        <w:rPr>
          <w:rFonts w:ascii="Cambria" w:eastAsiaTheme="minorHAnsi" w:hAnsi="Cambria"/>
          <w:sz w:val="24"/>
          <w:szCs w:val="24"/>
        </w:rPr>
      </w:pPr>
      <w:r w:rsidRPr="00A17A95">
        <w:rPr>
          <w:rFonts w:ascii="Cambria" w:eastAsiaTheme="minorHAnsi" w:hAnsi="Cambria"/>
          <w:sz w:val="24"/>
          <w:szCs w:val="24"/>
        </w:rPr>
        <w:t>Individual records for policies that have matured or claimed</w:t>
      </w:r>
    </w:p>
    <w:p w:rsidR="00721CA9" w:rsidRDefault="00721CA9" w:rsidP="002424CF">
      <w:pPr>
        <w:pStyle w:val="Heading3"/>
        <w:rPr>
          <w:rFonts w:ascii="Cambria" w:eastAsiaTheme="minorHAnsi" w:hAnsi="Cambria"/>
        </w:rPr>
      </w:pPr>
      <w:bookmarkStart w:id="204" w:name="_Toc371586409"/>
      <w:r>
        <w:rPr>
          <w:rFonts w:ascii="Cambria" w:eastAsiaTheme="minorHAnsi" w:hAnsi="Cambria"/>
        </w:rPr>
        <w:t>Cash Payments</w:t>
      </w:r>
      <w:bookmarkEnd w:id="204"/>
    </w:p>
    <w:p w:rsidR="00721CA9" w:rsidRPr="00320352" w:rsidRDefault="00320352" w:rsidP="00320352">
      <w:pPr>
        <w:spacing w:line="360" w:lineRule="auto"/>
        <w:rPr>
          <w:rFonts w:ascii="Cambria" w:eastAsiaTheme="minorHAnsi" w:hAnsi="Cambria"/>
        </w:rPr>
      </w:pPr>
      <w:r w:rsidRPr="00320352">
        <w:rPr>
          <w:rFonts w:ascii="Cambria" w:eastAsiaTheme="minorHAnsi" w:hAnsi="Cambria"/>
        </w:rPr>
        <w:t>When policies</w:t>
      </w:r>
      <w:r w:rsidR="00721CA9" w:rsidRPr="00320352">
        <w:rPr>
          <w:rFonts w:ascii="Cambria" w:eastAsiaTheme="minorHAnsi" w:hAnsi="Cambria"/>
        </w:rPr>
        <w:t xml:space="preserve"> are initiated the payment method is restricted to Stop order and DDI</w:t>
      </w:r>
      <w:r w:rsidRPr="00320352">
        <w:rPr>
          <w:rFonts w:ascii="Cambria" w:eastAsiaTheme="minorHAnsi" w:hAnsi="Cambria"/>
        </w:rPr>
        <w:t>. But the clients who belong to a bank that is not in negotiation with Express life are forced to pay through cash. The system should allow such cases to pay through cash. The clients paying through pay point and DDI would wish to pay outstanding premium through cash payment mode the system should also allow that without charging the administration fee for pay points.</w:t>
      </w:r>
    </w:p>
    <w:p w:rsidR="009B3253" w:rsidRPr="00A17A95" w:rsidRDefault="009B3253" w:rsidP="002424CF">
      <w:pPr>
        <w:pStyle w:val="Heading3"/>
        <w:rPr>
          <w:rFonts w:ascii="Cambria" w:eastAsiaTheme="minorHAnsi" w:hAnsi="Cambria"/>
        </w:rPr>
      </w:pPr>
      <w:bookmarkStart w:id="205" w:name="_Toc371586410"/>
      <w:r w:rsidRPr="00A17A95">
        <w:rPr>
          <w:rFonts w:ascii="Cambria" w:eastAsiaTheme="minorHAnsi" w:hAnsi="Cambria"/>
        </w:rPr>
        <w:t>Challenges to be addressed</w:t>
      </w:r>
      <w:bookmarkEnd w:id="205"/>
    </w:p>
    <w:tbl>
      <w:tblPr>
        <w:tblW w:w="5000" w:type="pct"/>
        <w:tblLook w:val="04A0" w:firstRow="1" w:lastRow="0" w:firstColumn="1" w:lastColumn="0" w:noHBand="0" w:noVBand="1"/>
      </w:tblPr>
      <w:tblGrid>
        <w:gridCol w:w="5140"/>
        <w:gridCol w:w="4436"/>
      </w:tblGrid>
      <w:tr w:rsidR="009B3253" w:rsidRPr="00A17A95" w:rsidTr="007F2B06">
        <w:trPr>
          <w:trHeight w:val="315"/>
        </w:trPr>
        <w:tc>
          <w:tcPr>
            <w:tcW w:w="2684" w:type="pct"/>
            <w:tcBorders>
              <w:top w:val="single" w:sz="4" w:space="0" w:color="auto"/>
              <w:left w:val="single" w:sz="4" w:space="0" w:color="auto"/>
              <w:bottom w:val="single" w:sz="4" w:space="0" w:color="auto"/>
              <w:right w:val="single" w:sz="4" w:space="0" w:color="auto"/>
            </w:tcBorders>
            <w:shd w:val="clear" w:color="auto" w:fill="auto"/>
            <w:hideMark/>
          </w:tcPr>
          <w:p w:rsidR="009B3253" w:rsidRPr="00A17A95" w:rsidRDefault="009B3253" w:rsidP="009B3253">
            <w:pPr>
              <w:rPr>
                <w:rFonts w:ascii="Cambria" w:hAnsi="Cambria" w:cs="Calibri"/>
                <w:b/>
                <w:bCs/>
                <w:color w:val="000000"/>
                <w:sz w:val="20"/>
                <w:szCs w:val="20"/>
                <w:lang w:val="en-ZA" w:eastAsia="en-ZA"/>
              </w:rPr>
            </w:pPr>
            <w:r w:rsidRPr="00A17A95">
              <w:rPr>
                <w:rFonts w:ascii="Cambria" w:hAnsi="Cambria" w:cs="Calibri"/>
                <w:b/>
                <w:bCs/>
                <w:color w:val="000000"/>
                <w:sz w:val="20"/>
                <w:szCs w:val="20"/>
                <w:lang w:val="en-ZA" w:eastAsia="en-ZA"/>
              </w:rPr>
              <w:t>PREMIUM ADMIN PROCESS (BANKS)</w:t>
            </w:r>
          </w:p>
        </w:tc>
        <w:tc>
          <w:tcPr>
            <w:tcW w:w="2316" w:type="pct"/>
            <w:tcBorders>
              <w:top w:val="single" w:sz="4" w:space="0" w:color="auto"/>
              <w:left w:val="nil"/>
              <w:bottom w:val="single" w:sz="4" w:space="0" w:color="auto"/>
              <w:right w:val="single" w:sz="4" w:space="0" w:color="auto"/>
            </w:tcBorders>
            <w:shd w:val="clear" w:color="auto" w:fill="auto"/>
            <w:hideMark/>
          </w:tcPr>
          <w:p w:rsidR="009B3253" w:rsidRPr="00A17A95" w:rsidRDefault="009B3253" w:rsidP="009B3253">
            <w:pPr>
              <w:rPr>
                <w:rFonts w:ascii="Cambria" w:hAnsi="Cambria" w:cs="Calibri"/>
                <w:b/>
                <w:bCs/>
                <w:color w:val="000000"/>
                <w:sz w:val="20"/>
                <w:szCs w:val="20"/>
                <w:lang w:val="en-ZA" w:eastAsia="en-ZA"/>
              </w:rPr>
            </w:pPr>
            <w:r w:rsidRPr="00A17A95">
              <w:rPr>
                <w:rFonts w:ascii="Cambria" w:hAnsi="Cambria" w:cs="Calibri"/>
                <w:b/>
                <w:bCs/>
                <w:color w:val="000000"/>
                <w:sz w:val="20"/>
                <w:szCs w:val="20"/>
                <w:lang w:val="en-ZA" w:eastAsia="en-ZA"/>
              </w:rPr>
              <w:t>REQUEST</w:t>
            </w:r>
          </w:p>
        </w:tc>
      </w:tr>
      <w:tr w:rsidR="009B3253" w:rsidRPr="00A17A95" w:rsidTr="007F2B06">
        <w:trPr>
          <w:trHeight w:val="510"/>
        </w:trPr>
        <w:tc>
          <w:tcPr>
            <w:tcW w:w="2684" w:type="pct"/>
            <w:tcBorders>
              <w:top w:val="nil"/>
              <w:left w:val="single" w:sz="4" w:space="0" w:color="auto"/>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1. BILLING GENERATION BASED ON VARIOUS FUNDPROVIDERS</w:t>
            </w:r>
          </w:p>
        </w:tc>
        <w:tc>
          <w:tcPr>
            <w:tcW w:w="2316" w:type="pct"/>
            <w:tcBorders>
              <w:top w:val="nil"/>
              <w:left w:val="nil"/>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BILLING SUMMARIES (NEW CASES, RECURRING, UPDATES, ACCOUNT CHANGES)</w:t>
            </w:r>
          </w:p>
        </w:tc>
      </w:tr>
      <w:tr w:rsidR="009B3253" w:rsidRPr="00A17A95" w:rsidTr="007F2B06">
        <w:trPr>
          <w:trHeight w:val="765"/>
        </w:trPr>
        <w:tc>
          <w:tcPr>
            <w:tcW w:w="2684" w:type="pct"/>
            <w:tcBorders>
              <w:top w:val="nil"/>
              <w:left w:val="single" w:sz="4" w:space="0" w:color="auto"/>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2. AUDIT DATA GENERATED (INCREASE IN FILE SIZE FROM PREVIOUS MONTH, NUMBER OF NEW CASES, CHECK FOR AMMENDED AND CANCELLED CASES)</w:t>
            </w:r>
          </w:p>
        </w:tc>
        <w:tc>
          <w:tcPr>
            <w:tcW w:w="2316" w:type="pct"/>
            <w:tcBorders>
              <w:top w:val="nil"/>
              <w:left w:val="nil"/>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BILLING SUMMARIES (NEW CASES, RECURRING, UPDATES, ACCOUNT CHANGES)</w:t>
            </w:r>
          </w:p>
        </w:tc>
      </w:tr>
      <w:tr w:rsidR="009B3253" w:rsidRPr="00A17A95" w:rsidTr="007F2B06">
        <w:trPr>
          <w:trHeight w:val="765"/>
        </w:trPr>
        <w:tc>
          <w:tcPr>
            <w:tcW w:w="2684" w:type="pct"/>
            <w:tcBorders>
              <w:top w:val="nil"/>
              <w:left w:val="single" w:sz="4" w:space="0" w:color="auto"/>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3. ISOLATE ALL ACCOUNT NUMBERS THAT HAVE BEEN CATEGORIZED BY BANK AS INVALID (WRONG, DORMANT, POST NO DEBIT, CLOSED ETC)</w:t>
            </w:r>
          </w:p>
        </w:tc>
        <w:tc>
          <w:tcPr>
            <w:tcW w:w="2316" w:type="pct"/>
            <w:tcBorders>
              <w:top w:val="nil"/>
              <w:left w:val="nil"/>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ALL CASES TAGGED WITH SUCH REASONS SHOULD BE BILLED DIFFERENTLY FOR FURTHER ENQUIRY AND CORRECTIONS ATTEMPT</w:t>
            </w:r>
          </w:p>
        </w:tc>
      </w:tr>
      <w:tr w:rsidR="009B3253" w:rsidRPr="00A17A95" w:rsidTr="007F2B06">
        <w:trPr>
          <w:trHeight w:val="765"/>
        </w:trPr>
        <w:tc>
          <w:tcPr>
            <w:tcW w:w="2684" w:type="pct"/>
            <w:tcBorders>
              <w:top w:val="nil"/>
              <w:left w:val="single" w:sz="4" w:space="0" w:color="auto"/>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4. PREPARE FINAL FILE IN THE FORMAT REQUIRED BY VARIOUS BANKS</w:t>
            </w:r>
          </w:p>
        </w:tc>
        <w:tc>
          <w:tcPr>
            <w:tcW w:w="2316" w:type="pct"/>
            <w:tcBorders>
              <w:top w:val="nil"/>
              <w:left w:val="nil"/>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POLICY NUMBER, POLICY HOLDERS'S NAME, ACCOUNT NUMBER, BRANCH NUMBER AND NAME, PREMIUM, AND BILLING NARRATION)</w:t>
            </w:r>
          </w:p>
        </w:tc>
      </w:tr>
      <w:tr w:rsidR="009B3253" w:rsidRPr="00A17A95" w:rsidTr="007F2B06">
        <w:trPr>
          <w:trHeight w:val="765"/>
        </w:trPr>
        <w:tc>
          <w:tcPr>
            <w:tcW w:w="2684" w:type="pct"/>
            <w:tcBorders>
              <w:top w:val="nil"/>
              <w:left w:val="single" w:sz="4" w:space="0" w:color="auto"/>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lastRenderedPageBreak/>
              <w:t>5. PREPARE DATA FOR ARREARS DEDUCTION SOLELY BASED ON UNSUCCESFULL FOR PREVIOUS MONTH BASED SOLELY ON  ACCOUNT WITH INSUFFICIENT FUNDS.</w:t>
            </w:r>
          </w:p>
        </w:tc>
        <w:tc>
          <w:tcPr>
            <w:tcW w:w="2316" w:type="pct"/>
            <w:tcBorders>
              <w:top w:val="nil"/>
              <w:left w:val="nil"/>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ALL CASES TAGGED WITH INSUFFICIENT FUNDS FOR THE PREVIOUS MONTH SHOULD BE BILLED FOR CLAWBACK OF MISSED PREMIUM PAYMENT</w:t>
            </w:r>
          </w:p>
        </w:tc>
      </w:tr>
      <w:tr w:rsidR="009B3253" w:rsidRPr="00A17A95" w:rsidTr="007F2B06">
        <w:trPr>
          <w:trHeight w:val="510"/>
        </w:trPr>
        <w:tc>
          <w:tcPr>
            <w:tcW w:w="2684" w:type="pct"/>
            <w:tcBorders>
              <w:top w:val="nil"/>
              <w:left w:val="single" w:sz="4" w:space="0" w:color="auto"/>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6. SEND BILLING DATA TO VARIOUS INSTITUTION USUALLY VIA EMAIL FOR DAILY UPLOADS (DEDUCTIONS)</w:t>
            </w:r>
          </w:p>
        </w:tc>
        <w:tc>
          <w:tcPr>
            <w:tcW w:w="2316" w:type="pct"/>
            <w:tcBorders>
              <w:top w:val="nil"/>
              <w:left w:val="nil"/>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DATA TO BE SENT THROUGH THE SYSTEM</w:t>
            </w:r>
          </w:p>
        </w:tc>
      </w:tr>
      <w:tr w:rsidR="009B3253" w:rsidRPr="00A17A95" w:rsidTr="007F2B06">
        <w:trPr>
          <w:trHeight w:val="840"/>
        </w:trPr>
        <w:tc>
          <w:tcPr>
            <w:tcW w:w="2684" w:type="pct"/>
            <w:tcBorders>
              <w:top w:val="nil"/>
              <w:left w:val="single" w:sz="4" w:space="0" w:color="auto"/>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7. MONITORING COLLECTION OF DAILY UPLOADS THROUGH CONSTANT COMMUNICATION WITH SCHEDULE OFFICER (EMAIL, PHONE CALL, WATSAPP, BANK VISITATION</w:t>
            </w:r>
          </w:p>
        </w:tc>
        <w:tc>
          <w:tcPr>
            <w:tcW w:w="2316" w:type="pct"/>
            <w:tcBorders>
              <w:top w:val="nil"/>
              <w:left w:val="nil"/>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SHOULD BE ABLE TO CAPTURE DAILY AMOUNT THAT HAS BEEN COLLECTED AT THE BANK IN THE SYSTEM TO ALSO MONITOR THE SUCCESS RATE IN COLLECTION</w:t>
            </w:r>
          </w:p>
        </w:tc>
      </w:tr>
      <w:tr w:rsidR="009B3253" w:rsidRPr="00A17A95" w:rsidTr="007F2B06">
        <w:trPr>
          <w:trHeight w:val="255"/>
        </w:trPr>
        <w:tc>
          <w:tcPr>
            <w:tcW w:w="2684" w:type="pct"/>
            <w:tcBorders>
              <w:top w:val="nil"/>
              <w:left w:val="single" w:sz="4" w:space="0" w:color="auto"/>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8 FINAL COLLECTION OF REPORT.</w:t>
            </w:r>
          </w:p>
        </w:tc>
        <w:tc>
          <w:tcPr>
            <w:tcW w:w="2316" w:type="pct"/>
            <w:tcBorders>
              <w:top w:val="nil"/>
              <w:left w:val="nil"/>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TO BE RECIEVED THROUH THE SYSTEM</w:t>
            </w:r>
          </w:p>
        </w:tc>
      </w:tr>
      <w:tr w:rsidR="009B3253" w:rsidRPr="00A17A95" w:rsidTr="007F2B06">
        <w:trPr>
          <w:trHeight w:val="510"/>
        </w:trPr>
        <w:tc>
          <w:tcPr>
            <w:tcW w:w="2684" w:type="pct"/>
            <w:tcBorders>
              <w:top w:val="nil"/>
              <w:left w:val="single" w:sz="4" w:space="0" w:color="auto"/>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9. ALLOCATIONS OF SUCCESSFUL TRANSACTIONS TO BE LOADED IN THE SYSTEM</w:t>
            </w:r>
          </w:p>
        </w:tc>
        <w:tc>
          <w:tcPr>
            <w:tcW w:w="2316" w:type="pct"/>
            <w:tcBorders>
              <w:top w:val="nil"/>
              <w:left w:val="nil"/>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ALLOCATION REPORT AFTER THE PROCESS</w:t>
            </w:r>
          </w:p>
        </w:tc>
      </w:tr>
      <w:tr w:rsidR="009B3253" w:rsidRPr="00A17A95" w:rsidTr="007F2B06">
        <w:trPr>
          <w:trHeight w:val="255"/>
        </w:trPr>
        <w:tc>
          <w:tcPr>
            <w:tcW w:w="2684" w:type="pct"/>
            <w:tcBorders>
              <w:top w:val="nil"/>
              <w:left w:val="single" w:sz="4" w:space="0" w:color="auto"/>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 </w:t>
            </w:r>
          </w:p>
        </w:tc>
        <w:tc>
          <w:tcPr>
            <w:tcW w:w="2316" w:type="pct"/>
            <w:tcBorders>
              <w:top w:val="nil"/>
              <w:left w:val="nil"/>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 </w:t>
            </w:r>
          </w:p>
        </w:tc>
      </w:tr>
      <w:tr w:rsidR="009B3253" w:rsidRPr="00A17A95" w:rsidTr="007F2B06">
        <w:trPr>
          <w:trHeight w:val="255"/>
        </w:trPr>
        <w:tc>
          <w:tcPr>
            <w:tcW w:w="2684" w:type="pct"/>
            <w:tcBorders>
              <w:top w:val="nil"/>
              <w:left w:val="single" w:sz="4" w:space="0" w:color="auto"/>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 </w:t>
            </w:r>
          </w:p>
        </w:tc>
        <w:tc>
          <w:tcPr>
            <w:tcW w:w="2316" w:type="pct"/>
            <w:tcBorders>
              <w:top w:val="nil"/>
              <w:left w:val="nil"/>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 </w:t>
            </w:r>
          </w:p>
        </w:tc>
      </w:tr>
      <w:tr w:rsidR="009B3253" w:rsidRPr="00A17A95" w:rsidTr="007F2B06">
        <w:trPr>
          <w:trHeight w:val="315"/>
        </w:trPr>
        <w:tc>
          <w:tcPr>
            <w:tcW w:w="2684" w:type="pct"/>
            <w:tcBorders>
              <w:top w:val="nil"/>
              <w:left w:val="single" w:sz="4" w:space="0" w:color="auto"/>
              <w:bottom w:val="single" w:sz="4" w:space="0" w:color="auto"/>
              <w:right w:val="single" w:sz="4" w:space="0" w:color="auto"/>
            </w:tcBorders>
            <w:shd w:val="clear" w:color="auto" w:fill="auto"/>
            <w:hideMark/>
          </w:tcPr>
          <w:p w:rsidR="009B3253" w:rsidRPr="00A17A95" w:rsidRDefault="009B3253" w:rsidP="009B3253">
            <w:pPr>
              <w:rPr>
                <w:rFonts w:ascii="Cambria" w:hAnsi="Cambria" w:cs="Calibri"/>
                <w:b/>
                <w:bCs/>
                <w:color w:val="000000"/>
                <w:sz w:val="20"/>
                <w:szCs w:val="20"/>
                <w:lang w:val="en-ZA" w:eastAsia="en-ZA"/>
              </w:rPr>
            </w:pPr>
            <w:r w:rsidRPr="00A17A95">
              <w:rPr>
                <w:rFonts w:ascii="Cambria" w:hAnsi="Cambria" w:cs="Calibri"/>
                <w:b/>
                <w:bCs/>
                <w:color w:val="000000"/>
                <w:sz w:val="20"/>
                <w:szCs w:val="20"/>
                <w:lang w:val="en-ZA" w:eastAsia="en-ZA"/>
              </w:rPr>
              <w:t>PREMIUM ADMIN ISSUES</w:t>
            </w:r>
          </w:p>
        </w:tc>
        <w:tc>
          <w:tcPr>
            <w:tcW w:w="2316" w:type="pct"/>
            <w:tcBorders>
              <w:top w:val="nil"/>
              <w:left w:val="nil"/>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 </w:t>
            </w:r>
          </w:p>
        </w:tc>
      </w:tr>
      <w:tr w:rsidR="009B3253" w:rsidRPr="00A17A95" w:rsidTr="007F2B06">
        <w:trPr>
          <w:trHeight w:val="255"/>
        </w:trPr>
        <w:tc>
          <w:tcPr>
            <w:tcW w:w="2684" w:type="pct"/>
            <w:tcBorders>
              <w:top w:val="nil"/>
              <w:left w:val="single" w:sz="4" w:space="0" w:color="auto"/>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1. ENSURE THAT ONLY ACTIVE CASES ARE BILLED</w:t>
            </w:r>
          </w:p>
        </w:tc>
        <w:tc>
          <w:tcPr>
            <w:tcW w:w="2316" w:type="pct"/>
            <w:tcBorders>
              <w:top w:val="nil"/>
              <w:left w:val="nil"/>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 </w:t>
            </w:r>
          </w:p>
        </w:tc>
      </w:tr>
      <w:tr w:rsidR="009B3253" w:rsidRPr="00A17A95" w:rsidTr="007F2B06">
        <w:trPr>
          <w:trHeight w:val="765"/>
        </w:trPr>
        <w:tc>
          <w:tcPr>
            <w:tcW w:w="2684" w:type="pct"/>
            <w:tcBorders>
              <w:top w:val="nil"/>
              <w:left w:val="single" w:sz="4" w:space="0" w:color="auto"/>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2. BILLING MUST CONTAIN UPDATED OR AMMENDED FUNDPROVIDER DETAILS (BANK, ACCOUNT NUMBER, BRANCH, BRANCH NUMBER ETC)</w:t>
            </w:r>
          </w:p>
        </w:tc>
        <w:tc>
          <w:tcPr>
            <w:tcW w:w="2316" w:type="pct"/>
            <w:tcBorders>
              <w:top w:val="nil"/>
              <w:left w:val="nil"/>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 </w:t>
            </w:r>
          </w:p>
        </w:tc>
      </w:tr>
      <w:tr w:rsidR="009B3253" w:rsidRPr="00A17A95" w:rsidTr="007F2B06">
        <w:trPr>
          <w:trHeight w:val="510"/>
        </w:trPr>
        <w:tc>
          <w:tcPr>
            <w:tcW w:w="2684" w:type="pct"/>
            <w:tcBorders>
              <w:top w:val="nil"/>
              <w:left w:val="single" w:sz="4" w:space="0" w:color="auto"/>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3. ALL CANCELLED POLICIES MUST BE EXCLUDED IN THE BILLING THAT IS PROVIDED</w:t>
            </w:r>
          </w:p>
        </w:tc>
        <w:tc>
          <w:tcPr>
            <w:tcW w:w="2316" w:type="pct"/>
            <w:tcBorders>
              <w:top w:val="nil"/>
              <w:left w:val="nil"/>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 </w:t>
            </w:r>
          </w:p>
        </w:tc>
      </w:tr>
      <w:tr w:rsidR="009B3253" w:rsidRPr="00A17A95" w:rsidTr="007F2B06">
        <w:trPr>
          <w:trHeight w:val="765"/>
        </w:trPr>
        <w:tc>
          <w:tcPr>
            <w:tcW w:w="2684" w:type="pct"/>
            <w:tcBorders>
              <w:top w:val="nil"/>
              <w:left w:val="single" w:sz="4" w:space="0" w:color="auto"/>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4. ACCURATE BILLING NARRATIONS MUST BE PROVIDED IN THE BILLING DATA THAT IS PREPARED(RECURRING, NEW CASES, UPDATES ETC)</w:t>
            </w:r>
          </w:p>
        </w:tc>
        <w:tc>
          <w:tcPr>
            <w:tcW w:w="2316" w:type="pct"/>
            <w:tcBorders>
              <w:top w:val="nil"/>
              <w:left w:val="nil"/>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 </w:t>
            </w:r>
          </w:p>
        </w:tc>
      </w:tr>
      <w:tr w:rsidR="009B3253" w:rsidRPr="00A17A95" w:rsidTr="007F2B06">
        <w:trPr>
          <w:trHeight w:val="1020"/>
        </w:trPr>
        <w:tc>
          <w:tcPr>
            <w:tcW w:w="2684" w:type="pct"/>
            <w:tcBorders>
              <w:top w:val="nil"/>
              <w:left w:val="single" w:sz="4" w:space="0" w:color="auto"/>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5. CASES WITH 'INVALIDS ACCOUNT' TAGGED IN THE SYTEM FOR THE MONTH IT WAS CATEGORIZED BY BANK AND SHOULD NOT BE BILLED UNTIL THEIR STATUS ARE CHANGED BY AN AMMENDMENT PROCESS</w:t>
            </w:r>
          </w:p>
        </w:tc>
        <w:tc>
          <w:tcPr>
            <w:tcW w:w="2316" w:type="pct"/>
            <w:tcBorders>
              <w:top w:val="nil"/>
              <w:left w:val="nil"/>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 </w:t>
            </w:r>
          </w:p>
        </w:tc>
      </w:tr>
      <w:tr w:rsidR="009B3253" w:rsidRPr="00A17A95" w:rsidTr="007F2B06">
        <w:trPr>
          <w:trHeight w:val="765"/>
        </w:trPr>
        <w:tc>
          <w:tcPr>
            <w:tcW w:w="2684" w:type="pct"/>
            <w:tcBorders>
              <w:top w:val="nil"/>
              <w:left w:val="single" w:sz="4" w:space="0" w:color="auto"/>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6. ALLOCATION SHOULD BE DONE BY EITHER POLICY NUMBERS, OR BULK WITH UNIQUE NUMBERS (USUALLY EMPLOYEE NUMBERS) TO BE DECOUPLED BY SYTEM</w:t>
            </w:r>
          </w:p>
        </w:tc>
        <w:tc>
          <w:tcPr>
            <w:tcW w:w="2316" w:type="pct"/>
            <w:tcBorders>
              <w:top w:val="nil"/>
              <w:left w:val="nil"/>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 </w:t>
            </w:r>
          </w:p>
        </w:tc>
      </w:tr>
      <w:tr w:rsidR="009B3253" w:rsidRPr="00A17A95" w:rsidTr="007F2B06">
        <w:trPr>
          <w:trHeight w:val="255"/>
        </w:trPr>
        <w:tc>
          <w:tcPr>
            <w:tcW w:w="2684" w:type="pct"/>
            <w:tcBorders>
              <w:top w:val="nil"/>
              <w:left w:val="single" w:sz="4" w:space="0" w:color="auto"/>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 </w:t>
            </w:r>
          </w:p>
        </w:tc>
        <w:tc>
          <w:tcPr>
            <w:tcW w:w="2316" w:type="pct"/>
            <w:tcBorders>
              <w:top w:val="nil"/>
              <w:left w:val="nil"/>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 </w:t>
            </w:r>
          </w:p>
        </w:tc>
      </w:tr>
      <w:tr w:rsidR="009B3253" w:rsidRPr="00A17A95" w:rsidTr="007F2B06">
        <w:trPr>
          <w:trHeight w:val="255"/>
        </w:trPr>
        <w:tc>
          <w:tcPr>
            <w:tcW w:w="2684" w:type="pct"/>
            <w:tcBorders>
              <w:top w:val="nil"/>
              <w:left w:val="single" w:sz="4" w:space="0" w:color="auto"/>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 </w:t>
            </w:r>
          </w:p>
        </w:tc>
        <w:tc>
          <w:tcPr>
            <w:tcW w:w="2316" w:type="pct"/>
            <w:tcBorders>
              <w:top w:val="nil"/>
              <w:left w:val="nil"/>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 </w:t>
            </w:r>
          </w:p>
        </w:tc>
      </w:tr>
      <w:tr w:rsidR="009B3253" w:rsidRPr="00A17A95" w:rsidTr="007F2B06">
        <w:trPr>
          <w:trHeight w:val="315"/>
        </w:trPr>
        <w:tc>
          <w:tcPr>
            <w:tcW w:w="2684" w:type="pct"/>
            <w:tcBorders>
              <w:top w:val="nil"/>
              <w:left w:val="single" w:sz="4" w:space="0" w:color="auto"/>
              <w:bottom w:val="single" w:sz="4" w:space="0" w:color="auto"/>
              <w:right w:val="single" w:sz="4" w:space="0" w:color="auto"/>
            </w:tcBorders>
            <w:shd w:val="clear" w:color="auto" w:fill="auto"/>
            <w:hideMark/>
          </w:tcPr>
          <w:p w:rsidR="009B3253" w:rsidRPr="00A17A95" w:rsidRDefault="009B3253" w:rsidP="009B3253">
            <w:pPr>
              <w:rPr>
                <w:rFonts w:ascii="Cambria" w:hAnsi="Cambria" w:cs="Calibri"/>
                <w:b/>
                <w:bCs/>
                <w:color w:val="000000"/>
                <w:sz w:val="20"/>
                <w:szCs w:val="20"/>
                <w:lang w:val="en-ZA" w:eastAsia="en-ZA"/>
              </w:rPr>
            </w:pPr>
            <w:r w:rsidRPr="00A17A95">
              <w:rPr>
                <w:rFonts w:ascii="Cambria" w:hAnsi="Cambria" w:cs="Calibri"/>
                <w:b/>
                <w:bCs/>
                <w:color w:val="000000"/>
                <w:sz w:val="20"/>
                <w:szCs w:val="20"/>
                <w:lang w:val="en-ZA" w:eastAsia="en-ZA"/>
              </w:rPr>
              <w:t>OTHER REQUESTS</w:t>
            </w:r>
          </w:p>
        </w:tc>
        <w:tc>
          <w:tcPr>
            <w:tcW w:w="2316" w:type="pct"/>
            <w:tcBorders>
              <w:top w:val="nil"/>
              <w:left w:val="nil"/>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 </w:t>
            </w:r>
          </w:p>
        </w:tc>
      </w:tr>
      <w:tr w:rsidR="009B3253" w:rsidRPr="00A17A95" w:rsidTr="007F2B06">
        <w:trPr>
          <w:trHeight w:val="765"/>
        </w:trPr>
        <w:tc>
          <w:tcPr>
            <w:tcW w:w="2684" w:type="pct"/>
            <w:tcBorders>
              <w:top w:val="nil"/>
              <w:left w:val="single" w:sz="4" w:space="0" w:color="auto"/>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1. FAILED TRANSACTIONS SHOULD BE LOADED INTO THE SYSTEM WITH THEIR REASONS AS PART OF THE ALLOCATION PROCESS</w:t>
            </w:r>
          </w:p>
        </w:tc>
        <w:tc>
          <w:tcPr>
            <w:tcW w:w="2316" w:type="pct"/>
            <w:tcBorders>
              <w:top w:val="nil"/>
              <w:left w:val="nil"/>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 </w:t>
            </w:r>
          </w:p>
        </w:tc>
      </w:tr>
      <w:tr w:rsidR="009B3253" w:rsidRPr="00A17A95" w:rsidTr="007F2B06">
        <w:trPr>
          <w:trHeight w:val="510"/>
        </w:trPr>
        <w:tc>
          <w:tcPr>
            <w:tcW w:w="2684" w:type="pct"/>
            <w:tcBorders>
              <w:top w:val="nil"/>
              <w:left w:val="single" w:sz="4" w:space="0" w:color="auto"/>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2. ABILITY TO GENERATE STANDARD REPORTS (INCEPTED, NON INCEPTED, CANCELLED, AMMENMENTS ETC)</w:t>
            </w:r>
          </w:p>
        </w:tc>
        <w:tc>
          <w:tcPr>
            <w:tcW w:w="2316" w:type="pct"/>
            <w:tcBorders>
              <w:top w:val="nil"/>
              <w:left w:val="nil"/>
              <w:bottom w:val="single" w:sz="4" w:space="0" w:color="auto"/>
              <w:right w:val="single" w:sz="4" w:space="0" w:color="auto"/>
            </w:tcBorders>
            <w:shd w:val="clear" w:color="auto" w:fill="auto"/>
            <w:hideMark/>
          </w:tcPr>
          <w:p w:rsidR="009B3253" w:rsidRPr="00A17A95" w:rsidRDefault="009B3253" w:rsidP="009B3253">
            <w:pPr>
              <w:rPr>
                <w:rFonts w:ascii="Cambria" w:hAnsi="Cambria" w:cs="Calibri"/>
                <w:color w:val="000000"/>
                <w:sz w:val="20"/>
                <w:szCs w:val="20"/>
                <w:lang w:val="en-ZA" w:eastAsia="en-ZA"/>
              </w:rPr>
            </w:pPr>
            <w:r w:rsidRPr="00A17A95">
              <w:rPr>
                <w:rFonts w:ascii="Cambria" w:hAnsi="Cambria" w:cs="Calibri"/>
                <w:color w:val="000000"/>
                <w:sz w:val="20"/>
                <w:szCs w:val="20"/>
                <w:lang w:val="en-ZA" w:eastAsia="en-ZA"/>
              </w:rPr>
              <w:t> </w:t>
            </w:r>
          </w:p>
        </w:tc>
      </w:tr>
    </w:tbl>
    <w:p w:rsidR="009B3253" w:rsidRPr="00A17A95" w:rsidRDefault="009B3253" w:rsidP="009B3253">
      <w:pPr>
        <w:rPr>
          <w:rFonts w:ascii="Cambria" w:eastAsiaTheme="minorHAnsi" w:hAnsi="Cambria"/>
        </w:rPr>
      </w:pPr>
    </w:p>
    <w:p w:rsidR="00C91384" w:rsidRPr="00A17A95" w:rsidRDefault="00C91384" w:rsidP="002424CF">
      <w:pPr>
        <w:pStyle w:val="Heading3"/>
        <w:rPr>
          <w:rFonts w:ascii="Cambria" w:eastAsiaTheme="minorHAnsi" w:hAnsi="Cambria"/>
        </w:rPr>
      </w:pPr>
      <w:bookmarkStart w:id="206" w:name="_Toc371586411"/>
      <w:r w:rsidRPr="00A17A95">
        <w:rPr>
          <w:rFonts w:ascii="Cambria" w:eastAsiaTheme="minorHAnsi" w:hAnsi="Cambria"/>
        </w:rPr>
        <w:t>Reversals of Pay point Credits</w:t>
      </w:r>
      <w:bookmarkEnd w:id="206"/>
    </w:p>
    <w:p w:rsidR="00C91384" w:rsidRPr="00A17A95" w:rsidRDefault="00C91384" w:rsidP="00D85EC7">
      <w:pPr>
        <w:spacing w:line="360" w:lineRule="auto"/>
        <w:rPr>
          <w:rFonts w:ascii="Cambria" w:eastAsiaTheme="minorHAnsi" w:hAnsi="Cambria"/>
        </w:rPr>
      </w:pPr>
      <w:r w:rsidRPr="00A17A95">
        <w:rPr>
          <w:rFonts w:ascii="Cambria" w:eastAsiaTheme="minorHAnsi" w:hAnsi="Cambria"/>
        </w:rPr>
        <w:t xml:space="preserve">The system should provide for automated processing of credit reversals in bank  statements, including the reasons for reversals. The amounts deducted from the paypoint for only one person might need to be reversed due to an error or a request </w:t>
      </w:r>
      <w:r w:rsidR="00F001F3" w:rsidRPr="00A17A95">
        <w:rPr>
          <w:rFonts w:ascii="Cambria" w:eastAsiaTheme="minorHAnsi" w:hAnsi="Cambria"/>
        </w:rPr>
        <w:t>by</w:t>
      </w:r>
      <w:r w:rsidRPr="00A17A95">
        <w:rPr>
          <w:rFonts w:ascii="Cambria" w:eastAsiaTheme="minorHAnsi" w:hAnsi="Cambria"/>
        </w:rPr>
        <w:t xml:space="preserve"> the client to </w:t>
      </w:r>
      <w:r w:rsidRPr="00A17A95">
        <w:rPr>
          <w:rFonts w:ascii="Cambria" w:eastAsiaTheme="minorHAnsi" w:hAnsi="Cambria"/>
        </w:rPr>
        <w:lastRenderedPageBreak/>
        <w:t xml:space="preserve">have the payment from the bank account reversed. The bank reverses and sends a </w:t>
      </w:r>
      <w:r w:rsidR="009B2678" w:rsidRPr="00A17A95">
        <w:rPr>
          <w:rFonts w:ascii="Cambria" w:eastAsiaTheme="minorHAnsi" w:hAnsi="Cambria"/>
        </w:rPr>
        <w:t>message to the insurance company to cancel the credit for the one person.</w:t>
      </w:r>
    </w:p>
    <w:p w:rsidR="00182316" w:rsidRPr="00A17A95" w:rsidRDefault="00182316" w:rsidP="002424CF">
      <w:pPr>
        <w:pStyle w:val="Heading3"/>
        <w:rPr>
          <w:rFonts w:ascii="Cambria" w:eastAsiaTheme="minorHAnsi" w:hAnsi="Cambria"/>
        </w:rPr>
      </w:pPr>
      <w:bookmarkStart w:id="207" w:name="_Toc371586412"/>
      <w:r w:rsidRPr="00A17A95">
        <w:rPr>
          <w:rFonts w:ascii="Cambria" w:eastAsiaTheme="minorHAnsi" w:hAnsi="Cambria"/>
        </w:rPr>
        <w:t>Arrears deduction</w:t>
      </w:r>
      <w:bookmarkEnd w:id="207"/>
    </w:p>
    <w:p w:rsidR="00182316" w:rsidRPr="00A17A95" w:rsidRDefault="00182316" w:rsidP="00D85EC7">
      <w:pPr>
        <w:spacing w:line="360" w:lineRule="auto"/>
        <w:rPr>
          <w:rFonts w:ascii="Cambria" w:eastAsiaTheme="minorHAnsi" w:hAnsi="Cambria"/>
        </w:rPr>
      </w:pPr>
      <w:r w:rsidRPr="00A17A95">
        <w:rPr>
          <w:rFonts w:ascii="Cambria" w:eastAsiaTheme="minorHAnsi" w:hAnsi="Cambria"/>
        </w:rPr>
        <w:t>For direct debits arrears deductions should be limited to a maximum number of installments at any one time. Banks are not comfortable deducting more than one extra installments for clients who have outstanding inst</w:t>
      </w:r>
      <w:r w:rsidR="00F001F3" w:rsidRPr="00A17A95">
        <w:rPr>
          <w:rFonts w:ascii="Cambria" w:eastAsiaTheme="minorHAnsi" w:hAnsi="Cambria"/>
        </w:rPr>
        <w:t>a</w:t>
      </w:r>
      <w:r w:rsidRPr="00A17A95">
        <w:rPr>
          <w:rFonts w:ascii="Cambria" w:eastAsiaTheme="minorHAnsi" w:hAnsi="Cambria"/>
        </w:rPr>
        <w:t>llments</w:t>
      </w:r>
    </w:p>
    <w:p w:rsidR="00A15E71" w:rsidRPr="00A17A95" w:rsidRDefault="00A15E71" w:rsidP="002424CF">
      <w:pPr>
        <w:pStyle w:val="Heading3"/>
        <w:rPr>
          <w:rFonts w:ascii="Cambria" w:eastAsiaTheme="minorHAnsi" w:hAnsi="Cambria"/>
        </w:rPr>
      </w:pPr>
      <w:bookmarkStart w:id="208" w:name="_Toc371586413"/>
      <w:r w:rsidRPr="00A17A95">
        <w:rPr>
          <w:rFonts w:ascii="Cambria" w:eastAsiaTheme="minorHAnsi" w:hAnsi="Cambria"/>
        </w:rPr>
        <w:t>Email</w:t>
      </w:r>
      <w:bookmarkEnd w:id="208"/>
    </w:p>
    <w:p w:rsidR="00A15E71" w:rsidRPr="00A17A95" w:rsidRDefault="00A15E71" w:rsidP="00D85EC7">
      <w:pPr>
        <w:spacing w:line="360" w:lineRule="auto"/>
        <w:rPr>
          <w:rFonts w:ascii="Cambria" w:eastAsiaTheme="minorHAnsi" w:hAnsi="Cambria"/>
        </w:rPr>
      </w:pPr>
      <w:r w:rsidRPr="00A17A95">
        <w:rPr>
          <w:rFonts w:ascii="Cambria" w:eastAsiaTheme="minorHAnsi" w:hAnsi="Cambria"/>
        </w:rPr>
        <w:t xml:space="preserve">Facility to automatically lodge Employee Stop Order (ESO), Direct Debits with Banks (DDE), Bank Stop Orders (BSO) </w:t>
      </w:r>
      <w:r w:rsidR="00F76C37" w:rsidRPr="00A17A95">
        <w:rPr>
          <w:rFonts w:ascii="Cambria" w:eastAsiaTheme="minorHAnsi" w:hAnsi="Cambria"/>
        </w:rPr>
        <w:t xml:space="preserve">using email directly from application rather than exiting to attach </w:t>
      </w:r>
      <w:r w:rsidR="00794D10" w:rsidRPr="00A17A95">
        <w:rPr>
          <w:rFonts w:ascii="Cambria" w:eastAsiaTheme="minorHAnsi" w:hAnsi="Cambria"/>
        </w:rPr>
        <w:t xml:space="preserve">to </w:t>
      </w:r>
      <w:r w:rsidR="00F76C37" w:rsidRPr="00A17A95">
        <w:rPr>
          <w:rFonts w:ascii="Cambria" w:eastAsiaTheme="minorHAnsi" w:hAnsi="Cambria"/>
        </w:rPr>
        <w:t>the email facility</w:t>
      </w:r>
      <w:r w:rsidR="00947EBB" w:rsidRPr="00A17A95">
        <w:rPr>
          <w:rFonts w:ascii="Cambria" w:eastAsiaTheme="minorHAnsi" w:hAnsi="Cambria"/>
        </w:rPr>
        <w:t>. Generate encrypted electronic debit file at agreed periodic intervals and send to paypoints via a secured environment</w:t>
      </w:r>
    </w:p>
    <w:p w:rsidR="003042B0" w:rsidRPr="00A17A95" w:rsidRDefault="003042B0" w:rsidP="002424CF">
      <w:pPr>
        <w:pStyle w:val="Heading3"/>
        <w:rPr>
          <w:rFonts w:ascii="Cambria" w:eastAsiaTheme="minorHAnsi" w:hAnsi="Cambria"/>
        </w:rPr>
      </w:pPr>
      <w:bookmarkStart w:id="209" w:name="_Toc371586414"/>
      <w:r w:rsidRPr="00A17A95">
        <w:rPr>
          <w:rFonts w:ascii="Cambria" w:eastAsiaTheme="minorHAnsi" w:hAnsi="Cambria"/>
        </w:rPr>
        <w:t>Reports</w:t>
      </w:r>
      <w:bookmarkEnd w:id="209"/>
    </w:p>
    <w:p w:rsidR="003042B0" w:rsidRPr="00A17A95" w:rsidRDefault="003042B0" w:rsidP="00D85EC7">
      <w:pPr>
        <w:spacing w:line="360" w:lineRule="auto"/>
        <w:rPr>
          <w:rFonts w:ascii="Cambria" w:eastAsiaTheme="minorHAnsi" w:hAnsi="Cambria"/>
        </w:rPr>
      </w:pPr>
      <w:r w:rsidRPr="00A17A95">
        <w:rPr>
          <w:rFonts w:ascii="Cambria" w:eastAsiaTheme="minorHAnsi" w:hAnsi="Cambria"/>
        </w:rPr>
        <w:t>The reports provi</w:t>
      </w:r>
      <w:r w:rsidR="000A6768" w:rsidRPr="00A17A95">
        <w:rPr>
          <w:rFonts w:ascii="Cambria" w:eastAsiaTheme="minorHAnsi" w:hAnsi="Cambria"/>
        </w:rPr>
        <w:t>ded per policy per institution</w:t>
      </w:r>
    </w:p>
    <w:p w:rsidR="000A6768" w:rsidRPr="00A17A95" w:rsidRDefault="000A6768" w:rsidP="00E259CB">
      <w:pPr>
        <w:pStyle w:val="ListParagraph"/>
        <w:numPr>
          <w:ilvl w:val="0"/>
          <w:numId w:val="42"/>
        </w:numPr>
        <w:spacing w:after="0" w:line="360" w:lineRule="auto"/>
        <w:ind w:left="714" w:hanging="357"/>
        <w:rPr>
          <w:rFonts w:ascii="Cambria" w:eastAsiaTheme="minorHAnsi" w:hAnsi="Cambria"/>
          <w:sz w:val="24"/>
          <w:szCs w:val="24"/>
        </w:rPr>
      </w:pPr>
      <w:r w:rsidRPr="00A17A95">
        <w:rPr>
          <w:rFonts w:ascii="Cambria" w:eastAsiaTheme="minorHAnsi" w:hAnsi="Cambria"/>
          <w:sz w:val="24"/>
          <w:szCs w:val="24"/>
        </w:rPr>
        <w:t>unsuccessful records</w:t>
      </w:r>
    </w:p>
    <w:p w:rsidR="000A6768" w:rsidRPr="00A17A95" w:rsidRDefault="000A6768" w:rsidP="00E259CB">
      <w:pPr>
        <w:pStyle w:val="ListParagraph"/>
        <w:numPr>
          <w:ilvl w:val="0"/>
          <w:numId w:val="42"/>
        </w:numPr>
        <w:spacing w:after="0" w:line="360" w:lineRule="auto"/>
        <w:ind w:left="714" w:hanging="357"/>
        <w:rPr>
          <w:rFonts w:ascii="Cambria" w:eastAsiaTheme="minorHAnsi" w:hAnsi="Cambria"/>
          <w:sz w:val="24"/>
          <w:szCs w:val="24"/>
        </w:rPr>
      </w:pPr>
      <w:r w:rsidRPr="00A17A95">
        <w:rPr>
          <w:rFonts w:ascii="Cambria" w:eastAsiaTheme="minorHAnsi" w:hAnsi="Cambria"/>
          <w:sz w:val="24"/>
          <w:szCs w:val="24"/>
        </w:rPr>
        <w:t>successful records</w:t>
      </w:r>
    </w:p>
    <w:p w:rsidR="000A6768" w:rsidRPr="00A17A95" w:rsidRDefault="000A6768" w:rsidP="00E259CB">
      <w:pPr>
        <w:pStyle w:val="ListParagraph"/>
        <w:numPr>
          <w:ilvl w:val="0"/>
          <w:numId w:val="42"/>
        </w:numPr>
        <w:spacing w:after="0" w:line="360" w:lineRule="auto"/>
        <w:ind w:left="714" w:hanging="357"/>
        <w:rPr>
          <w:rFonts w:ascii="Cambria" w:eastAsiaTheme="minorHAnsi" w:hAnsi="Cambria"/>
          <w:sz w:val="24"/>
          <w:szCs w:val="24"/>
        </w:rPr>
      </w:pPr>
      <w:r w:rsidRPr="00A17A95">
        <w:rPr>
          <w:rFonts w:ascii="Cambria" w:eastAsiaTheme="minorHAnsi" w:hAnsi="Cambria"/>
          <w:sz w:val="24"/>
          <w:szCs w:val="24"/>
        </w:rPr>
        <w:t>billed records</w:t>
      </w:r>
    </w:p>
    <w:p w:rsidR="000A6768" w:rsidRPr="00A17A95" w:rsidRDefault="000A6768" w:rsidP="00E259CB">
      <w:pPr>
        <w:pStyle w:val="ListParagraph"/>
        <w:numPr>
          <w:ilvl w:val="0"/>
          <w:numId w:val="42"/>
        </w:numPr>
        <w:spacing w:after="0" w:line="360" w:lineRule="auto"/>
        <w:ind w:left="714" w:hanging="357"/>
        <w:rPr>
          <w:rFonts w:ascii="Cambria" w:eastAsiaTheme="minorHAnsi" w:hAnsi="Cambria"/>
          <w:sz w:val="24"/>
          <w:szCs w:val="24"/>
        </w:rPr>
      </w:pPr>
      <w:r w:rsidRPr="00A17A95">
        <w:rPr>
          <w:rFonts w:ascii="Cambria" w:eastAsiaTheme="minorHAnsi" w:hAnsi="Cambria"/>
          <w:sz w:val="24"/>
          <w:szCs w:val="24"/>
        </w:rPr>
        <w:t xml:space="preserve">unbilled records </w:t>
      </w:r>
      <w:r w:rsidR="00A11724" w:rsidRPr="00A17A95">
        <w:rPr>
          <w:rFonts w:ascii="Cambria" w:eastAsiaTheme="minorHAnsi" w:hAnsi="Cambria"/>
          <w:sz w:val="24"/>
          <w:szCs w:val="24"/>
        </w:rPr>
        <w:t>(Policies might not be due for deduction or policies are cancelled, surrendered, ensure you generate a report to show why the policies are not under the launched file for direct debit. Or those stopped due to unsuccessful billing)</w:t>
      </w:r>
    </w:p>
    <w:p w:rsidR="00AB7998" w:rsidRPr="00A17A95" w:rsidRDefault="00C06FEF" w:rsidP="00E259CB">
      <w:pPr>
        <w:pStyle w:val="ListParagraph"/>
        <w:numPr>
          <w:ilvl w:val="0"/>
          <w:numId w:val="42"/>
        </w:numPr>
        <w:spacing w:after="0" w:line="360" w:lineRule="auto"/>
        <w:ind w:left="714" w:hanging="357"/>
        <w:rPr>
          <w:rFonts w:ascii="Cambria" w:eastAsiaTheme="minorHAnsi" w:hAnsi="Cambria"/>
          <w:sz w:val="24"/>
          <w:szCs w:val="24"/>
        </w:rPr>
      </w:pPr>
      <w:r w:rsidRPr="00A17A95">
        <w:rPr>
          <w:rFonts w:ascii="Cambria" w:eastAsiaTheme="minorHAnsi" w:hAnsi="Cambria"/>
          <w:sz w:val="24"/>
          <w:szCs w:val="24"/>
        </w:rPr>
        <w:t>Submitted C</w:t>
      </w:r>
      <w:r w:rsidR="00AB7998" w:rsidRPr="00A17A95">
        <w:rPr>
          <w:rFonts w:ascii="Cambria" w:eastAsiaTheme="minorHAnsi" w:hAnsi="Cambria"/>
          <w:sz w:val="24"/>
          <w:szCs w:val="24"/>
        </w:rPr>
        <w:t>heques and allocation status</w:t>
      </w:r>
    </w:p>
    <w:p w:rsidR="00AB7998" w:rsidRPr="00A17A95" w:rsidRDefault="00AB7998" w:rsidP="00E259CB">
      <w:pPr>
        <w:pStyle w:val="ListParagraph"/>
        <w:numPr>
          <w:ilvl w:val="0"/>
          <w:numId w:val="42"/>
        </w:numPr>
        <w:spacing w:after="0" w:line="360" w:lineRule="auto"/>
        <w:ind w:left="714" w:hanging="357"/>
        <w:rPr>
          <w:rFonts w:ascii="Cambria" w:eastAsiaTheme="minorHAnsi" w:hAnsi="Cambria"/>
          <w:sz w:val="24"/>
          <w:szCs w:val="24"/>
        </w:rPr>
      </w:pPr>
      <w:r w:rsidRPr="00A17A95">
        <w:rPr>
          <w:rFonts w:ascii="Cambria" w:eastAsiaTheme="minorHAnsi" w:hAnsi="Cambria"/>
          <w:sz w:val="24"/>
          <w:szCs w:val="24"/>
        </w:rPr>
        <w:t>Allocation report per user</w:t>
      </w:r>
    </w:p>
    <w:p w:rsidR="002116C8" w:rsidRPr="00A17A95" w:rsidRDefault="002116C8" w:rsidP="00E259CB">
      <w:pPr>
        <w:pStyle w:val="ListParagraph"/>
        <w:numPr>
          <w:ilvl w:val="0"/>
          <w:numId w:val="42"/>
        </w:numPr>
        <w:spacing w:after="0" w:line="360" w:lineRule="auto"/>
        <w:ind w:left="714" w:hanging="357"/>
        <w:rPr>
          <w:rFonts w:ascii="Cambria" w:eastAsiaTheme="minorHAnsi" w:hAnsi="Cambria"/>
          <w:sz w:val="24"/>
          <w:szCs w:val="24"/>
        </w:rPr>
      </w:pPr>
      <w:r w:rsidRPr="00A17A95">
        <w:rPr>
          <w:rFonts w:ascii="Cambria" w:eastAsiaTheme="minorHAnsi" w:hAnsi="Cambria"/>
          <w:sz w:val="24"/>
          <w:szCs w:val="24"/>
        </w:rPr>
        <w:t>Billing Summaries</w:t>
      </w:r>
    </w:p>
    <w:p w:rsidR="002116C8" w:rsidRPr="00A17A95" w:rsidRDefault="002116C8" w:rsidP="00E259CB">
      <w:pPr>
        <w:pStyle w:val="ListParagraph"/>
        <w:numPr>
          <w:ilvl w:val="0"/>
          <w:numId w:val="42"/>
        </w:numPr>
        <w:spacing w:after="0" w:line="360" w:lineRule="auto"/>
        <w:ind w:left="714" w:hanging="357"/>
        <w:rPr>
          <w:rFonts w:ascii="Cambria" w:eastAsiaTheme="minorHAnsi" w:hAnsi="Cambria"/>
          <w:sz w:val="24"/>
          <w:szCs w:val="24"/>
        </w:rPr>
      </w:pPr>
      <w:r w:rsidRPr="00A17A95">
        <w:rPr>
          <w:rFonts w:ascii="Cambria" w:eastAsiaTheme="minorHAnsi" w:hAnsi="Cambria"/>
          <w:sz w:val="24"/>
          <w:szCs w:val="24"/>
        </w:rPr>
        <w:t>Generate reports displaying rejections (under-  collections / no collections), excess (over-collections than expected, unspecified collections )</w:t>
      </w:r>
    </w:p>
    <w:p w:rsidR="001B2714" w:rsidRDefault="001B2714" w:rsidP="001B2714">
      <w:pPr>
        <w:pStyle w:val="Heading2"/>
      </w:pPr>
      <w:bookmarkStart w:id="210" w:name="_Toc371586415"/>
      <w:r>
        <w:t>Premium Allocations</w:t>
      </w:r>
    </w:p>
    <w:p w:rsidR="001B2714" w:rsidRPr="001B2714" w:rsidRDefault="001B2714" w:rsidP="001B2714">
      <w:pPr>
        <w:spacing w:line="360" w:lineRule="auto"/>
        <w:rPr>
          <w:rFonts w:ascii="Cambria" w:hAnsi="Cambria"/>
        </w:rPr>
      </w:pPr>
      <w:r w:rsidRPr="001B2714">
        <w:rPr>
          <w:rFonts w:ascii="Cambria" w:hAnsi="Cambria"/>
        </w:rPr>
        <w:t xml:space="preserve">When premium is allocated to a policy the system should allocate towards risk premium, investment, administration charge and policy fee as specified per product. The client is expected to remit premium monthly but where future premiums are allocated the system should allocate to installments and only pay commission &amp; assign interest(Investments) for </w:t>
      </w:r>
      <w:r w:rsidRPr="001B2714">
        <w:rPr>
          <w:rFonts w:ascii="Cambria" w:hAnsi="Cambria"/>
        </w:rPr>
        <w:lastRenderedPageBreak/>
        <w:t>premiums that fall due. Where a client under pays the system should allocate toward the installment partially but not pay commission until the installment is fully settled</w:t>
      </w:r>
    </w:p>
    <w:p w:rsidR="00397D9C" w:rsidRPr="00A17A95" w:rsidRDefault="00397D9C" w:rsidP="00147E11">
      <w:pPr>
        <w:pStyle w:val="Heading1"/>
        <w:rPr>
          <w:rFonts w:ascii="Cambria" w:hAnsi="Cambria"/>
        </w:rPr>
      </w:pPr>
      <w:r w:rsidRPr="00A17A95">
        <w:rPr>
          <w:rFonts w:ascii="Cambria" w:hAnsi="Cambria"/>
        </w:rPr>
        <w:t>Reinsurance</w:t>
      </w:r>
      <w:bookmarkEnd w:id="210"/>
    </w:p>
    <w:p w:rsidR="00A45ACB" w:rsidRPr="00A17A95" w:rsidRDefault="00A45ACB" w:rsidP="00A45ACB">
      <w:pPr>
        <w:jc w:val="both"/>
        <w:rPr>
          <w:rFonts w:ascii="Cambria" w:hAnsi="Cambria" w:cs="Trebuchet MS"/>
          <w:sz w:val="22"/>
          <w:szCs w:val="22"/>
        </w:rPr>
      </w:pPr>
    </w:p>
    <w:p w:rsidR="00A45ACB" w:rsidRPr="00A17A95" w:rsidRDefault="00A45ACB" w:rsidP="00D85EC7">
      <w:pPr>
        <w:spacing w:line="360" w:lineRule="auto"/>
        <w:jc w:val="both"/>
        <w:rPr>
          <w:rFonts w:ascii="Cambria" w:eastAsiaTheme="minorHAnsi" w:hAnsi="Cambria"/>
          <w:lang w:val="en-ZA"/>
        </w:rPr>
      </w:pPr>
      <w:bookmarkStart w:id="211" w:name="_Toc148339708"/>
      <w:bookmarkStart w:id="212" w:name="_Toc254275354"/>
      <w:bookmarkStart w:id="213" w:name="_Toc260210919"/>
      <w:r w:rsidRPr="00A17A95">
        <w:rPr>
          <w:rFonts w:ascii="Cambria" w:hAnsi="Cambria" w:cs="Trebuchet MS"/>
        </w:rPr>
        <w:t xml:space="preserve">The form of reinsurance used by Express Life is a Surplus Treaty. The current agreement is a treaty arrangement whereby any business taken that is above </w:t>
      </w:r>
      <w:r w:rsidR="00455D04" w:rsidRPr="00A17A95">
        <w:rPr>
          <w:rFonts w:ascii="Cambria" w:eastAsiaTheme="minorHAnsi" w:hAnsi="Cambria"/>
          <w:b/>
          <w:bCs/>
          <w:lang w:val="en-ZA"/>
        </w:rPr>
        <w:t>GH₵ l0,000.00</w:t>
      </w:r>
      <w:r w:rsidRPr="00A17A95">
        <w:rPr>
          <w:rFonts w:ascii="Cambria" w:hAnsi="Cambria" w:cs="Trebuchet MS"/>
        </w:rPr>
        <w:t xml:space="preserve"> is ceded to the reinsurers.  </w:t>
      </w:r>
      <w:r w:rsidRPr="00A17A95">
        <w:rPr>
          <w:rFonts w:ascii="Cambria" w:eastAsiaTheme="minorHAnsi" w:hAnsi="Cambria"/>
          <w:lang w:val="en-ZA"/>
        </w:rPr>
        <w:t>In determining the sums at risk in each case, any additional death benefits on the same life (e.g. additional term insurance or family income benefits) are taken into account, as the sums at risk retained by Express Life.</w:t>
      </w:r>
    </w:p>
    <w:p w:rsidR="000E081F" w:rsidRPr="00A17A95" w:rsidRDefault="000E081F" w:rsidP="00D85EC7">
      <w:pPr>
        <w:spacing w:line="360" w:lineRule="auto"/>
        <w:jc w:val="both"/>
        <w:rPr>
          <w:rFonts w:ascii="Cambria" w:hAnsi="Cambria" w:cs="Trebuchet MS"/>
        </w:rPr>
      </w:pPr>
    </w:p>
    <w:p w:rsidR="00A45ACB" w:rsidRPr="00A17A95" w:rsidRDefault="00A45ACB" w:rsidP="00D85EC7">
      <w:pPr>
        <w:spacing w:line="360" w:lineRule="auto"/>
        <w:jc w:val="both"/>
        <w:rPr>
          <w:rFonts w:ascii="Cambria" w:hAnsi="Cambria"/>
        </w:rPr>
      </w:pPr>
      <w:r w:rsidRPr="00A17A95">
        <w:rPr>
          <w:rFonts w:ascii="Cambria" w:hAnsi="Cambria" w:cs="Trebuchet MS"/>
        </w:rPr>
        <w:t>All cases with sum assured above xxxxxxxxx are referred to the reinsurer for underwriting decision.</w:t>
      </w:r>
      <w:r w:rsidRPr="00A17A95">
        <w:rPr>
          <w:rFonts w:ascii="Cambria" w:hAnsi="Cambria"/>
        </w:rPr>
        <w:t xml:space="preserve"> Apollo underwrites up to xxxxxxxx i.e. acceptance limit. Any amount above this must be referred to the reinsurer for Underwriting.</w:t>
      </w:r>
    </w:p>
    <w:p w:rsidR="00A45ACB" w:rsidRPr="00A17A95" w:rsidRDefault="00A45ACB" w:rsidP="00D85EC7">
      <w:pPr>
        <w:spacing w:line="360" w:lineRule="auto"/>
        <w:jc w:val="both"/>
        <w:rPr>
          <w:rFonts w:ascii="Cambria" w:hAnsi="Cambria"/>
        </w:rPr>
      </w:pPr>
      <w:r w:rsidRPr="00A17A95">
        <w:rPr>
          <w:rFonts w:ascii="Cambria" w:hAnsi="Cambria"/>
        </w:rPr>
        <w:t>The Underwriter is at liberty to refer to the reinsurer any amount below the automatic underwriting limit mentioned above if it is felt that the risk requires their opinion (in view of their vast experience in the underwriting of substandard risks).</w:t>
      </w:r>
    </w:p>
    <w:p w:rsidR="00A45ACB" w:rsidRPr="00A17A95" w:rsidRDefault="00A45ACB" w:rsidP="00D85EC7">
      <w:pPr>
        <w:spacing w:line="360" w:lineRule="auto"/>
        <w:jc w:val="both"/>
        <w:rPr>
          <w:rFonts w:ascii="Cambria" w:hAnsi="Cambria" w:cs="Trebuchet MS"/>
        </w:rPr>
      </w:pPr>
    </w:p>
    <w:p w:rsidR="00A45ACB" w:rsidRPr="00A17A95" w:rsidRDefault="00A45ACB" w:rsidP="00D85EC7">
      <w:pPr>
        <w:spacing w:line="360" w:lineRule="auto"/>
        <w:jc w:val="both"/>
        <w:rPr>
          <w:rFonts w:ascii="Cambria" w:hAnsi="Cambria" w:cs="Trebuchet MS"/>
        </w:rPr>
      </w:pPr>
      <w:r w:rsidRPr="00A17A95">
        <w:rPr>
          <w:rFonts w:ascii="Cambria" w:hAnsi="Cambria" w:cs="Trebuchet MS"/>
        </w:rPr>
        <w:t>In all cases where the amount to be reassured is less than amount set by the underwriter the ceding company retains all the amounts.</w:t>
      </w:r>
    </w:p>
    <w:p w:rsidR="00A45ACB" w:rsidRPr="00A17A95" w:rsidRDefault="00A45ACB" w:rsidP="00D85EC7">
      <w:pPr>
        <w:spacing w:line="360" w:lineRule="auto"/>
        <w:jc w:val="both"/>
        <w:rPr>
          <w:rFonts w:ascii="Cambria" w:hAnsi="Cambria"/>
        </w:rPr>
      </w:pPr>
    </w:p>
    <w:p w:rsidR="00A45ACB" w:rsidRPr="00A17A95" w:rsidRDefault="00A45ACB" w:rsidP="00D85EC7">
      <w:pPr>
        <w:spacing w:line="360" w:lineRule="auto"/>
        <w:jc w:val="both"/>
        <w:rPr>
          <w:rFonts w:ascii="Cambria" w:hAnsi="Cambria"/>
        </w:rPr>
      </w:pPr>
      <w:r w:rsidRPr="00A17A95">
        <w:rPr>
          <w:rFonts w:ascii="Cambria" w:hAnsi="Cambria"/>
        </w:rPr>
        <w:t>No cession shall be made if the entire surplus in excess of Express Life's retention amounts to less than xxxxxxxxx initial sum at risk. The reinsurer provides a schedule for the sum at risk.</w:t>
      </w:r>
    </w:p>
    <w:p w:rsidR="00A45ACB" w:rsidRPr="00A17A95" w:rsidRDefault="00A45ACB" w:rsidP="00D85EC7">
      <w:pPr>
        <w:spacing w:line="360" w:lineRule="auto"/>
        <w:jc w:val="both"/>
        <w:rPr>
          <w:rFonts w:ascii="Cambria" w:hAnsi="Cambria"/>
        </w:rPr>
      </w:pPr>
      <w:r w:rsidRPr="00A17A95">
        <w:rPr>
          <w:rFonts w:ascii="Cambria" w:hAnsi="Cambria"/>
        </w:rPr>
        <w:t xml:space="preserve">The automatic acceptance of the Reinsurer shall be limited to a maximum of </w:t>
      </w:r>
      <w:r w:rsidRPr="00A17A95">
        <w:rPr>
          <w:rFonts w:ascii="Cambria" w:hAnsi="Cambria"/>
          <w:b/>
        </w:rPr>
        <w:t>xxxxxx</w:t>
      </w:r>
      <w:r w:rsidRPr="00A17A95">
        <w:rPr>
          <w:rFonts w:ascii="Cambria" w:hAnsi="Cambria"/>
        </w:rPr>
        <w:t>initial sum at risks reassured on any one life. Amounts in excess are placed Facultatively.</w:t>
      </w:r>
    </w:p>
    <w:p w:rsidR="00A45ACB" w:rsidRPr="00A17A95" w:rsidRDefault="00A45ACB" w:rsidP="00A45ACB">
      <w:pPr>
        <w:jc w:val="both"/>
        <w:rPr>
          <w:rFonts w:ascii="Cambria" w:hAnsi="Cambria" w:cs="Trebuchet MS"/>
        </w:rPr>
      </w:pPr>
    </w:p>
    <w:p w:rsidR="000E081F" w:rsidRPr="00A17A95" w:rsidRDefault="000E081F" w:rsidP="00AF6B90">
      <w:pPr>
        <w:pStyle w:val="Heading2"/>
        <w:rPr>
          <w:rFonts w:ascii="Cambria" w:eastAsiaTheme="minorHAnsi" w:hAnsi="Cambria"/>
          <w:lang w:val="en-ZA"/>
        </w:rPr>
      </w:pPr>
      <w:bookmarkStart w:id="214" w:name="_Toc371586416"/>
      <w:r w:rsidRPr="00A17A95">
        <w:rPr>
          <w:rFonts w:ascii="Cambria" w:eastAsiaTheme="minorHAnsi" w:hAnsi="Cambria"/>
          <w:lang w:val="en-ZA"/>
        </w:rPr>
        <w:t>RIDERS</w:t>
      </w:r>
      <w:bookmarkEnd w:id="214"/>
    </w:p>
    <w:p w:rsidR="000E081F" w:rsidRPr="00A17A95" w:rsidRDefault="000E081F" w:rsidP="00D85EC7">
      <w:pPr>
        <w:autoSpaceDE w:val="0"/>
        <w:autoSpaceDN w:val="0"/>
        <w:adjustRightInd w:val="0"/>
        <w:spacing w:line="360" w:lineRule="auto"/>
        <w:rPr>
          <w:rFonts w:ascii="Cambria" w:hAnsi="Cambria"/>
        </w:rPr>
      </w:pPr>
      <w:r w:rsidRPr="00A17A95">
        <w:rPr>
          <w:rFonts w:ascii="Cambria" w:eastAsiaTheme="minorHAnsi" w:hAnsi="Cambria"/>
          <w:lang w:val="en-ZA"/>
        </w:rPr>
        <w:t>In the case of additional benefits the amount ceded is defined as the difference between the additional benefits assured, and the retention of Express Life for such additional' benefits.</w:t>
      </w:r>
    </w:p>
    <w:p w:rsidR="000E081F" w:rsidRPr="00A17A95" w:rsidRDefault="000E081F" w:rsidP="00D85EC7">
      <w:pPr>
        <w:spacing w:line="360" w:lineRule="auto"/>
        <w:jc w:val="both"/>
        <w:rPr>
          <w:rFonts w:ascii="Cambria" w:hAnsi="Cambria"/>
        </w:rPr>
      </w:pPr>
    </w:p>
    <w:p w:rsidR="00A45ACB" w:rsidRPr="00A17A95" w:rsidRDefault="00A45ACB" w:rsidP="00D85EC7">
      <w:pPr>
        <w:spacing w:line="360" w:lineRule="auto"/>
        <w:jc w:val="both"/>
        <w:rPr>
          <w:rFonts w:ascii="Cambria" w:hAnsi="Cambria"/>
        </w:rPr>
      </w:pPr>
      <w:r w:rsidRPr="00A17A95">
        <w:rPr>
          <w:rFonts w:ascii="Cambria" w:hAnsi="Cambria"/>
        </w:rPr>
        <w:lastRenderedPageBreak/>
        <w:t>The automatic acceptance limit in respect of the supplementary benefits shall be as follows:</w:t>
      </w:r>
    </w:p>
    <w:p w:rsidR="00A45ACB" w:rsidRPr="00A17A95" w:rsidRDefault="00A45ACB" w:rsidP="00E259CB">
      <w:pPr>
        <w:numPr>
          <w:ilvl w:val="0"/>
          <w:numId w:val="63"/>
        </w:numPr>
        <w:spacing w:line="360" w:lineRule="auto"/>
        <w:jc w:val="both"/>
        <w:rPr>
          <w:rFonts w:ascii="Cambria" w:hAnsi="Cambria"/>
        </w:rPr>
      </w:pPr>
      <w:r w:rsidRPr="00A17A95">
        <w:rPr>
          <w:rFonts w:ascii="Cambria" w:hAnsi="Cambria"/>
        </w:rPr>
        <w:t>Accidental Death Benefit  –xxxxxxxx</w:t>
      </w:r>
    </w:p>
    <w:p w:rsidR="00A45ACB" w:rsidRPr="00A17A95" w:rsidRDefault="00A45ACB" w:rsidP="00E259CB">
      <w:pPr>
        <w:numPr>
          <w:ilvl w:val="0"/>
          <w:numId w:val="63"/>
        </w:numPr>
        <w:spacing w:line="360" w:lineRule="auto"/>
        <w:jc w:val="both"/>
        <w:rPr>
          <w:rFonts w:ascii="Cambria" w:hAnsi="Cambria"/>
        </w:rPr>
      </w:pPr>
      <w:r w:rsidRPr="00A17A95">
        <w:rPr>
          <w:rFonts w:ascii="Cambria" w:hAnsi="Cambria"/>
        </w:rPr>
        <w:t>Total Permanent Disability –xxxxxxxx</w:t>
      </w:r>
    </w:p>
    <w:p w:rsidR="00A45ACB" w:rsidRPr="00A17A95" w:rsidRDefault="00B353A0" w:rsidP="00E259CB">
      <w:pPr>
        <w:numPr>
          <w:ilvl w:val="0"/>
          <w:numId w:val="63"/>
        </w:numPr>
        <w:spacing w:line="360" w:lineRule="auto"/>
        <w:jc w:val="both"/>
        <w:rPr>
          <w:rFonts w:ascii="Cambria" w:hAnsi="Cambria"/>
        </w:rPr>
      </w:pPr>
      <w:r w:rsidRPr="00A17A95">
        <w:rPr>
          <w:rFonts w:ascii="Cambria" w:hAnsi="Cambria"/>
        </w:rPr>
        <w:t>Waiver of premium</w:t>
      </w:r>
    </w:p>
    <w:p w:rsidR="00B353A0" w:rsidRPr="00A17A95" w:rsidRDefault="00B353A0" w:rsidP="00E259CB">
      <w:pPr>
        <w:numPr>
          <w:ilvl w:val="0"/>
          <w:numId w:val="63"/>
        </w:numPr>
        <w:spacing w:line="360" w:lineRule="auto"/>
        <w:jc w:val="both"/>
        <w:rPr>
          <w:rFonts w:ascii="Cambria" w:hAnsi="Cambria"/>
        </w:rPr>
      </w:pPr>
      <w:r w:rsidRPr="00A17A95">
        <w:rPr>
          <w:rFonts w:ascii="Cambria" w:hAnsi="Cambria"/>
        </w:rPr>
        <w:t>Memorial Benefit</w:t>
      </w:r>
    </w:p>
    <w:p w:rsidR="00B353A0" w:rsidRPr="00A17A95" w:rsidRDefault="00B353A0" w:rsidP="00E259CB">
      <w:pPr>
        <w:numPr>
          <w:ilvl w:val="0"/>
          <w:numId w:val="63"/>
        </w:numPr>
        <w:spacing w:line="360" w:lineRule="auto"/>
        <w:jc w:val="both"/>
        <w:rPr>
          <w:rFonts w:ascii="Cambria" w:hAnsi="Cambria"/>
        </w:rPr>
      </w:pPr>
      <w:r w:rsidRPr="00A17A95">
        <w:rPr>
          <w:rFonts w:ascii="Cambria" w:hAnsi="Cambria"/>
        </w:rPr>
        <w:t>One week benefit</w:t>
      </w:r>
    </w:p>
    <w:p w:rsidR="00B353A0" w:rsidRPr="00A17A95" w:rsidRDefault="00B353A0" w:rsidP="00E259CB">
      <w:pPr>
        <w:numPr>
          <w:ilvl w:val="0"/>
          <w:numId w:val="63"/>
        </w:numPr>
        <w:spacing w:line="360" w:lineRule="auto"/>
        <w:jc w:val="both"/>
        <w:rPr>
          <w:rFonts w:ascii="Cambria" w:hAnsi="Cambria"/>
        </w:rPr>
      </w:pPr>
      <w:r w:rsidRPr="00A17A95">
        <w:rPr>
          <w:rFonts w:ascii="Cambria" w:hAnsi="Cambria"/>
        </w:rPr>
        <w:t>40 day benefit</w:t>
      </w:r>
    </w:p>
    <w:p w:rsidR="00A45ACB" w:rsidRPr="00A17A95" w:rsidRDefault="00A45ACB" w:rsidP="00E259CB">
      <w:pPr>
        <w:numPr>
          <w:ilvl w:val="0"/>
          <w:numId w:val="63"/>
        </w:numPr>
        <w:spacing w:line="360" w:lineRule="auto"/>
        <w:jc w:val="both"/>
        <w:rPr>
          <w:rFonts w:ascii="Cambria" w:hAnsi="Cambria"/>
        </w:rPr>
      </w:pPr>
      <w:r w:rsidRPr="00A17A95">
        <w:rPr>
          <w:rFonts w:ascii="Cambria" w:hAnsi="Cambria"/>
        </w:rPr>
        <w:t>Funeral Expenses –xxxxxxxxx</w:t>
      </w:r>
    </w:p>
    <w:p w:rsidR="00A45ACB" w:rsidRPr="00A17A95" w:rsidRDefault="00A45ACB" w:rsidP="00D85EC7">
      <w:pPr>
        <w:spacing w:line="360" w:lineRule="auto"/>
        <w:jc w:val="both"/>
        <w:rPr>
          <w:rFonts w:ascii="Cambria" w:hAnsi="Cambria"/>
        </w:rPr>
      </w:pPr>
    </w:p>
    <w:p w:rsidR="00A45ACB" w:rsidRPr="00A17A95" w:rsidRDefault="00A45ACB" w:rsidP="00D85EC7">
      <w:pPr>
        <w:spacing w:line="360" w:lineRule="auto"/>
        <w:jc w:val="both"/>
        <w:rPr>
          <w:rFonts w:ascii="Cambria" w:hAnsi="Cambria"/>
        </w:rPr>
      </w:pPr>
      <w:r w:rsidRPr="00A17A95">
        <w:rPr>
          <w:rFonts w:ascii="Cambria" w:hAnsi="Cambria"/>
        </w:rPr>
        <w:t>After deduction of the retention If the SAR is less than xxxxxxxx then this amount is not reassured.</w:t>
      </w:r>
    </w:p>
    <w:p w:rsidR="00A45ACB" w:rsidRPr="00A17A95" w:rsidRDefault="00A45ACB" w:rsidP="00A45ACB">
      <w:pPr>
        <w:jc w:val="both"/>
        <w:rPr>
          <w:rFonts w:ascii="Cambria" w:hAnsi="Cambria"/>
        </w:rPr>
      </w:pPr>
    </w:p>
    <w:p w:rsidR="00744DB5" w:rsidRPr="00A17A95" w:rsidRDefault="00744DB5" w:rsidP="00AF6B90">
      <w:pPr>
        <w:pStyle w:val="Heading2"/>
        <w:rPr>
          <w:rFonts w:ascii="Cambria" w:eastAsiaTheme="minorHAnsi" w:hAnsi="Cambria"/>
          <w:lang w:val="en-ZA"/>
        </w:rPr>
      </w:pPr>
      <w:bookmarkStart w:id="215" w:name="_Toc371586417"/>
      <w:r w:rsidRPr="00A17A95">
        <w:rPr>
          <w:rFonts w:ascii="Cambria" w:eastAsiaTheme="minorHAnsi" w:hAnsi="Cambria"/>
          <w:lang w:val="en-ZA"/>
        </w:rPr>
        <w:t>Facultative Acceptance &amp; Rating of Substandard Risks</w:t>
      </w:r>
      <w:bookmarkEnd w:id="215"/>
    </w:p>
    <w:p w:rsidR="00744DB5" w:rsidRPr="00A17A95" w:rsidRDefault="00744DB5" w:rsidP="00092462">
      <w:pPr>
        <w:autoSpaceDE w:val="0"/>
        <w:autoSpaceDN w:val="0"/>
        <w:adjustRightInd w:val="0"/>
        <w:spacing w:line="360" w:lineRule="auto"/>
        <w:rPr>
          <w:rFonts w:ascii="Cambria" w:eastAsiaTheme="minorHAnsi" w:hAnsi="Cambria"/>
          <w:lang w:val="en-ZA"/>
        </w:rPr>
      </w:pPr>
      <w:r w:rsidRPr="00A17A95">
        <w:rPr>
          <w:rFonts w:ascii="Cambria" w:eastAsiaTheme="minorHAnsi" w:hAnsi="Cambria"/>
          <w:lang w:val="en-ZA"/>
        </w:rPr>
        <w:t>Any amounts exceeding the limits of automatic cover may be offered to the Reassurer for facultative acceptance. If any such amounts are declined, or adversely dealt with by the Reassurer, the Ceding Company shall be free to reassure these elsewhere or to retain them for its own account. Once accepted by the Reassurer, such facultative business will be subject to the terms and conditions of this Treaty.</w:t>
      </w:r>
    </w:p>
    <w:p w:rsidR="000E081F" w:rsidRPr="00A17A95" w:rsidRDefault="000E081F" w:rsidP="00A45ACB">
      <w:pPr>
        <w:jc w:val="both"/>
        <w:rPr>
          <w:rFonts w:ascii="Cambria" w:hAnsi="Cambria"/>
        </w:rPr>
      </w:pPr>
    </w:p>
    <w:p w:rsidR="000E081F" w:rsidRPr="00A17A95" w:rsidRDefault="000E081F" w:rsidP="00AF6B90">
      <w:pPr>
        <w:pStyle w:val="Heading2"/>
        <w:rPr>
          <w:rFonts w:ascii="Cambria" w:hAnsi="Cambria"/>
        </w:rPr>
      </w:pPr>
      <w:bookmarkStart w:id="216" w:name="_Toc371586418"/>
      <w:r w:rsidRPr="00A17A95">
        <w:rPr>
          <w:rFonts w:ascii="Cambria" w:hAnsi="Cambria"/>
        </w:rPr>
        <w:t>Method of reinsurance</w:t>
      </w:r>
      <w:bookmarkEnd w:id="216"/>
    </w:p>
    <w:p w:rsidR="000E081F" w:rsidRPr="00A17A95" w:rsidRDefault="000E081F" w:rsidP="00092462">
      <w:pPr>
        <w:autoSpaceDE w:val="0"/>
        <w:autoSpaceDN w:val="0"/>
        <w:adjustRightInd w:val="0"/>
        <w:spacing w:line="360" w:lineRule="auto"/>
        <w:rPr>
          <w:rFonts w:ascii="Cambria" w:hAnsi="Cambria"/>
        </w:rPr>
      </w:pPr>
      <w:r w:rsidRPr="00A17A95">
        <w:rPr>
          <w:rFonts w:ascii="Cambria" w:eastAsiaTheme="minorHAnsi" w:hAnsi="Cambria"/>
          <w:lang w:val="en-ZA"/>
        </w:rPr>
        <w:t xml:space="preserve">The method of reassurance can be risk premium basis or original term basis) applicable to the various </w:t>
      </w:r>
      <w:r w:rsidRPr="00A17A95">
        <w:rPr>
          <w:rFonts w:ascii="Cambria" w:eastAsiaTheme="minorHAnsi" w:hAnsi="Cambria" w:cs="Arial"/>
          <w:lang w:val="en-ZA"/>
        </w:rPr>
        <w:t>classes of business as specified by the treaty</w:t>
      </w:r>
    </w:p>
    <w:p w:rsidR="000E081F" w:rsidRPr="00A17A95" w:rsidRDefault="000E081F" w:rsidP="00AF6B90">
      <w:pPr>
        <w:pStyle w:val="Heading3"/>
        <w:rPr>
          <w:rFonts w:ascii="Cambria" w:eastAsiaTheme="minorHAnsi" w:hAnsi="Cambria"/>
          <w:lang w:val="en-ZA"/>
        </w:rPr>
      </w:pPr>
      <w:bookmarkStart w:id="217" w:name="_Toc371586419"/>
      <w:r w:rsidRPr="00A17A95">
        <w:rPr>
          <w:rFonts w:ascii="Cambria" w:eastAsiaTheme="minorHAnsi" w:hAnsi="Cambria"/>
          <w:lang w:val="en-ZA"/>
        </w:rPr>
        <w:t>ORIGINAL TERM POLICIES</w:t>
      </w:r>
      <w:bookmarkEnd w:id="217"/>
    </w:p>
    <w:p w:rsidR="000E081F" w:rsidRPr="00A17A95" w:rsidRDefault="000E081F" w:rsidP="00092462">
      <w:pPr>
        <w:autoSpaceDE w:val="0"/>
        <w:autoSpaceDN w:val="0"/>
        <w:adjustRightInd w:val="0"/>
        <w:spacing w:line="360" w:lineRule="auto"/>
        <w:rPr>
          <w:rFonts w:ascii="Cambria" w:eastAsiaTheme="minorHAnsi" w:hAnsi="Cambria"/>
          <w:lang w:val="en-ZA"/>
        </w:rPr>
      </w:pPr>
      <w:r w:rsidRPr="00A17A95">
        <w:rPr>
          <w:rFonts w:ascii="Cambria" w:eastAsiaTheme="minorHAnsi" w:hAnsi="Cambria"/>
          <w:lang w:val="en-ZA"/>
        </w:rPr>
        <w:t>In the case of policies reassured on original term basis, the amount to be reinsured in each case shall be the difference between the retention and the total death benefits assured at the commencement of the policy, or the commuted value of such death benefits if these are not payable immediately upon the death of the insured.</w:t>
      </w:r>
    </w:p>
    <w:p w:rsidR="000E081F" w:rsidRPr="00A17A95" w:rsidRDefault="000E081F" w:rsidP="00AF6B90">
      <w:pPr>
        <w:pStyle w:val="Heading3"/>
        <w:rPr>
          <w:rFonts w:ascii="Cambria" w:eastAsiaTheme="minorHAnsi" w:hAnsi="Cambria"/>
          <w:lang w:val="en-ZA"/>
        </w:rPr>
      </w:pPr>
      <w:bookmarkStart w:id="218" w:name="_Toc371586420"/>
      <w:r w:rsidRPr="00A17A95">
        <w:rPr>
          <w:rFonts w:ascii="Cambria" w:eastAsiaTheme="minorHAnsi" w:hAnsi="Cambria"/>
          <w:lang w:val="en-ZA"/>
        </w:rPr>
        <w:t>RISK PREMIUM POLICIES</w:t>
      </w:r>
      <w:bookmarkEnd w:id="218"/>
    </w:p>
    <w:p w:rsidR="000E081F" w:rsidRPr="00A17A95" w:rsidRDefault="000E081F" w:rsidP="00092462">
      <w:pPr>
        <w:autoSpaceDE w:val="0"/>
        <w:autoSpaceDN w:val="0"/>
        <w:adjustRightInd w:val="0"/>
        <w:spacing w:line="360" w:lineRule="auto"/>
        <w:rPr>
          <w:rFonts w:ascii="Cambria" w:eastAsiaTheme="minorHAnsi" w:hAnsi="Cambria"/>
          <w:lang w:val="en-ZA"/>
        </w:rPr>
      </w:pPr>
      <w:r w:rsidRPr="00A17A95">
        <w:rPr>
          <w:rFonts w:ascii="Cambria" w:eastAsiaTheme="minorHAnsi" w:hAnsi="Cambria"/>
          <w:lang w:val="en-ZA"/>
        </w:rPr>
        <w:t xml:space="preserve">In the case of policies reassured on a risk premium basis the amount to be reinsured in each case shall be the sum at risk of the surplus, the proportion between the retention </w:t>
      </w:r>
      <w:r w:rsidRPr="00A17A95">
        <w:rPr>
          <w:rFonts w:ascii="Cambria" w:eastAsiaTheme="minorHAnsi" w:hAnsi="Cambria"/>
          <w:lang w:val="en-ZA"/>
        </w:rPr>
        <w:lastRenderedPageBreak/>
        <w:t>anceded sum at the commencement of the reassurance remaining constant throughout the policy year.</w:t>
      </w:r>
    </w:p>
    <w:p w:rsidR="000E081F" w:rsidRPr="00A17A95" w:rsidRDefault="000E081F" w:rsidP="00092462">
      <w:pPr>
        <w:autoSpaceDE w:val="0"/>
        <w:autoSpaceDN w:val="0"/>
        <w:adjustRightInd w:val="0"/>
        <w:spacing w:line="360" w:lineRule="auto"/>
        <w:rPr>
          <w:rFonts w:ascii="Cambria" w:eastAsiaTheme="minorHAnsi" w:hAnsi="Cambria"/>
          <w:lang w:val="en-ZA"/>
        </w:rPr>
      </w:pPr>
      <w:r w:rsidRPr="00A17A95">
        <w:rPr>
          <w:rFonts w:ascii="Cambria" w:eastAsiaTheme="minorHAnsi" w:hAnsi="Cambria"/>
          <w:lang w:val="en-ZA"/>
        </w:rPr>
        <w:t>The amount reassured shall be the difference between the sum at risk at the commencement of the policy and the retention of the Ceding Company.</w:t>
      </w:r>
    </w:p>
    <w:p w:rsidR="000E081F" w:rsidRPr="00A17A95" w:rsidRDefault="000E081F" w:rsidP="00092462">
      <w:pPr>
        <w:autoSpaceDE w:val="0"/>
        <w:autoSpaceDN w:val="0"/>
        <w:adjustRightInd w:val="0"/>
        <w:spacing w:line="360" w:lineRule="auto"/>
        <w:rPr>
          <w:rFonts w:ascii="Cambria" w:eastAsiaTheme="minorHAnsi" w:hAnsi="Cambria"/>
          <w:lang w:val="en-ZA"/>
        </w:rPr>
      </w:pPr>
      <w:r w:rsidRPr="00A17A95">
        <w:rPr>
          <w:rFonts w:ascii="Cambria" w:eastAsiaTheme="minorHAnsi" w:hAnsi="Cambria"/>
          <w:lang w:val="en-ZA"/>
        </w:rPr>
        <w:t>The sum at risk for each policy year shall be the difference between the total death benefits assured or the commuted value of such death benefits if these are not payable immediately - and the actuarial reserve at the commencement of the policy year.</w:t>
      </w:r>
    </w:p>
    <w:p w:rsidR="000E081F" w:rsidRPr="00A17A95" w:rsidRDefault="000E081F" w:rsidP="00092462">
      <w:pPr>
        <w:autoSpaceDE w:val="0"/>
        <w:autoSpaceDN w:val="0"/>
        <w:adjustRightInd w:val="0"/>
        <w:spacing w:line="360" w:lineRule="auto"/>
        <w:rPr>
          <w:rFonts w:ascii="Cambria" w:eastAsiaTheme="minorHAnsi" w:hAnsi="Cambria"/>
          <w:lang w:val="en-ZA"/>
        </w:rPr>
      </w:pPr>
      <w:r w:rsidRPr="00A17A95">
        <w:rPr>
          <w:rFonts w:ascii="Cambria" w:eastAsiaTheme="minorHAnsi" w:hAnsi="Cambria" w:cs="Arial"/>
          <w:lang w:val="en-ZA"/>
        </w:rPr>
        <w:t xml:space="preserve">The basis </w:t>
      </w:r>
      <w:r w:rsidRPr="00A17A95">
        <w:rPr>
          <w:rFonts w:ascii="Cambria" w:eastAsiaTheme="minorHAnsi" w:hAnsi="Cambria"/>
          <w:lang w:val="en-ZA"/>
        </w:rPr>
        <w:t>upon which the actuarial reserves are calculated set out in the Schedule.</w:t>
      </w:r>
    </w:p>
    <w:p w:rsidR="005019F0" w:rsidRPr="00A17A95" w:rsidRDefault="005019F0" w:rsidP="005019F0">
      <w:pPr>
        <w:autoSpaceDE w:val="0"/>
        <w:autoSpaceDN w:val="0"/>
        <w:adjustRightInd w:val="0"/>
        <w:rPr>
          <w:rFonts w:ascii="Cambria" w:eastAsiaTheme="minorHAnsi" w:hAnsi="Cambria"/>
          <w:i/>
          <w:iCs/>
          <w:lang w:val="en-ZA"/>
        </w:rPr>
      </w:pPr>
      <w:r w:rsidRPr="00A17A95">
        <w:rPr>
          <w:rFonts w:ascii="Cambria" w:eastAsiaTheme="minorHAnsi" w:hAnsi="Cambria"/>
          <w:lang w:val="en-ZA"/>
        </w:rPr>
        <w:t xml:space="preserve">Reassurances ceded under this Treaty on risk premium basis shall be subject to the risk premium rates contained in Annexure </w:t>
      </w:r>
      <w:r w:rsidRPr="00A17A95">
        <w:rPr>
          <w:rFonts w:ascii="Cambria" w:eastAsiaTheme="minorHAnsi" w:hAnsi="Cambria"/>
          <w:i/>
          <w:iCs/>
          <w:lang w:val="en-ZA"/>
        </w:rPr>
        <w:t>"A". in the treaty arrangement document</w:t>
      </w:r>
    </w:p>
    <w:p w:rsidR="00417330" w:rsidRPr="00A17A95" w:rsidRDefault="00417330" w:rsidP="005019F0">
      <w:pPr>
        <w:autoSpaceDE w:val="0"/>
        <w:autoSpaceDN w:val="0"/>
        <w:adjustRightInd w:val="0"/>
        <w:rPr>
          <w:rFonts w:ascii="Cambria" w:eastAsiaTheme="minorHAnsi" w:hAnsi="Cambria"/>
          <w:i/>
          <w:iCs/>
          <w:lang w:val="en-ZA"/>
        </w:rPr>
      </w:pPr>
    </w:p>
    <w:p w:rsidR="00417330" w:rsidRPr="00A17A95" w:rsidRDefault="00417330" w:rsidP="00092462">
      <w:pPr>
        <w:autoSpaceDE w:val="0"/>
        <w:autoSpaceDN w:val="0"/>
        <w:adjustRightInd w:val="0"/>
        <w:spacing w:line="360" w:lineRule="auto"/>
        <w:rPr>
          <w:rFonts w:ascii="Cambria" w:eastAsiaTheme="minorHAnsi" w:hAnsi="Cambria" w:cs="Arial"/>
          <w:lang w:val="en-ZA"/>
        </w:rPr>
      </w:pPr>
      <w:r w:rsidRPr="00A17A95">
        <w:rPr>
          <w:rFonts w:ascii="Cambria" w:eastAsiaTheme="minorHAnsi" w:hAnsi="Cambria"/>
          <w:b/>
          <w:bCs/>
          <w:lang w:val="en-ZA"/>
        </w:rPr>
        <w:t xml:space="preserve">Amount at risk For any Particular year = </w:t>
      </w:r>
      <w:r w:rsidRPr="00A17A95">
        <w:rPr>
          <w:rFonts w:ascii="Cambria" w:eastAsiaTheme="minorHAnsi" w:hAnsi="Cambria" w:cs="Arial"/>
          <w:lang w:val="en-ZA"/>
        </w:rPr>
        <w:t xml:space="preserve">Sum at risk for previous year </w:t>
      </w:r>
      <w:r w:rsidRPr="00A17A95">
        <w:rPr>
          <w:rFonts w:ascii="Cambria" w:eastAsiaTheme="minorHAnsi" w:hAnsi="Cambria"/>
          <w:lang w:val="en-ZA"/>
        </w:rPr>
        <w:t xml:space="preserve">- </w:t>
      </w:r>
      <w:r w:rsidRPr="00A17A95">
        <w:rPr>
          <w:rFonts w:ascii="Cambria" w:eastAsiaTheme="minorHAnsi" w:hAnsi="Cambria" w:cs="Arial"/>
          <w:lang w:val="en-ZA"/>
        </w:rPr>
        <w:t>Initial Sum Assured/Term - 1</w:t>
      </w:r>
    </w:p>
    <w:p w:rsidR="00A45ACB" w:rsidRPr="00A17A95" w:rsidRDefault="00A45ACB" w:rsidP="00AF6B90">
      <w:pPr>
        <w:pStyle w:val="Heading2"/>
        <w:rPr>
          <w:rFonts w:ascii="Cambria" w:hAnsi="Cambria"/>
          <w:i/>
        </w:rPr>
      </w:pPr>
      <w:bookmarkStart w:id="219" w:name="_Toc279415135"/>
      <w:bookmarkStart w:id="220" w:name="_Toc351039878"/>
      <w:bookmarkStart w:id="221" w:name="_Toc371586421"/>
      <w:r w:rsidRPr="00A17A95">
        <w:rPr>
          <w:rFonts w:ascii="Cambria" w:hAnsi="Cambria"/>
        </w:rPr>
        <w:t xml:space="preserve">Reinsurance </w:t>
      </w:r>
      <w:r w:rsidRPr="00A17A95">
        <w:rPr>
          <w:rFonts w:ascii="Cambria" w:hAnsi="Cambria"/>
          <w:szCs w:val="22"/>
        </w:rPr>
        <w:t>Participants</w:t>
      </w:r>
      <w:bookmarkEnd w:id="211"/>
      <w:bookmarkEnd w:id="212"/>
      <w:bookmarkEnd w:id="213"/>
      <w:bookmarkEnd w:id="219"/>
      <w:bookmarkEnd w:id="220"/>
      <w:bookmarkEnd w:id="221"/>
    </w:p>
    <w:p w:rsidR="00A45ACB" w:rsidRPr="00A17A95" w:rsidRDefault="00A45ACB" w:rsidP="00A45ACB">
      <w:pPr>
        <w:jc w:val="both"/>
        <w:rPr>
          <w:rFonts w:ascii="Cambria" w:hAnsi="Cambria" w:cs="Trebuchet MS"/>
        </w:rPr>
      </w:pPr>
      <w:r w:rsidRPr="00A17A95">
        <w:rPr>
          <w:rFonts w:ascii="Cambria" w:hAnsi="Cambria" w:cs="Trebuchet MS"/>
        </w:rPr>
        <w:t xml:space="preserve">The reinsurance participants are as per the treaty provided: </w:t>
      </w:r>
    </w:p>
    <w:p w:rsidR="00AF6B90" w:rsidRPr="00A17A95" w:rsidRDefault="00AF6B90" w:rsidP="00A45ACB">
      <w:pPr>
        <w:jc w:val="both"/>
        <w:rPr>
          <w:rFonts w:ascii="Cambria" w:hAnsi="Cambria" w:cs="Trebuchet MS"/>
        </w:rPr>
      </w:pPr>
    </w:p>
    <w:p w:rsidR="00A45ACB" w:rsidRPr="00A17A95" w:rsidRDefault="00A45ACB" w:rsidP="00A45ACB">
      <w:pPr>
        <w:jc w:val="both"/>
        <w:rPr>
          <w:rFonts w:ascii="Cambria" w:hAnsi="Cambria" w:cs="Trebuchet MS"/>
        </w:rPr>
      </w:pPr>
    </w:p>
    <w:tbl>
      <w:tblPr>
        <w:tblW w:w="6584" w:type="dxa"/>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ook w:val="01E0" w:firstRow="1" w:lastRow="1" w:firstColumn="1" w:lastColumn="1" w:noHBand="0" w:noVBand="0"/>
      </w:tblPr>
      <w:tblGrid>
        <w:gridCol w:w="5552"/>
        <w:gridCol w:w="1032"/>
      </w:tblGrid>
      <w:tr w:rsidR="00A45ACB" w:rsidRPr="00A17A95" w:rsidTr="000E081F">
        <w:trPr>
          <w:tblCellSpacing w:w="20" w:type="dxa"/>
          <w:jc w:val="center"/>
        </w:trPr>
        <w:tc>
          <w:tcPr>
            <w:tcW w:w="5492" w:type="dxa"/>
            <w:tcBorders>
              <w:top w:val="outset" w:sz="24" w:space="0" w:color="auto"/>
            </w:tcBorders>
          </w:tcPr>
          <w:p w:rsidR="00A45ACB" w:rsidRPr="00A17A95" w:rsidRDefault="00A45ACB" w:rsidP="000E081F">
            <w:pPr>
              <w:jc w:val="both"/>
              <w:rPr>
                <w:rFonts w:ascii="Cambria" w:hAnsi="Cambria" w:cs="Trebuchet MS"/>
                <w:b/>
                <w:bCs/>
              </w:rPr>
            </w:pPr>
            <w:r w:rsidRPr="00A17A95">
              <w:rPr>
                <w:rFonts w:ascii="Cambria" w:hAnsi="Cambria" w:cs="Trebuchet MS"/>
                <w:b/>
                <w:bCs/>
              </w:rPr>
              <w:t>REINSURANCE PARTICIPANTS</w:t>
            </w:r>
          </w:p>
        </w:tc>
        <w:tc>
          <w:tcPr>
            <w:tcW w:w="972" w:type="dxa"/>
            <w:tcBorders>
              <w:top w:val="outset" w:sz="24" w:space="0" w:color="auto"/>
            </w:tcBorders>
          </w:tcPr>
          <w:p w:rsidR="00A45ACB" w:rsidRPr="00A17A95" w:rsidRDefault="00A45ACB" w:rsidP="000E081F">
            <w:pPr>
              <w:tabs>
                <w:tab w:val="left" w:pos="0"/>
                <w:tab w:val="left" w:pos="2880"/>
              </w:tabs>
              <w:jc w:val="both"/>
              <w:rPr>
                <w:rFonts w:ascii="Cambria" w:hAnsi="Cambria" w:cs="Trebuchet MS"/>
              </w:rPr>
            </w:pPr>
            <w:r w:rsidRPr="00A17A95">
              <w:rPr>
                <w:rFonts w:ascii="Cambria" w:hAnsi="Cambria" w:cs="Trebuchet MS"/>
              </w:rPr>
              <w:t>%</w:t>
            </w:r>
          </w:p>
        </w:tc>
      </w:tr>
      <w:tr w:rsidR="00A45ACB" w:rsidRPr="00A17A95" w:rsidTr="000E081F">
        <w:trPr>
          <w:tblCellSpacing w:w="20" w:type="dxa"/>
          <w:jc w:val="center"/>
        </w:trPr>
        <w:tc>
          <w:tcPr>
            <w:tcW w:w="5492" w:type="dxa"/>
          </w:tcPr>
          <w:p w:rsidR="00A45ACB" w:rsidRPr="00A17A95" w:rsidRDefault="00A45ACB" w:rsidP="00E259CB">
            <w:pPr>
              <w:numPr>
                <w:ilvl w:val="0"/>
                <w:numId w:val="62"/>
              </w:numPr>
              <w:tabs>
                <w:tab w:val="left" w:pos="0"/>
                <w:tab w:val="left" w:pos="2880"/>
              </w:tabs>
              <w:jc w:val="both"/>
              <w:rPr>
                <w:rFonts w:ascii="Cambria" w:hAnsi="Cambria" w:cs="Trebuchet MS"/>
              </w:rPr>
            </w:pPr>
          </w:p>
        </w:tc>
        <w:tc>
          <w:tcPr>
            <w:tcW w:w="972" w:type="dxa"/>
          </w:tcPr>
          <w:p w:rsidR="00A45ACB" w:rsidRPr="00A17A95" w:rsidRDefault="00A45ACB" w:rsidP="000E081F">
            <w:pPr>
              <w:tabs>
                <w:tab w:val="left" w:pos="0"/>
                <w:tab w:val="left" w:pos="2880"/>
              </w:tabs>
              <w:jc w:val="both"/>
              <w:rPr>
                <w:rFonts w:ascii="Cambria" w:hAnsi="Cambria" w:cs="Trebuchet MS"/>
              </w:rPr>
            </w:pPr>
            <w:r w:rsidRPr="00A17A95">
              <w:rPr>
                <w:rFonts w:ascii="Cambria" w:hAnsi="Cambria" w:cs="Trebuchet MS"/>
              </w:rPr>
              <w:t>A</w:t>
            </w:r>
          </w:p>
        </w:tc>
      </w:tr>
      <w:tr w:rsidR="00A45ACB" w:rsidRPr="00A17A95" w:rsidTr="000E081F">
        <w:trPr>
          <w:tblCellSpacing w:w="20" w:type="dxa"/>
          <w:jc w:val="center"/>
        </w:trPr>
        <w:tc>
          <w:tcPr>
            <w:tcW w:w="5492" w:type="dxa"/>
          </w:tcPr>
          <w:p w:rsidR="00A45ACB" w:rsidRPr="00A17A95" w:rsidRDefault="00A45ACB" w:rsidP="00E259CB">
            <w:pPr>
              <w:numPr>
                <w:ilvl w:val="0"/>
                <w:numId w:val="62"/>
              </w:numPr>
              <w:tabs>
                <w:tab w:val="left" w:pos="0"/>
                <w:tab w:val="left" w:pos="2880"/>
              </w:tabs>
              <w:jc w:val="both"/>
              <w:rPr>
                <w:rFonts w:ascii="Cambria" w:hAnsi="Cambria" w:cs="Trebuchet MS"/>
              </w:rPr>
            </w:pPr>
          </w:p>
        </w:tc>
        <w:tc>
          <w:tcPr>
            <w:tcW w:w="972" w:type="dxa"/>
          </w:tcPr>
          <w:p w:rsidR="00A45ACB" w:rsidRPr="00A17A95" w:rsidRDefault="00A45ACB" w:rsidP="000E081F">
            <w:pPr>
              <w:tabs>
                <w:tab w:val="left" w:pos="0"/>
                <w:tab w:val="left" w:pos="2880"/>
              </w:tabs>
              <w:jc w:val="both"/>
              <w:rPr>
                <w:rFonts w:ascii="Cambria" w:hAnsi="Cambria" w:cs="Trebuchet MS"/>
              </w:rPr>
            </w:pPr>
            <w:r w:rsidRPr="00A17A95">
              <w:rPr>
                <w:rFonts w:ascii="Cambria" w:hAnsi="Cambria" w:cs="Trebuchet MS"/>
              </w:rPr>
              <w:t>B</w:t>
            </w:r>
          </w:p>
        </w:tc>
      </w:tr>
      <w:tr w:rsidR="00A45ACB" w:rsidRPr="00A17A95" w:rsidTr="000E081F">
        <w:trPr>
          <w:tblCellSpacing w:w="20" w:type="dxa"/>
          <w:jc w:val="center"/>
        </w:trPr>
        <w:tc>
          <w:tcPr>
            <w:tcW w:w="5492" w:type="dxa"/>
          </w:tcPr>
          <w:p w:rsidR="00A45ACB" w:rsidRPr="00A17A95" w:rsidRDefault="00A45ACB" w:rsidP="00E259CB">
            <w:pPr>
              <w:numPr>
                <w:ilvl w:val="0"/>
                <w:numId w:val="62"/>
              </w:numPr>
              <w:tabs>
                <w:tab w:val="left" w:pos="0"/>
                <w:tab w:val="left" w:pos="2880"/>
              </w:tabs>
              <w:jc w:val="both"/>
              <w:rPr>
                <w:rFonts w:ascii="Cambria" w:hAnsi="Cambria" w:cs="Trebuchet MS"/>
              </w:rPr>
            </w:pPr>
          </w:p>
        </w:tc>
        <w:tc>
          <w:tcPr>
            <w:tcW w:w="972" w:type="dxa"/>
          </w:tcPr>
          <w:p w:rsidR="00A45ACB" w:rsidRPr="00A17A95" w:rsidRDefault="00A45ACB" w:rsidP="000E081F">
            <w:pPr>
              <w:tabs>
                <w:tab w:val="left" w:pos="0"/>
                <w:tab w:val="left" w:pos="2880"/>
              </w:tabs>
              <w:jc w:val="both"/>
              <w:rPr>
                <w:rFonts w:ascii="Cambria" w:hAnsi="Cambria" w:cs="Trebuchet MS"/>
              </w:rPr>
            </w:pPr>
            <w:r w:rsidRPr="00A17A95">
              <w:rPr>
                <w:rFonts w:ascii="Cambria" w:hAnsi="Cambria" w:cs="Trebuchet MS"/>
              </w:rPr>
              <w:t>C</w:t>
            </w:r>
          </w:p>
        </w:tc>
      </w:tr>
      <w:tr w:rsidR="00A45ACB" w:rsidRPr="00A17A95" w:rsidTr="00AF6B90">
        <w:trPr>
          <w:tblCellSpacing w:w="20" w:type="dxa"/>
          <w:jc w:val="center"/>
        </w:trPr>
        <w:tc>
          <w:tcPr>
            <w:tcW w:w="5492" w:type="dxa"/>
          </w:tcPr>
          <w:p w:rsidR="00A45ACB" w:rsidRPr="00A17A95" w:rsidRDefault="00A45ACB" w:rsidP="00E259CB">
            <w:pPr>
              <w:numPr>
                <w:ilvl w:val="0"/>
                <w:numId w:val="62"/>
              </w:numPr>
              <w:tabs>
                <w:tab w:val="left" w:pos="0"/>
                <w:tab w:val="left" w:pos="2880"/>
              </w:tabs>
              <w:jc w:val="both"/>
              <w:rPr>
                <w:rFonts w:ascii="Cambria" w:hAnsi="Cambria" w:cs="Trebuchet MS"/>
              </w:rPr>
            </w:pPr>
          </w:p>
        </w:tc>
        <w:tc>
          <w:tcPr>
            <w:tcW w:w="972" w:type="dxa"/>
          </w:tcPr>
          <w:p w:rsidR="00A45ACB" w:rsidRPr="00A17A95" w:rsidRDefault="00A45ACB" w:rsidP="000E081F">
            <w:pPr>
              <w:tabs>
                <w:tab w:val="left" w:pos="0"/>
                <w:tab w:val="left" w:pos="2880"/>
              </w:tabs>
              <w:jc w:val="both"/>
              <w:rPr>
                <w:rFonts w:ascii="Cambria" w:hAnsi="Cambria" w:cs="Trebuchet MS"/>
              </w:rPr>
            </w:pPr>
            <w:r w:rsidRPr="00A17A95">
              <w:rPr>
                <w:rFonts w:ascii="Cambria" w:hAnsi="Cambria" w:cs="Trebuchet MS"/>
              </w:rPr>
              <w:t>D</w:t>
            </w:r>
          </w:p>
        </w:tc>
      </w:tr>
    </w:tbl>
    <w:p w:rsidR="00AF6B90" w:rsidRPr="00A17A95" w:rsidRDefault="00AF6B90" w:rsidP="00AF6B90">
      <w:pPr>
        <w:pStyle w:val="Heading2"/>
        <w:numPr>
          <w:ilvl w:val="0"/>
          <w:numId w:val="0"/>
        </w:numPr>
        <w:spacing w:before="0"/>
        <w:ind w:left="1116"/>
        <w:jc w:val="both"/>
        <w:rPr>
          <w:rFonts w:ascii="Cambria" w:hAnsi="Cambria"/>
          <w:i/>
          <w:sz w:val="24"/>
          <w:szCs w:val="24"/>
        </w:rPr>
      </w:pPr>
      <w:bookmarkStart w:id="222" w:name="_Toc254275355"/>
      <w:bookmarkStart w:id="223" w:name="_Toc260210920"/>
      <w:bookmarkStart w:id="224" w:name="_Toc279415136"/>
      <w:bookmarkStart w:id="225" w:name="_Toc351039879"/>
    </w:p>
    <w:p w:rsidR="00A45ACB" w:rsidRPr="00A17A95" w:rsidRDefault="00A45ACB" w:rsidP="00AF6B90">
      <w:pPr>
        <w:pStyle w:val="Heading2"/>
        <w:rPr>
          <w:rFonts w:ascii="Cambria" w:hAnsi="Cambria"/>
          <w:i/>
        </w:rPr>
      </w:pPr>
      <w:bookmarkStart w:id="226" w:name="_Toc371586422"/>
      <w:r w:rsidRPr="00A17A95">
        <w:rPr>
          <w:rFonts w:ascii="Cambria" w:hAnsi="Cambria"/>
        </w:rPr>
        <w:t>Input</w:t>
      </w:r>
      <w:bookmarkEnd w:id="222"/>
      <w:bookmarkEnd w:id="223"/>
      <w:bookmarkEnd w:id="224"/>
      <w:bookmarkEnd w:id="225"/>
      <w:bookmarkEnd w:id="226"/>
    </w:p>
    <w:p w:rsidR="00A45ACB" w:rsidRPr="00A17A95" w:rsidRDefault="00A45ACB" w:rsidP="00AF6B90">
      <w:pPr>
        <w:pStyle w:val="Heading3"/>
        <w:rPr>
          <w:rFonts w:ascii="Cambria" w:hAnsi="Cambria"/>
        </w:rPr>
      </w:pPr>
      <w:bookmarkStart w:id="227" w:name="_Toc254275357"/>
      <w:bookmarkStart w:id="228" w:name="_Toc260210921"/>
      <w:bookmarkStart w:id="229" w:name="_Toc279415137"/>
      <w:bookmarkStart w:id="230" w:name="_Toc351039880"/>
      <w:bookmarkStart w:id="231" w:name="_Toc371586423"/>
      <w:r w:rsidRPr="00A17A95">
        <w:rPr>
          <w:rFonts w:ascii="Cambria" w:hAnsi="Cambria"/>
        </w:rPr>
        <w:t>Reinsurance Premium rates</w:t>
      </w:r>
      <w:bookmarkEnd w:id="227"/>
      <w:bookmarkEnd w:id="228"/>
      <w:bookmarkEnd w:id="229"/>
      <w:bookmarkEnd w:id="230"/>
      <w:bookmarkEnd w:id="231"/>
    </w:p>
    <w:p w:rsidR="00A45ACB" w:rsidRPr="00A17A95" w:rsidRDefault="00A45ACB" w:rsidP="00AF6B90">
      <w:pPr>
        <w:pStyle w:val="Heading3"/>
        <w:rPr>
          <w:rFonts w:ascii="Cambria" w:hAnsi="Cambria"/>
        </w:rPr>
      </w:pPr>
      <w:bookmarkStart w:id="232" w:name="_Toc254275358"/>
      <w:bookmarkStart w:id="233" w:name="_Toc260210922"/>
      <w:bookmarkStart w:id="234" w:name="_Toc279415138"/>
      <w:bookmarkStart w:id="235" w:name="_Toc351039881"/>
      <w:bookmarkStart w:id="236" w:name="_Toc371586424"/>
      <w:r w:rsidRPr="00A17A95">
        <w:rPr>
          <w:rFonts w:ascii="Cambria" w:hAnsi="Cambria"/>
        </w:rPr>
        <w:t>Reinsurance commission</w:t>
      </w:r>
      <w:bookmarkEnd w:id="232"/>
      <w:bookmarkEnd w:id="233"/>
      <w:bookmarkEnd w:id="234"/>
      <w:bookmarkEnd w:id="235"/>
      <w:bookmarkEnd w:id="236"/>
    </w:p>
    <w:p w:rsidR="00A45ACB" w:rsidRPr="00A17A95" w:rsidRDefault="00A45ACB" w:rsidP="00AF6B90">
      <w:pPr>
        <w:pStyle w:val="Heading3"/>
        <w:rPr>
          <w:rFonts w:ascii="Cambria" w:hAnsi="Cambria"/>
        </w:rPr>
      </w:pPr>
      <w:bookmarkStart w:id="237" w:name="_Toc254275360"/>
      <w:bookmarkStart w:id="238" w:name="_Toc260210924"/>
      <w:bookmarkStart w:id="239" w:name="_Toc279415140"/>
      <w:bookmarkStart w:id="240" w:name="_Toc351039882"/>
      <w:bookmarkStart w:id="241" w:name="_Toc371586425"/>
      <w:r w:rsidRPr="00A17A95">
        <w:rPr>
          <w:rFonts w:ascii="Cambria" w:hAnsi="Cambria"/>
        </w:rPr>
        <w:t>Sums at Risk rate tables</w:t>
      </w:r>
      <w:bookmarkEnd w:id="237"/>
      <w:bookmarkEnd w:id="238"/>
      <w:bookmarkEnd w:id="239"/>
      <w:bookmarkEnd w:id="240"/>
      <w:bookmarkEnd w:id="241"/>
    </w:p>
    <w:p w:rsidR="00A45ACB" w:rsidRPr="00A17A95" w:rsidRDefault="00A45ACB" w:rsidP="00AF6B90">
      <w:pPr>
        <w:pStyle w:val="Heading3"/>
        <w:rPr>
          <w:rFonts w:ascii="Cambria" w:hAnsi="Cambria"/>
        </w:rPr>
      </w:pPr>
      <w:bookmarkStart w:id="242" w:name="_Toc351039883"/>
      <w:bookmarkStart w:id="243" w:name="_Toc371586426"/>
      <w:r w:rsidRPr="00A17A95">
        <w:rPr>
          <w:rFonts w:ascii="Cambria" w:hAnsi="Cambria"/>
        </w:rPr>
        <w:t>Reinsurance Treaty</w:t>
      </w:r>
      <w:bookmarkEnd w:id="242"/>
      <w:bookmarkEnd w:id="243"/>
    </w:p>
    <w:p w:rsidR="00A45ACB" w:rsidRPr="00A17A95" w:rsidRDefault="00A45ACB" w:rsidP="00AF6B90">
      <w:pPr>
        <w:pStyle w:val="Heading2"/>
        <w:rPr>
          <w:rFonts w:ascii="Cambria" w:hAnsi="Cambria"/>
          <w:i/>
        </w:rPr>
      </w:pPr>
      <w:bookmarkStart w:id="244" w:name="_Toc254275362"/>
      <w:bookmarkStart w:id="245" w:name="_Toc260210925"/>
      <w:bookmarkStart w:id="246" w:name="_Toc279415141"/>
      <w:bookmarkStart w:id="247" w:name="_Toc351039884"/>
      <w:bookmarkStart w:id="248" w:name="_Toc371586427"/>
      <w:r w:rsidRPr="00A17A95">
        <w:rPr>
          <w:rFonts w:ascii="Cambria" w:hAnsi="Cambria"/>
        </w:rPr>
        <w:t>Processes</w:t>
      </w:r>
      <w:bookmarkEnd w:id="244"/>
      <w:bookmarkEnd w:id="245"/>
      <w:bookmarkEnd w:id="246"/>
      <w:bookmarkEnd w:id="247"/>
      <w:bookmarkEnd w:id="248"/>
    </w:p>
    <w:p w:rsidR="00A45ACB" w:rsidRPr="00A17A95" w:rsidRDefault="00A45ACB" w:rsidP="00A45ACB">
      <w:pPr>
        <w:jc w:val="both"/>
        <w:rPr>
          <w:rFonts w:ascii="Cambria" w:hAnsi="Cambria" w:cs="Trebuchet MS"/>
        </w:rPr>
      </w:pPr>
      <w:r w:rsidRPr="00A17A95">
        <w:rPr>
          <w:rFonts w:ascii="Cambria" w:hAnsi="Cambria" w:cs="Trebuchet MS"/>
        </w:rPr>
        <w:t>Currently the reinsurance cession is calculated by the Reinsurance Company and bordereaux submitted to Express Life every RI monthly but submitted to the RI broker on a quarterly. The reinsurer is therefore responsible for the premium rates, sums at risk and premium calculation.</w:t>
      </w:r>
    </w:p>
    <w:p w:rsidR="00A45ACB" w:rsidRPr="00A17A95" w:rsidRDefault="00A45ACB" w:rsidP="00AF6B90">
      <w:pPr>
        <w:pStyle w:val="Heading3"/>
        <w:rPr>
          <w:rFonts w:ascii="Cambria" w:hAnsi="Cambria"/>
          <w:i/>
        </w:rPr>
      </w:pPr>
      <w:bookmarkStart w:id="249" w:name="_Toc254275363"/>
      <w:bookmarkStart w:id="250" w:name="_Toc260210926"/>
      <w:bookmarkStart w:id="251" w:name="_Toc279415142"/>
      <w:bookmarkStart w:id="252" w:name="_Toc351039885"/>
      <w:bookmarkStart w:id="253" w:name="_Toc371586428"/>
      <w:r w:rsidRPr="00A17A95">
        <w:rPr>
          <w:rFonts w:ascii="Cambria" w:hAnsi="Cambria"/>
        </w:rPr>
        <w:lastRenderedPageBreak/>
        <w:t>Cession premium computation</w:t>
      </w:r>
      <w:bookmarkEnd w:id="249"/>
      <w:bookmarkEnd w:id="250"/>
      <w:bookmarkEnd w:id="251"/>
      <w:bookmarkEnd w:id="252"/>
      <w:bookmarkEnd w:id="253"/>
    </w:p>
    <w:p w:rsidR="006F2F62" w:rsidRPr="00A17A95" w:rsidRDefault="006F2F62" w:rsidP="00092462">
      <w:pPr>
        <w:autoSpaceDE w:val="0"/>
        <w:autoSpaceDN w:val="0"/>
        <w:adjustRightInd w:val="0"/>
        <w:spacing w:line="360" w:lineRule="auto"/>
        <w:rPr>
          <w:rFonts w:ascii="Cambria" w:hAnsi="Cambria" w:cs="Trebuchet MS"/>
        </w:rPr>
      </w:pPr>
      <w:r w:rsidRPr="00A17A95">
        <w:rPr>
          <w:rFonts w:ascii="Cambria" w:eastAsiaTheme="minorHAnsi" w:hAnsi="Cambria"/>
          <w:lang w:val="en-ZA"/>
        </w:rPr>
        <w:t>The reassurance premium shall be calculated in the case of standard risks by multiplying the premium rate for the age of the insured at the beginning of the policy year by the sum at risk reinsured for that policy year. The same procedure shall apply for single premium policies and for paid-up policies.</w:t>
      </w:r>
    </w:p>
    <w:p w:rsidR="00A45ACB" w:rsidRPr="00A17A95" w:rsidRDefault="00A45ACB" w:rsidP="00A45ACB">
      <w:pPr>
        <w:jc w:val="both"/>
        <w:rPr>
          <w:rFonts w:ascii="Cambria" w:hAnsi="Cambria" w:cs="Trebuchet MS"/>
        </w:rPr>
      </w:pPr>
      <w:r w:rsidRPr="00A17A95">
        <w:rPr>
          <w:rFonts w:ascii="Cambria" w:hAnsi="Cambria" w:cs="Trebuchet MS"/>
        </w:rPr>
        <w:t>Premium ceded = Rate * Sum Assured at Risk</w:t>
      </w:r>
    </w:p>
    <w:p w:rsidR="00A45ACB" w:rsidRPr="00A17A95" w:rsidRDefault="00A45ACB" w:rsidP="00A45ACB">
      <w:pPr>
        <w:jc w:val="both"/>
        <w:rPr>
          <w:rFonts w:ascii="Cambria" w:hAnsi="Cambria" w:cs="Trebuchet MS"/>
        </w:rPr>
      </w:pPr>
      <w:r w:rsidRPr="00A17A95">
        <w:rPr>
          <w:rFonts w:ascii="Cambria" w:hAnsi="Cambria" w:cs="Trebuchet MS"/>
        </w:rPr>
        <w:t>Rate is based on ANB and division factor is 1000</w:t>
      </w:r>
    </w:p>
    <w:p w:rsidR="00C84445" w:rsidRPr="00A17A95" w:rsidRDefault="00C84445" w:rsidP="00A45ACB">
      <w:pPr>
        <w:jc w:val="both"/>
        <w:rPr>
          <w:rFonts w:ascii="Cambria" w:hAnsi="Cambria" w:cs="Trebuchet MS"/>
        </w:rPr>
      </w:pPr>
    </w:p>
    <w:p w:rsidR="00C84445" w:rsidRPr="00A17A95" w:rsidRDefault="00C84445" w:rsidP="00092462">
      <w:pPr>
        <w:autoSpaceDE w:val="0"/>
        <w:autoSpaceDN w:val="0"/>
        <w:adjustRightInd w:val="0"/>
        <w:spacing w:line="360" w:lineRule="auto"/>
        <w:rPr>
          <w:rFonts w:ascii="Cambria" w:eastAsiaTheme="minorHAnsi" w:hAnsi="Cambria"/>
          <w:lang w:val="en-ZA"/>
        </w:rPr>
      </w:pPr>
      <w:r w:rsidRPr="00A17A95">
        <w:rPr>
          <w:rFonts w:ascii="Cambria" w:eastAsiaTheme="minorHAnsi" w:hAnsi="Cambria"/>
          <w:lang w:val="en-ZA"/>
        </w:rPr>
        <w:t>For substandard risks, the risk premium shall be increased proportionately to the increased mortality rate. For those substandard risks, however, where a temporary level extra premium is charged, the Reassurer shall receive a proportionate share of the extra premium. This share shall be based on the ratio between the ceded sum and the total sum assured and shall remain constant throughout the entire period of premium payment. In case of lien, the reassurance premium shall be calculated on the basis of the</w:t>
      </w:r>
    </w:p>
    <w:p w:rsidR="00C84445" w:rsidRPr="00A17A95" w:rsidRDefault="00C84445" w:rsidP="00092462">
      <w:pPr>
        <w:autoSpaceDE w:val="0"/>
        <w:autoSpaceDN w:val="0"/>
        <w:adjustRightInd w:val="0"/>
        <w:spacing w:line="360" w:lineRule="auto"/>
        <w:rPr>
          <w:rFonts w:ascii="Cambria" w:hAnsi="Cambria" w:cs="Trebuchet MS"/>
        </w:rPr>
      </w:pPr>
      <w:r w:rsidRPr="00A17A95">
        <w:rPr>
          <w:rFonts w:ascii="Cambria" w:eastAsiaTheme="minorHAnsi" w:hAnsi="Cambria"/>
          <w:lang w:val="en-ZA"/>
        </w:rPr>
        <w:t>entire reassured sum at risk without taking the lien into account.</w:t>
      </w:r>
    </w:p>
    <w:p w:rsidR="00A45ACB" w:rsidRPr="00A17A95" w:rsidRDefault="00A45ACB" w:rsidP="00AF6B90">
      <w:pPr>
        <w:pStyle w:val="Heading3"/>
        <w:rPr>
          <w:rFonts w:ascii="Cambria" w:hAnsi="Cambria"/>
          <w:i/>
        </w:rPr>
      </w:pPr>
      <w:bookmarkStart w:id="254" w:name="_Toc279415149"/>
      <w:bookmarkStart w:id="255" w:name="_Toc351039886"/>
      <w:bookmarkStart w:id="256" w:name="_Toc371586429"/>
      <w:r w:rsidRPr="00A17A95">
        <w:rPr>
          <w:rFonts w:ascii="Cambria" w:hAnsi="Cambria"/>
        </w:rPr>
        <w:t>Reinsurance Commission</w:t>
      </w:r>
      <w:bookmarkEnd w:id="254"/>
      <w:bookmarkEnd w:id="255"/>
      <w:bookmarkEnd w:id="256"/>
    </w:p>
    <w:p w:rsidR="00455D04" w:rsidRPr="00A17A95" w:rsidRDefault="00455D04" w:rsidP="00092462">
      <w:pPr>
        <w:autoSpaceDE w:val="0"/>
        <w:autoSpaceDN w:val="0"/>
        <w:adjustRightInd w:val="0"/>
        <w:spacing w:line="360" w:lineRule="auto"/>
        <w:rPr>
          <w:rFonts w:ascii="Cambria" w:eastAsiaTheme="minorHAnsi" w:hAnsi="Cambria"/>
          <w:lang w:val="en-ZA"/>
        </w:rPr>
      </w:pPr>
      <w:r w:rsidRPr="00A17A95">
        <w:rPr>
          <w:rFonts w:ascii="Cambria" w:eastAsiaTheme="minorHAnsi" w:hAnsi="Cambria"/>
          <w:lang w:val="en-ZA"/>
        </w:rPr>
        <w:t>The Reassurer shall pay to Express Life the following commissions:</w:t>
      </w:r>
    </w:p>
    <w:p w:rsidR="00455D04" w:rsidRPr="00A17A95" w:rsidRDefault="00455D04" w:rsidP="00F47CFD">
      <w:pPr>
        <w:pStyle w:val="Heading4"/>
        <w:ind w:left="1276" w:hanging="992"/>
        <w:rPr>
          <w:rFonts w:eastAsiaTheme="minorHAnsi"/>
          <w:sz w:val="22"/>
          <w:szCs w:val="22"/>
          <w:lang w:val="en-ZA"/>
        </w:rPr>
      </w:pPr>
      <w:bookmarkStart w:id="257" w:name="_Toc371586430"/>
      <w:r w:rsidRPr="00A17A95">
        <w:rPr>
          <w:rStyle w:val="Heading4Char"/>
          <w:rFonts w:ascii="Cambria" w:hAnsi="Cambria"/>
        </w:rPr>
        <w:t>Term Assurances</w:t>
      </w:r>
      <w:bookmarkEnd w:id="257"/>
    </w:p>
    <w:p w:rsidR="00455D04" w:rsidRPr="00A17A95" w:rsidRDefault="00455D04" w:rsidP="00455D04">
      <w:pPr>
        <w:autoSpaceDE w:val="0"/>
        <w:autoSpaceDN w:val="0"/>
        <w:adjustRightInd w:val="0"/>
        <w:rPr>
          <w:rFonts w:ascii="Cambria" w:eastAsiaTheme="minorHAnsi" w:hAnsi="Cambria"/>
          <w:sz w:val="22"/>
          <w:szCs w:val="22"/>
          <w:lang w:val="en-ZA"/>
        </w:rPr>
      </w:pPr>
      <w:r w:rsidRPr="00A17A95">
        <w:rPr>
          <w:rFonts w:ascii="Cambria" w:eastAsiaTheme="minorHAnsi" w:hAnsi="Cambria"/>
          <w:sz w:val="22"/>
          <w:szCs w:val="22"/>
          <w:lang w:val="en-ZA"/>
        </w:rPr>
        <w:t>First policy year: 45%</w:t>
      </w:r>
    </w:p>
    <w:p w:rsidR="00455D04" w:rsidRPr="00A17A95" w:rsidRDefault="00455D04" w:rsidP="00455D04">
      <w:pPr>
        <w:autoSpaceDE w:val="0"/>
        <w:autoSpaceDN w:val="0"/>
        <w:adjustRightInd w:val="0"/>
        <w:rPr>
          <w:rFonts w:ascii="Cambria" w:eastAsiaTheme="minorHAnsi" w:hAnsi="Cambria"/>
          <w:sz w:val="22"/>
          <w:szCs w:val="22"/>
          <w:lang w:val="en-ZA"/>
        </w:rPr>
      </w:pPr>
      <w:r w:rsidRPr="00A17A95">
        <w:rPr>
          <w:rFonts w:ascii="Cambria" w:eastAsiaTheme="minorHAnsi" w:hAnsi="Cambria"/>
          <w:sz w:val="22"/>
          <w:szCs w:val="22"/>
          <w:lang w:val="en-ZA"/>
        </w:rPr>
        <w:t>Subsequent years: 25%</w:t>
      </w:r>
    </w:p>
    <w:p w:rsidR="00455D04" w:rsidRPr="00A17A95" w:rsidRDefault="00455D04" w:rsidP="00F47CFD">
      <w:pPr>
        <w:pStyle w:val="Heading4"/>
        <w:ind w:left="1276" w:hanging="992"/>
        <w:rPr>
          <w:rFonts w:eastAsiaTheme="minorHAnsi"/>
          <w:lang w:val="en-ZA"/>
        </w:rPr>
      </w:pPr>
      <w:bookmarkStart w:id="258" w:name="_Toc371586431"/>
      <w:r w:rsidRPr="00A17A95">
        <w:rPr>
          <w:rFonts w:eastAsiaTheme="minorHAnsi"/>
          <w:lang w:val="en-ZA"/>
        </w:rPr>
        <w:t>One Year Contracts:</w:t>
      </w:r>
      <w:bookmarkEnd w:id="258"/>
    </w:p>
    <w:p w:rsidR="00455D04" w:rsidRPr="00A17A95" w:rsidRDefault="00455D04" w:rsidP="00455D04">
      <w:pPr>
        <w:autoSpaceDE w:val="0"/>
        <w:autoSpaceDN w:val="0"/>
        <w:adjustRightInd w:val="0"/>
        <w:rPr>
          <w:rFonts w:ascii="Cambria" w:eastAsiaTheme="minorHAnsi" w:hAnsi="Cambria"/>
          <w:sz w:val="22"/>
          <w:szCs w:val="22"/>
          <w:lang w:val="en-ZA"/>
        </w:rPr>
      </w:pPr>
      <w:r w:rsidRPr="00A17A95">
        <w:rPr>
          <w:rFonts w:ascii="Cambria" w:eastAsiaTheme="minorHAnsi" w:hAnsi="Cambria"/>
          <w:sz w:val="22"/>
          <w:szCs w:val="22"/>
          <w:lang w:val="en-ZA"/>
        </w:rPr>
        <w:t>Commission 25%</w:t>
      </w:r>
    </w:p>
    <w:p w:rsidR="00455D04" w:rsidRPr="00A17A95" w:rsidRDefault="00455D04" w:rsidP="00F47CFD">
      <w:pPr>
        <w:pStyle w:val="Heading4"/>
        <w:ind w:left="1276" w:hanging="992"/>
        <w:rPr>
          <w:rFonts w:eastAsiaTheme="minorHAnsi"/>
          <w:lang w:val="en-ZA"/>
        </w:rPr>
      </w:pPr>
      <w:bookmarkStart w:id="259" w:name="_Toc371586432"/>
      <w:r w:rsidRPr="00A17A95">
        <w:rPr>
          <w:rFonts w:eastAsiaTheme="minorHAnsi"/>
          <w:lang w:val="en-ZA"/>
        </w:rPr>
        <w:t>Mortgage Protection:</w:t>
      </w:r>
      <w:bookmarkEnd w:id="259"/>
    </w:p>
    <w:tbl>
      <w:tblPr>
        <w:tblStyle w:val="TableGrid"/>
        <w:tblW w:w="0" w:type="auto"/>
        <w:tblLook w:val="04A0" w:firstRow="1" w:lastRow="0" w:firstColumn="1" w:lastColumn="0" w:noHBand="0" w:noVBand="1"/>
      </w:tblPr>
      <w:tblGrid>
        <w:gridCol w:w="3192"/>
        <w:gridCol w:w="3192"/>
        <w:gridCol w:w="3192"/>
      </w:tblGrid>
      <w:tr w:rsidR="00455D04" w:rsidRPr="00A17A95" w:rsidTr="00455D04">
        <w:tc>
          <w:tcPr>
            <w:tcW w:w="3192" w:type="dxa"/>
          </w:tcPr>
          <w:p w:rsidR="00455D04" w:rsidRPr="00A17A95" w:rsidRDefault="00455D04" w:rsidP="00455D04">
            <w:pPr>
              <w:autoSpaceDE w:val="0"/>
              <w:autoSpaceDN w:val="0"/>
              <w:adjustRightInd w:val="0"/>
              <w:rPr>
                <w:rFonts w:ascii="Cambria" w:eastAsiaTheme="minorHAnsi" w:hAnsi="Cambria"/>
                <w:b/>
                <w:bCs/>
                <w:lang w:val="en-ZA"/>
              </w:rPr>
            </w:pPr>
            <w:r w:rsidRPr="00A17A95">
              <w:rPr>
                <w:rFonts w:ascii="Cambria" w:eastAsiaTheme="minorHAnsi" w:hAnsi="Cambria"/>
                <w:b/>
                <w:bCs/>
                <w:lang w:val="en-ZA"/>
              </w:rPr>
              <w:t>Terms</w:t>
            </w:r>
          </w:p>
        </w:tc>
        <w:tc>
          <w:tcPr>
            <w:tcW w:w="3192" w:type="dxa"/>
          </w:tcPr>
          <w:p w:rsidR="00455D04" w:rsidRPr="00A17A95" w:rsidRDefault="00455D04" w:rsidP="00142A55">
            <w:pPr>
              <w:autoSpaceDE w:val="0"/>
              <w:autoSpaceDN w:val="0"/>
              <w:adjustRightInd w:val="0"/>
              <w:rPr>
                <w:rFonts w:ascii="Cambria" w:eastAsiaTheme="minorHAnsi" w:hAnsi="Cambria"/>
                <w:b/>
                <w:bCs/>
                <w:lang w:val="en-ZA"/>
              </w:rPr>
            </w:pPr>
            <w:r w:rsidRPr="00A17A95">
              <w:rPr>
                <w:rFonts w:ascii="Cambria" w:eastAsiaTheme="minorHAnsi" w:hAnsi="Cambria"/>
                <w:b/>
                <w:bCs/>
                <w:lang w:val="en-ZA"/>
              </w:rPr>
              <w:t>First year</w:t>
            </w:r>
          </w:p>
        </w:tc>
        <w:tc>
          <w:tcPr>
            <w:tcW w:w="3192" w:type="dxa"/>
          </w:tcPr>
          <w:p w:rsidR="00455D04" w:rsidRPr="00A17A95" w:rsidRDefault="00455D04" w:rsidP="00142A55">
            <w:pPr>
              <w:autoSpaceDE w:val="0"/>
              <w:autoSpaceDN w:val="0"/>
              <w:adjustRightInd w:val="0"/>
              <w:rPr>
                <w:rFonts w:ascii="Cambria" w:eastAsiaTheme="minorHAnsi" w:hAnsi="Cambria"/>
                <w:b/>
                <w:bCs/>
                <w:lang w:val="en-ZA"/>
              </w:rPr>
            </w:pPr>
            <w:r w:rsidRPr="00A17A95">
              <w:rPr>
                <w:rFonts w:ascii="Cambria" w:eastAsiaTheme="minorHAnsi" w:hAnsi="Cambria"/>
                <w:b/>
                <w:bCs/>
                <w:lang w:val="en-ZA"/>
              </w:rPr>
              <w:t>Renewal</w:t>
            </w:r>
          </w:p>
        </w:tc>
      </w:tr>
      <w:tr w:rsidR="00455D04" w:rsidRPr="00A17A95" w:rsidTr="00455D04">
        <w:tc>
          <w:tcPr>
            <w:tcW w:w="3192" w:type="dxa"/>
          </w:tcPr>
          <w:p w:rsidR="00455D04" w:rsidRPr="00A17A95" w:rsidRDefault="00455D04" w:rsidP="00455D04">
            <w:pPr>
              <w:autoSpaceDE w:val="0"/>
              <w:autoSpaceDN w:val="0"/>
              <w:adjustRightInd w:val="0"/>
              <w:rPr>
                <w:rFonts w:ascii="Cambria" w:eastAsiaTheme="minorHAnsi" w:hAnsi="Cambria"/>
                <w:b/>
                <w:bCs/>
                <w:lang w:val="en-ZA"/>
              </w:rPr>
            </w:pPr>
            <w:r w:rsidRPr="00A17A95">
              <w:rPr>
                <w:rFonts w:ascii="Cambria" w:eastAsiaTheme="minorHAnsi" w:hAnsi="Cambria"/>
                <w:lang w:val="en-ZA"/>
              </w:rPr>
              <w:t>Up to 10 years</w:t>
            </w:r>
          </w:p>
        </w:tc>
        <w:tc>
          <w:tcPr>
            <w:tcW w:w="3192" w:type="dxa"/>
          </w:tcPr>
          <w:p w:rsidR="00455D04" w:rsidRPr="00A17A95" w:rsidRDefault="00455D04" w:rsidP="00455D04">
            <w:pPr>
              <w:autoSpaceDE w:val="0"/>
              <w:autoSpaceDN w:val="0"/>
              <w:adjustRightInd w:val="0"/>
              <w:rPr>
                <w:rFonts w:ascii="Cambria" w:eastAsiaTheme="minorHAnsi" w:hAnsi="Cambria"/>
                <w:b/>
                <w:bCs/>
                <w:lang w:val="en-ZA"/>
              </w:rPr>
            </w:pPr>
            <w:r w:rsidRPr="00A17A95">
              <w:rPr>
                <w:rFonts w:ascii="Cambria" w:eastAsiaTheme="minorHAnsi" w:hAnsi="Cambria"/>
                <w:lang w:val="en-ZA"/>
              </w:rPr>
              <w:t>40%</w:t>
            </w:r>
          </w:p>
        </w:tc>
        <w:tc>
          <w:tcPr>
            <w:tcW w:w="3192" w:type="dxa"/>
          </w:tcPr>
          <w:p w:rsidR="00455D04" w:rsidRPr="00A17A95" w:rsidRDefault="00455D04" w:rsidP="00455D04">
            <w:pPr>
              <w:autoSpaceDE w:val="0"/>
              <w:autoSpaceDN w:val="0"/>
              <w:adjustRightInd w:val="0"/>
              <w:rPr>
                <w:rFonts w:ascii="Cambria" w:eastAsiaTheme="minorHAnsi" w:hAnsi="Cambria"/>
                <w:bCs/>
                <w:lang w:val="en-ZA"/>
              </w:rPr>
            </w:pPr>
            <w:r w:rsidRPr="00A17A95">
              <w:rPr>
                <w:rFonts w:ascii="Cambria" w:eastAsiaTheme="minorHAnsi" w:hAnsi="Cambria"/>
                <w:bCs/>
                <w:lang w:val="en-ZA"/>
              </w:rPr>
              <w:t>20%</w:t>
            </w:r>
          </w:p>
        </w:tc>
      </w:tr>
      <w:tr w:rsidR="00455D04" w:rsidRPr="00A17A95" w:rsidTr="00455D04">
        <w:tc>
          <w:tcPr>
            <w:tcW w:w="3192" w:type="dxa"/>
          </w:tcPr>
          <w:p w:rsidR="00455D04" w:rsidRPr="00A17A95" w:rsidRDefault="00455D04" w:rsidP="00455D04">
            <w:pPr>
              <w:autoSpaceDE w:val="0"/>
              <w:autoSpaceDN w:val="0"/>
              <w:adjustRightInd w:val="0"/>
              <w:rPr>
                <w:rFonts w:ascii="Cambria" w:eastAsiaTheme="minorHAnsi" w:hAnsi="Cambria"/>
                <w:b/>
                <w:bCs/>
                <w:lang w:val="en-ZA"/>
              </w:rPr>
            </w:pPr>
            <w:r w:rsidRPr="00A17A95">
              <w:rPr>
                <w:rFonts w:ascii="Cambria" w:eastAsiaTheme="minorHAnsi" w:hAnsi="Cambria"/>
                <w:lang w:val="en-ZA"/>
              </w:rPr>
              <w:t>11 to 20 years</w:t>
            </w:r>
          </w:p>
        </w:tc>
        <w:tc>
          <w:tcPr>
            <w:tcW w:w="3192" w:type="dxa"/>
          </w:tcPr>
          <w:p w:rsidR="00455D04" w:rsidRPr="00A17A95" w:rsidRDefault="00455D04" w:rsidP="00455D04">
            <w:pPr>
              <w:autoSpaceDE w:val="0"/>
              <w:autoSpaceDN w:val="0"/>
              <w:adjustRightInd w:val="0"/>
              <w:rPr>
                <w:rFonts w:ascii="Cambria" w:eastAsiaTheme="minorHAnsi" w:hAnsi="Cambria"/>
                <w:b/>
                <w:bCs/>
                <w:lang w:val="en-ZA"/>
              </w:rPr>
            </w:pPr>
            <w:r w:rsidRPr="00A17A95">
              <w:rPr>
                <w:rFonts w:ascii="Cambria" w:eastAsiaTheme="minorHAnsi" w:hAnsi="Cambria"/>
                <w:lang w:val="en-ZA"/>
              </w:rPr>
              <w:t>45%</w:t>
            </w:r>
          </w:p>
        </w:tc>
        <w:tc>
          <w:tcPr>
            <w:tcW w:w="3192" w:type="dxa"/>
          </w:tcPr>
          <w:p w:rsidR="00455D04" w:rsidRPr="00A17A95" w:rsidRDefault="00455D04" w:rsidP="00455D04">
            <w:pPr>
              <w:autoSpaceDE w:val="0"/>
              <w:autoSpaceDN w:val="0"/>
              <w:adjustRightInd w:val="0"/>
              <w:rPr>
                <w:rFonts w:ascii="Cambria" w:eastAsiaTheme="minorHAnsi" w:hAnsi="Cambria"/>
                <w:bCs/>
                <w:lang w:val="en-ZA"/>
              </w:rPr>
            </w:pPr>
            <w:r w:rsidRPr="00A17A95">
              <w:rPr>
                <w:rFonts w:ascii="Cambria" w:eastAsiaTheme="minorHAnsi" w:hAnsi="Cambria"/>
                <w:bCs/>
                <w:lang w:val="en-ZA"/>
              </w:rPr>
              <w:t>20%</w:t>
            </w:r>
          </w:p>
        </w:tc>
      </w:tr>
      <w:tr w:rsidR="00455D04" w:rsidRPr="00A17A95" w:rsidTr="00455D04">
        <w:tc>
          <w:tcPr>
            <w:tcW w:w="3192" w:type="dxa"/>
          </w:tcPr>
          <w:p w:rsidR="00455D04" w:rsidRPr="00A17A95" w:rsidRDefault="00455D04" w:rsidP="00455D04">
            <w:pPr>
              <w:autoSpaceDE w:val="0"/>
              <w:autoSpaceDN w:val="0"/>
              <w:adjustRightInd w:val="0"/>
              <w:rPr>
                <w:rFonts w:ascii="Cambria" w:eastAsiaTheme="minorHAnsi" w:hAnsi="Cambria"/>
                <w:b/>
                <w:bCs/>
                <w:lang w:val="en-ZA"/>
              </w:rPr>
            </w:pPr>
            <w:r w:rsidRPr="00A17A95">
              <w:rPr>
                <w:rFonts w:ascii="Cambria" w:eastAsiaTheme="minorHAnsi" w:hAnsi="Cambria"/>
                <w:lang w:val="en-ZA"/>
              </w:rPr>
              <w:t>Above 20 years</w:t>
            </w:r>
          </w:p>
        </w:tc>
        <w:tc>
          <w:tcPr>
            <w:tcW w:w="3192" w:type="dxa"/>
          </w:tcPr>
          <w:p w:rsidR="00455D04" w:rsidRPr="00A17A95" w:rsidRDefault="00455D04" w:rsidP="00455D04">
            <w:pPr>
              <w:autoSpaceDE w:val="0"/>
              <w:autoSpaceDN w:val="0"/>
              <w:adjustRightInd w:val="0"/>
              <w:rPr>
                <w:rFonts w:ascii="Cambria" w:eastAsiaTheme="minorHAnsi" w:hAnsi="Cambria"/>
                <w:b/>
                <w:bCs/>
                <w:lang w:val="en-ZA"/>
              </w:rPr>
            </w:pPr>
            <w:r w:rsidRPr="00A17A95">
              <w:rPr>
                <w:rFonts w:ascii="Cambria" w:eastAsiaTheme="minorHAnsi" w:hAnsi="Cambria"/>
                <w:lang w:val="en-ZA"/>
              </w:rPr>
              <w:t>50%</w:t>
            </w:r>
          </w:p>
        </w:tc>
        <w:tc>
          <w:tcPr>
            <w:tcW w:w="3192" w:type="dxa"/>
          </w:tcPr>
          <w:p w:rsidR="00455D04" w:rsidRPr="00A17A95" w:rsidRDefault="00455D04" w:rsidP="00455D04">
            <w:pPr>
              <w:autoSpaceDE w:val="0"/>
              <w:autoSpaceDN w:val="0"/>
              <w:adjustRightInd w:val="0"/>
              <w:rPr>
                <w:rFonts w:ascii="Cambria" w:eastAsiaTheme="minorHAnsi" w:hAnsi="Cambria"/>
                <w:bCs/>
                <w:lang w:val="en-ZA"/>
              </w:rPr>
            </w:pPr>
            <w:r w:rsidRPr="00A17A95">
              <w:rPr>
                <w:rFonts w:ascii="Cambria" w:eastAsiaTheme="minorHAnsi" w:hAnsi="Cambria"/>
                <w:bCs/>
                <w:lang w:val="en-ZA"/>
              </w:rPr>
              <w:t>20%</w:t>
            </w:r>
          </w:p>
        </w:tc>
      </w:tr>
    </w:tbl>
    <w:p w:rsidR="00455D04" w:rsidRPr="00A17A95" w:rsidRDefault="00455D04" w:rsidP="00455D04">
      <w:pPr>
        <w:autoSpaceDE w:val="0"/>
        <w:autoSpaceDN w:val="0"/>
        <w:adjustRightInd w:val="0"/>
        <w:rPr>
          <w:rFonts w:ascii="Cambria" w:eastAsiaTheme="minorHAnsi" w:hAnsi="Cambria"/>
          <w:b/>
          <w:bCs/>
          <w:sz w:val="22"/>
          <w:szCs w:val="22"/>
          <w:lang w:val="en-ZA"/>
        </w:rPr>
      </w:pPr>
    </w:p>
    <w:p w:rsidR="00455D04" w:rsidRPr="00A17A95" w:rsidRDefault="00455D04" w:rsidP="00F47CFD">
      <w:pPr>
        <w:pStyle w:val="Heading4"/>
        <w:ind w:left="1276" w:hanging="992"/>
        <w:rPr>
          <w:rFonts w:eastAsiaTheme="minorHAnsi"/>
          <w:lang w:val="en-ZA"/>
        </w:rPr>
      </w:pPr>
      <w:bookmarkStart w:id="260" w:name="_Toc371586433"/>
      <w:r w:rsidRPr="00A17A95">
        <w:rPr>
          <w:rFonts w:eastAsiaTheme="minorHAnsi"/>
          <w:lang w:val="en-ZA"/>
        </w:rPr>
        <w:t>Risk Premium Assurances</w:t>
      </w:r>
      <w:bookmarkEnd w:id="260"/>
    </w:p>
    <w:p w:rsidR="00455D04" w:rsidRPr="00A17A95" w:rsidRDefault="00455D04" w:rsidP="00092462">
      <w:pPr>
        <w:autoSpaceDE w:val="0"/>
        <w:autoSpaceDN w:val="0"/>
        <w:adjustRightInd w:val="0"/>
        <w:spacing w:line="360" w:lineRule="auto"/>
        <w:rPr>
          <w:rFonts w:ascii="Cambria" w:eastAsiaTheme="minorHAnsi" w:hAnsi="Cambria"/>
          <w:lang w:val="en-ZA"/>
        </w:rPr>
      </w:pPr>
      <w:r w:rsidRPr="00A17A95">
        <w:rPr>
          <w:rFonts w:ascii="Cambria" w:eastAsiaTheme="minorHAnsi" w:hAnsi="Cambria"/>
          <w:lang w:val="en-ZA"/>
        </w:rPr>
        <w:t xml:space="preserve">On all risk premium reassurances with a minimum policy term of five years a new business commission of </w:t>
      </w:r>
      <w:r w:rsidRPr="00A17A95">
        <w:rPr>
          <w:rFonts w:ascii="Cambria" w:eastAsiaTheme="minorHAnsi" w:hAnsi="Cambria"/>
          <w:b/>
          <w:bCs/>
          <w:lang w:val="en-ZA"/>
        </w:rPr>
        <w:t xml:space="preserve">50% </w:t>
      </w:r>
      <w:r w:rsidRPr="00A17A95">
        <w:rPr>
          <w:rFonts w:ascii="Cambria" w:eastAsiaTheme="minorHAnsi" w:hAnsi="Cambria"/>
          <w:lang w:val="en-ZA"/>
        </w:rPr>
        <w:t xml:space="preserve">of the life reassurance risk premium in the first policy year and </w:t>
      </w:r>
      <w:r w:rsidRPr="00A17A95">
        <w:rPr>
          <w:rFonts w:ascii="Cambria" w:eastAsiaTheme="minorHAnsi" w:hAnsi="Cambria"/>
          <w:b/>
          <w:bCs/>
          <w:lang w:val="en-ZA"/>
        </w:rPr>
        <w:t xml:space="preserve">15% </w:t>
      </w:r>
      <w:r w:rsidRPr="00A17A95">
        <w:rPr>
          <w:rFonts w:ascii="Cambria" w:eastAsiaTheme="minorHAnsi" w:hAnsi="Cambria"/>
          <w:lang w:val="en-ZA"/>
        </w:rPr>
        <w:t>for subsequent years.</w:t>
      </w:r>
    </w:p>
    <w:p w:rsidR="00455D04" w:rsidRPr="00A17A95" w:rsidRDefault="00455D04" w:rsidP="00092462">
      <w:pPr>
        <w:autoSpaceDE w:val="0"/>
        <w:autoSpaceDN w:val="0"/>
        <w:adjustRightInd w:val="0"/>
        <w:spacing w:line="360" w:lineRule="auto"/>
        <w:rPr>
          <w:rFonts w:ascii="Cambria" w:eastAsiaTheme="minorHAnsi" w:hAnsi="Cambria"/>
          <w:lang w:val="en-ZA"/>
        </w:rPr>
      </w:pPr>
      <w:r w:rsidRPr="00A17A95">
        <w:rPr>
          <w:rFonts w:ascii="Cambria" w:eastAsiaTheme="minorHAnsi" w:hAnsi="Cambria"/>
          <w:lang w:val="en-ZA"/>
        </w:rPr>
        <w:t>On premiums for additional Accident and Disability Benefits reinsured, a commission of 20% shall begranted.</w:t>
      </w:r>
    </w:p>
    <w:p w:rsidR="00455D04" w:rsidRPr="00A17A95" w:rsidRDefault="00455D04" w:rsidP="00092462">
      <w:pPr>
        <w:autoSpaceDE w:val="0"/>
        <w:autoSpaceDN w:val="0"/>
        <w:adjustRightInd w:val="0"/>
        <w:spacing w:line="360" w:lineRule="auto"/>
        <w:rPr>
          <w:rFonts w:ascii="Cambria" w:hAnsi="Cambria"/>
          <w:spacing w:val="-3"/>
        </w:rPr>
      </w:pPr>
      <w:r w:rsidRPr="00A17A95">
        <w:rPr>
          <w:rFonts w:ascii="Cambria" w:eastAsiaTheme="minorHAnsi" w:hAnsi="Cambria"/>
          <w:lang w:val="en-ZA"/>
        </w:rPr>
        <w:lastRenderedPageBreak/>
        <w:t xml:space="preserve">A flat commission of </w:t>
      </w:r>
      <w:r w:rsidRPr="00A17A95">
        <w:rPr>
          <w:rFonts w:ascii="Cambria" w:eastAsiaTheme="minorHAnsi" w:hAnsi="Cambria"/>
          <w:b/>
          <w:bCs/>
          <w:lang w:val="en-ZA"/>
        </w:rPr>
        <w:t xml:space="preserve">10% </w:t>
      </w:r>
      <w:r w:rsidRPr="00A17A95">
        <w:rPr>
          <w:rFonts w:ascii="Cambria" w:eastAsiaTheme="minorHAnsi" w:hAnsi="Cambria"/>
          <w:lang w:val="en-ZA"/>
        </w:rPr>
        <w:t>shall be granted on theReassurer's share in any extra premiums the CedingCompany may collect for substandard risk and oradditional cover for special risks included in the policy(traveling, climate, occupation, etc)</w:t>
      </w:r>
    </w:p>
    <w:p w:rsidR="00A45ACB" w:rsidRPr="00A17A95" w:rsidRDefault="00A45ACB" w:rsidP="00AF6B90">
      <w:pPr>
        <w:pStyle w:val="Heading2"/>
        <w:rPr>
          <w:rFonts w:ascii="Cambria" w:hAnsi="Cambria"/>
          <w:i/>
        </w:rPr>
      </w:pPr>
      <w:bookmarkStart w:id="261" w:name="_Toc254275368"/>
      <w:bookmarkStart w:id="262" w:name="_Toc260210931"/>
      <w:bookmarkStart w:id="263" w:name="_Toc279415150"/>
      <w:bookmarkStart w:id="264" w:name="_Toc351039887"/>
      <w:bookmarkStart w:id="265" w:name="_Toc371586434"/>
      <w:r w:rsidRPr="00A17A95">
        <w:rPr>
          <w:rFonts w:ascii="Cambria" w:hAnsi="Cambria"/>
        </w:rPr>
        <w:t>Output</w:t>
      </w:r>
      <w:bookmarkEnd w:id="261"/>
      <w:bookmarkEnd w:id="262"/>
      <w:bookmarkEnd w:id="263"/>
      <w:bookmarkEnd w:id="264"/>
      <w:bookmarkEnd w:id="265"/>
    </w:p>
    <w:p w:rsidR="00A45ACB" w:rsidRPr="00A17A95" w:rsidRDefault="00A45ACB" w:rsidP="00AF6B90">
      <w:pPr>
        <w:pStyle w:val="Heading3"/>
        <w:rPr>
          <w:rFonts w:ascii="Cambria" w:hAnsi="Cambria"/>
        </w:rPr>
      </w:pPr>
      <w:bookmarkStart w:id="266" w:name="_Toc279415151"/>
      <w:bookmarkStart w:id="267" w:name="_Toc371586435"/>
      <w:bookmarkStart w:id="268" w:name="_Toc254275370"/>
      <w:bookmarkStart w:id="269" w:name="_Toc260210933"/>
      <w:r w:rsidRPr="00A17A95">
        <w:rPr>
          <w:rFonts w:ascii="Cambria" w:hAnsi="Cambria"/>
        </w:rPr>
        <w:t>Life Reassurance Cession Certificate</w:t>
      </w:r>
      <w:bookmarkEnd w:id="266"/>
      <w:bookmarkEnd w:id="267"/>
    </w:p>
    <w:p w:rsidR="00A45ACB" w:rsidRPr="00A17A95" w:rsidRDefault="00A45ACB" w:rsidP="00AF6B90">
      <w:pPr>
        <w:pStyle w:val="Heading3"/>
        <w:rPr>
          <w:rFonts w:ascii="Cambria" w:hAnsi="Cambria"/>
        </w:rPr>
      </w:pPr>
      <w:bookmarkStart w:id="270" w:name="_Toc254275371"/>
      <w:bookmarkStart w:id="271" w:name="_Toc260210934"/>
      <w:bookmarkStart w:id="272" w:name="_Toc279415153"/>
      <w:bookmarkStart w:id="273" w:name="_Toc371586436"/>
      <w:bookmarkEnd w:id="268"/>
      <w:bookmarkEnd w:id="269"/>
      <w:r w:rsidRPr="00A17A95">
        <w:rPr>
          <w:rFonts w:ascii="Cambria" w:hAnsi="Cambria"/>
        </w:rPr>
        <w:t>Reinsurance Statements</w:t>
      </w:r>
      <w:bookmarkEnd w:id="270"/>
      <w:bookmarkEnd w:id="271"/>
      <w:bookmarkEnd w:id="272"/>
      <w:bookmarkEnd w:id="273"/>
    </w:p>
    <w:p w:rsidR="007C1945" w:rsidRPr="00A17A95" w:rsidRDefault="007C1945" w:rsidP="007C1945">
      <w:pPr>
        <w:rPr>
          <w:rFonts w:ascii="Cambria" w:hAnsi="Cambria"/>
        </w:rPr>
      </w:pPr>
    </w:p>
    <w:p w:rsidR="007C1945" w:rsidRPr="00A17A95" w:rsidRDefault="007C1945" w:rsidP="007C1945">
      <w:pPr>
        <w:pStyle w:val="Heading2"/>
        <w:rPr>
          <w:rFonts w:ascii="Cambria" w:eastAsiaTheme="minorHAnsi" w:hAnsi="Cambria"/>
          <w:lang w:val="en-ZA"/>
        </w:rPr>
      </w:pPr>
      <w:bookmarkStart w:id="274" w:name="_Toc371586437"/>
      <w:r w:rsidRPr="00A17A95">
        <w:rPr>
          <w:rFonts w:ascii="Cambria" w:eastAsiaTheme="minorHAnsi" w:hAnsi="Cambria"/>
          <w:lang w:val="en-ZA"/>
        </w:rPr>
        <w:t>Alterations &amp;. Reinstatements</w:t>
      </w:r>
      <w:bookmarkEnd w:id="274"/>
    </w:p>
    <w:p w:rsidR="007C1945" w:rsidRPr="00A17A95" w:rsidRDefault="007C1945" w:rsidP="00092462">
      <w:pPr>
        <w:autoSpaceDE w:val="0"/>
        <w:autoSpaceDN w:val="0"/>
        <w:adjustRightInd w:val="0"/>
        <w:spacing w:line="360" w:lineRule="auto"/>
        <w:rPr>
          <w:rFonts w:ascii="Cambria" w:eastAsiaTheme="minorHAnsi" w:hAnsi="Cambria"/>
          <w:lang w:val="en-ZA"/>
        </w:rPr>
      </w:pPr>
      <w:r w:rsidRPr="00A17A95">
        <w:rPr>
          <w:rFonts w:ascii="Cambria" w:eastAsiaTheme="minorHAnsi" w:hAnsi="Cambria"/>
          <w:lang w:val="en-ZA"/>
        </w:rPr>
        <w:t>1. If a policy reassured under this Treaty is converted to a paid-up policy or is partially surrendered, or if the sum insured is reduced for any other reason, the amount reassured shall be reduced in the same proportion.</w:t>
      </w:r>
    </w:p>
    <w:p w:rsidR="007C1945" w:rsidRPr="00A17A95" w:rsidRDefault="007C1945" w:rsidP="00092462">
      <w:pPr>
        <w:autoSpaceDE w:val="0"/>
        <w:autoSpaceDN w:val="0"/>
        <w:adjustRightInd w:val="0"/>
        <w:spacing w:line="360" w:lineRule="auto"/>
        <w:rPr>
          <w:rFonts w:ascii="Cambria" w:hAnsi="Cambria"/>
        </w:rPr>
      </w:pPr>
      <w:r w:rsidRPr="00A17A95">
        <w:rPr>
          <w:rFonts w:ascii="Cambria" w:eastAsiaTheme="minorHAnsi" w:hAnsi="Cambria"/>
          <w:lang w:val="en-ZA"/>
        </w:rPr>
        <w:t>2. When a lapsed or reduced policy is reinstated, the Reassurance shall take effect in the same proportion.</w:t>
      </w:r>
    </w:p>
    <w:p w:rsidR="00397D9C" w:rsidRPr="00A17A95" w:rsidRDefault="00397D9C" w:rsidP="00147E11">
      <w:pPr>
        <w:pStyle w:val="Heading1"/>
        <w:rPr>
          <w:rFonts w:ascii="Cambria" w:hAnsi="Cambria"/>
        </w:rPr>
      </w:pPr>
      <w:bookmarkStart w:id="275" w:name="_Toc371586438"/>
      <w:r w:rsidRPr="00A17A95">
        <w:rPr>
          <w:rFonts w:ascii="Cambria" w:hAnsi="Cambria"/>
        </w:rPr>
        <w:t>Commission Processing</w:t>
      </w:r>
      <w:bookmarkEnd w:id="275"/>
    </w:p>
    <w:p w:rsidR="00081B3A" w:rsidRPr="00A17A95" w:rsidRDefault="00081B3A" w:rsidP="003960EE">
      <w:pPr>
        <w:rPr>
          <w:rFonts w:ascii="Cambria" w:hAnsi="Cambria" w:cs="Trebuchet MS"/>
          <w:sz w:val="22"/>
          <w:szCs w:val="22"/>
        </w:rPr>
      </w:pPr>
    </w:p>
    <w:p w:rsidR="003960EE" w:rsidRPr="00A17A95" w:rsidRDefault="003960EE" w:rsidP="00092462">
      <w:pPr>
        <w:spacing w:line="360" w:lineRule="auto"/>
        <w:rPr>
          <w:rFonts w:ascii="Cambria" w:hAnsi="Cambria" w:cs="Trebuchet MS"/>
        </w:rPr>
      </w:pPr>
      <w:r w:rsidRPr="00A17A95">
        <w:rPr>
          <w:rFonts w:ascii="Cambria" w:hAnsi="Cambria" w:cs="Trebuchet MS"/>
        </w:rPr>
        <w:t xml:space="preserve">Commission is calculated on installment premium </w:t>
      </w:r>
      <w:r w:rsidR="009C3918">
        <w:rPr>
          <w:rFonts w:ascii="Cambria" w:hAnsi="Cambria" w:cs="Trebuchet MS"/>
        </w:rPr>
        <w:t>due (No future premiums allowed)</w:t>
      </w:r>
      <w:r w:rsidRPr="00A17A95">
        <w:rPr>
          <w:rFonts w:ascii="Cambria" w:hAnsi="Cambria" w:cs="Trebuchet MS"/>
        </w:rPr>
        <w:t>using rates defined under each product.</w:t>
      </w:r>
    </w:p>
    <w:p w:rsidR="003960EE" w:rsidRPr="00A17A95" w:rsidRDefault="003960EE" w:rsidP="00092462">
      <w:pPr>
        <w:spacing w:line="360" w:lineRule="auto"/>
        <w:rPr>
          <w:rFonts w:ascii="Cambria" w:hAnsi="Cambria" w:cs="Trebuchet MS"/>
        </w:rPr>
      </w:pPr>
    </w:p>
    <w:p w:rsidR="003960EE" w:rsidRPr="00A17A95" w:rsidRDefault="003960EE" w:rsidP="003960EE">
      <w:pPr>
        <w:rPr>
          <w:rFonts w:ascii="Cambria" w:hAnsi="Cambria" w:cs="Trebuchet MS"/>
          <w:b/>
          <w:bCs/>
        </w:rPr>
      </w:pPr>
      <w:r w:rsidRPr="00A17A95">
        <w:rPr>
          <w:rFonts w:ascii="Cambria" w:hAnsi="Cambria" w:cs="Trebuchet MS"/>
          <w:b/>
          <w:bCs/>
        </w:rPr>
        <w:t>Commission Amount = Commission Rate * Received contribution</w:t>
      </w:r>
      <w:r w:rsidR="009C3918">
        <w:rPr>
          <w:rFonts w:ascii="Cambria" w:hAnsi="Cambria" w:cs="Trebuchet MS"/>
          <w:b/>
          <w:bCs/>
        </w:rPr>
        <w:t>/premium due</w:t>
      </w:r>
    </w:p>
    <w:p w:rsidR="00081B3A" w:rsidRPr="00A17A95" w:rsidRDefault="00081B3A" w:rsidP="003960EE">
      <w:pPr>
        <w:rPr>
          <w:rFonts w:ascii="Cambria" w:hAnsi="Cambria" w:cs="Trebuchet MS"/>
          <w:b/>
          <w:bCs/>
        </w:rPr>
      </w:pPr>
    </w:p>
    <w:p w:rsidR="00081B3A" w:rsidRPr="00A17A95" w:rsidRDefault="00081B3A" w:rsidP="00092462">
      <w:pPr>
        <w:spacing w:line="360" w:lineRule="auto"/>
        <w:rPr>
          <w:rFonts w:ascii="Cambria" w:hAnsi="Cambria" w:cs="Trebuchet MS"/>
          <w:bCs/>
        </w:rPr>
      </w:pPr>
      <w:r w:rsidRPr="00A17A95">
        <w:rPr>
          <w:rFonts w:ascii="Cambria" w:hAnsi="Cambria" w:cs="Trebuchet MS"/>
          <w:bCs/>
        </w:rPr>
        <w:t>Commission should be paid on only earned premium and not future premiums</w:t>
      </w:r>
    </w:p>
    <w:p w:rsidR="00081B3A" w:rsidRPr="00A17A95" w:rsidRDefault="00081B3A" w:rsidP="00092462">
      <w:pPr>
        <w:spacing w:line="360" w:lineRule="auto"/>
        <w:rPr>
          <w:rFonts w:ascii="Cambria" w:hAnsi="Cambria" w:cs="Trebuchet MS"/>
          <w:bCs/>
        </w:rPr>
      </w:pPr>
      <w:r w:rsidRPr="00A17A95">
        <w:rPr>
          <w:rFonts w:ascii="Cambria" w:hAnsi="Cambria" w:cs="Trebuchet MS"/>
          <w:bCs/>
        </w:rPr>
        <w:t xml:space="preserve">Commission on any one policy is earned by the agent who brought in the business and if the agent leaves the company the commission is posted to the unclaimed commission account. The agent who brings in the policy earns commission for the paying lifetime of the policy unless the policy was assigned by error then </w:t>
      </w:r>
      <w:r w:rsidR="009C3918">
        <w:rPr>
          <w:rFonts w:ascii="Cambria" w:hAnsi="Cambria" w:cs="Trebuchet MS"/>
          <w:bCs/>
        </w:rPr>
        <w:t xml:space="preserve">the </w:t>
      </w:r>
      <w:r w:rsidRPr="00A17A95">
        <w:rPr>
          <w:rFonts w:ascii="Cambria" w:hAnsi="Cambria" w:cs="Trebuchet MS"/>
          <w:bCs/>
        </w:rPr>
        <w:t>agent can be change</w:t>
      </w:r>
      <w:r w:rsidR="00EA35E8" w:rsidRPr="00A17A95">
        <w:rPr>
          <w:rFonts w:ascii="Cambria" w:hAnsi="Cambria" w:cs="Trebuchet MS"/>
          <w:bCs/>
        </w:rPr>
        <w:t xml:space="preserve">d and commission paid </w:t>
      </w:r>
      <w:r w:rsidR="005B3EC1" w:rsidRPr="00A17A95">
        <w:rPr>
          <w:rFonts w:ascii="Cambria" w:hAnsi="Cambria" w:cs="Trebuchet MS"/>
          <w:bCs/>
        </w:rPr>
        <w:t xml:space="preserve">to </w:t>
      </w:r>
      <w:r w:rsidR="00EA35E8" w:rsidRPr="00A17A95">
        <w:rPr>
          <w:rFonts w:ascii="Cambria" w:hAnsi="Cambria" w:cs="Trebuchet MS"/>
          <w:bCs/>
        </w:rPr>
        <w:t>the right</w:t>
      </w:r>
      <w:r w:rsidR="00853053" w:rsidRPr="00A17A95">
        <w:rPr>
          <w:rFonts w:ascii="Cambria" w:hAnsi="Cambria" w:cs="Trebuchet MS"/>
          <w:bCs/>
        </w:rPr>
        <w:t xml:space="preserve"> agent</w:t>
      </w:r>
      <w:r w:rsidR="005B3EC1" w:rsidRPr="00A17A95">
        <w:rPr>
          <w:rFonts w:ascii="Cambria" w:hAnsi="Cambria" w:cs="Trebuchet MS"/>
          <w:bCs/>
        </w:rPr>
        <w:t xml:space="preserve"> and claw back from the previous agent</w:t>
      </w:r>
      <w:r w:rsidR="00853053" w:rsidRPr="00A17A95">
        <w:rPr>
          <w:rFonts w:ascii="Cambria" w:hAnsi="Cambria" w:cs="Trebuchet MS"/>
          <w:bCs/>
        </w:rPr>
        <w:t>. The change of agent mid</w:t>
      </w:r>
      <w:r w:rsidR="00EA35E8" w:rsidRPr="00A17A95">
        <w:rPr>
          <w:rFonts w:ascii="Cambria" w:hAnsi="Cambria" w:cs="Trebuchet MS"/>
          <w:bCs/>
        </w:rPr>
        <w:t>term should not be allowed.</w:t>
      </w:r>
    </w:p>
    <w:p w:rsidR="00397D9C" w:rsidRPr="00A17A95" w:rsidRDefault="00397D9C" w:rsidP="00397D9C">
      <w:pPr>
        <w:pStyle w:val="Heading2"/>
        <w:rPr>
          <w:rFonts w:ascii="Cambria" w:hAnsi="Cambria"/>
        </w:rPr>
      </w:pPr>
      <w:bookmarkStart w:id="276" w:name="_Toc371586439"/>
      <w:r w:rsidRPr="00A17A95">
        <w:rPr>
          <w:rFonts w:ascii="Cambria" w:hAnsi="Cambria"/>
        </w:rPr>
        <w:t>Agents Commission Computation</w:t>
      </w:r>
      <w:bookmarkEnd w:id="276"/>
    </w:p>
    <w:p w:rsidR="00755142" w:rsidRPr="00A17A95" w:rsidRDefault="00755142" w:rsidP="00092462">
      <w:pPr>
        <w:spacing w:line="360" w:lineRule="auto"/>
        <w:rPr>
          <w:rFonts w:ascii="Cambria" w:hAnsi="Cambria"/>
        </w:rPr>
      </w:pPr>
      <w:r w:rsidRPr="00A17A95">
        <w:rPr>
          <w:rFonts w:ascii="Cambria" w:hAnsi="Cambria"/>
        </w:rPr>
        <w:t>The commission rates are dependent on the product</w:t>
      </w:r>
      <w:r w:rsidR="00853053" w:rsidRPr="00A17A95">
        <w:rPr>
          <w:rFonts w:ascii="Cambria" w:hAnsi="Cambria"/>
        </w:rPr>
        <w:t xml:space="preserve">. If a policy has multiple intermediaries the commission should be split among intermediaries based on percentage agreed at policy </w:t>
      </w:r>
      <w:r w:rsidR="00853053" w:rsidRPr="00A17A95">
        <w:rPr>
          <w:rFonts w:ascii="Cambria" w:hAnsi="Cambria"/>
        </w:rPr>
        <w:lastRenderedPageBreak/>
        <w:t>level.</w:t>
      </w:r>
      <w:r w:rsidR="00A053B7">
        <w:rPr>
          <w:rFonts w:ascii="Cambria" w:hAnsi="Cambria"/>
        </w:rPr>
        <w:t xml:space="preserve"> The multiple intermediaries refer to the people with the hierarchy i.e. MO, sales manager, Branch Manager, regional manager etc</w:t>
      </w:r>
    </w:p>
    <w:p w:rsidR="00755142" w:rsidRPr="00A17A95" w:rsidRDefault="00755142" w:rsidP="000460FF">
      <w:pPr>
        <w:pStyle w:val="Heading3"/>
        <w:rPr>
          <w:rFonts w:ascii="Cambria" w:hAnsi="Cambria"/>
        </w:rPr>
      </w:pPr>
      <w:bookmarkStart w:id="277" w:name="_Toc371586440"/>
      <w:r w:rsidRPr="00A17A95">
        <w:rPr>
          <w:rFonts w:ascii="Cambria" w:hAnsi="Cambria"/>
        </w:rPr>
        <w:t>Education Support</w:t>
      </w:r>
      <w:bookmarkEnd w:id="277"/>
    </w:p>
    <w:p w:rsidR="00755142" w:rsidRPr="00A17A95" w:rsidRDefault="00755142"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Commission ispaidonthefollowingscale:</w:t>
      </w:r>
    </w:p>
    <w:p w:rsidR="001A7841" w:rsidRPr="00A17A95" w:rsidRDefault="001A7841" w:rsidP="00092462">
      <w:pPr>
        <w:autoSpaceDE w:val="0"/>
        <w:autoSpaceDN w:val="0"/>
        <w:adjustRightInd w:val="0"/>
        <w:spacing w:line="360" w:lineRule="auto"/>
        <w:rPr>
          <w:rFonts w:ascii="Cambria" w:eastAsiaTheme="minorHAnsi" w:hAnsi="Cambria" w:cs="Cambria"/>
          <w:lang w:val="en-ZA"/>
        </w:rPr>
      </w:pPr>
    </w:p>
    <w:tbl>
      <w:tblPr>
        <w:tblW w:w="5540" w:type="dxa"/>
        <w:tblInd w:w="91" w:type="dxa"/>
        <w:tblLook w:val="04A0" w:firstRow="1" w:lastRow="0" w:firstColumn="1" w:lastColumn="0" w:noHBand="0" w:noVBand="1"/>
      </w:tblPr>
      <w:tblGrid>
        <w:gridCol w:w="3340"/>
        <w:gridCol w:w="1639"/>
        <w:gridCol w:w="1051"/>
      </w:tblGrid>
      <w:tr w:rsidR="0066087C" w:rsidRPr="00A17A95" w:rsidTr="0066087C">
        <w:trPr>
          <w:trHeight w:val="435"/>
        </w:trPr>
        <w:tc>
          <w:tcPr>
            <w:tcW w:w="33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66087C" w:rsidRPr="00A17A95" w:rsidRDefault="0066087C" w:rsidP="001A7841">
            <w:pPr>
              <w:rPr>
                <w:rFonts w:ascii="Cambria" w:hAnsi="Cambria" w:cs="Calibri"/>
                <w:b/>
                <w:bCs/>
                <w:color w:val="000000"/>
                <w:lang w:val="en-ZA" w:eastAsia="en-ZA"/>
              </w:rPr>
            </w:pPr>
          </w:p>
        </w:tc>
        <w:tc>
          <w:tcPr>
            <w:tcW w:w="1240" w:type="dxa"/>
            <w:tcBorders>
              <w:top w:val="single" w:sz="8" w:space="0" w:color="auto"/>
              <w:left w:val="nil"/>
              <w:bottom w:val="single" w:sz="8" w:space="0" w:color="auto"/>
              <w:right w:val="single" w:sz="4" w:space="0" w:color="auto"/>
            </w:tcBorders>
            <w:shd w:val="clear" w:color="auto" w:fill="auto"/>
            <w:noWrap/>
            <w:vAlign w:val="bottom"/>
            <w:hideMark/>
          </w:tcPr>
          <w:p w:rsidR="0066087C" w:rsidRPr="00A17A95" w:rsidRDefault="00666193" w:rsidP="001A7841">
            <w:pPr>
              <w:rPr>
                <w:rFonts w:ascii="Cambria" w:hAnsi="Cambria" w:cs="Calibri"/>
                <w:b/>
                <w:bCs/>
                <w:color w:val="000000"/>
                <w:lang w:val="en-ZA" w:eastAsia="en-ZA"/>
              </w:rPr>
            </w:pPr>
            <w:r w:rsidRPr="00A17A95">
              <w:rPr>
                <w:rFonts w:ascii="Cambria" w:hAnsi="Cambria" w:cs="Calibri"/>
                <w:b/>
                <w:bCs/>
                <w:color w:val="000000"/>
                <w:lang w:val="en-ZA" w:eastAsia="en-ZA"/>
              </w:rPr>
              <w:t>Contribution less policy fee &amp;Lumpsum</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66087C" w:rsidRPr="00A17A95" w:rsidRDefault="00666193" w:rsidP="001A7841">
            <w:pPr>
              <w:jc w:val="right"/>
              <w:rPr>
                <w:rFonts w:ascii="Cambria" w:hAnsi="Cambria" w:cs="Calibri"/>
                <w:b/>
                <w:bCs/>
                <w:color w:val="000000"/>
                <w:lang w:val="en-ZA" w:eastAsia="en-ZA"/>
              </w:rPr>
            </w:pPr>
            <w:r w:rsidRPr="00A17A95">
              <w:rPr>
                <w:rFonts w:ascii="Cambria" w:hAnsi="Cambria" w:cs="Calibri"/>
                <w:b/>
                <w:bCs/>
                <w:color w:val="000000"/>
                <w:lang w:val="en-ZA" w:eastAsia="en-ZA"/>
              </w:rPr>
              <w:t xml:space="preserve">Savings </w:t>
            </w:r>
            <w:r w:rsidR="0066087C" w:rsidRPr="00A17A95">
              <w:rPr>
                <w:rFonts w:ascii="Cambria" w:hAnsi="Cambria" w:cs="Calibri"/>
                <w:b/>
                <w:bCs/>
                <w:color w:val="000000"/>
                <w:lang w:val="en-ZA" w:eastAsia="en-ZA"/>
              </w:rPr>
              <w:t>20%</w:t>
            </w:r>
          </w:p>
        </w:tc>
      </w:tr>
      <w:tr w:rsidR="0066087C" w:rsidRPr="00A17A95" w:rsidTr="0066087C">
        <w:trPr>
          <w:trHeight w:val="315"/>
        </w:trPr>
        <w:tc>
          <w:tcPr>
            <w:tcW w:w="3340" w:type="dxa"/>
            <w:tcBorders>
              <w:top w:val="nil"/>
              <w:left w:val="nil"/>
              <w:bottom w:val="nil"/>
              <w:right w:val="nil"/>
            </w:tcBorders>
            <w:shd w:val="clear" w:color="auto" w:fill="auto"/>
            <w:noWrap/>
            <w:vAlign w:val="bottom"/>
            <w:hideMark/>
          </w:tcPr>
          <w:p w:rsidR="0066087C" w:rsidRPr="00A17A95" w:rsidRDefault="0066087C" w:rsidP="001A7841">
            <w:pPr>
              <w:rPr>
                <w:rFonts w:ascii="Cambria" w:hAnsi="Cambria" w:cs="Calibri"/>
                <w:color w:val="000000"/>
                <w:lang w:val="en-ZA" w:eastAsia="en-ZA"/>
              </w:rPr>
            </w:pPr>
          </w:p>
        </w:tc>
        <w:tc>
          <w:tcPr>
            <w:tcW w:w="1240" w:type="dxa"/>
            <w:tcBorders>
              <w:top w:val="nil"/>
              <w:left w:val="nil"/>
              <w:bottom w:val="nil"/>
              <w:right w:val="nil"/>
            </w:tcBorders>
            <w:shd w:val="clear" w:color="auto" w:fill="auto"/>
            <w:noWrap/>
            <w:vAlign w:val="bottom"/>
            <w:hideMark/>
          </w:tcPr>
          <w:p w:rsidR="0066087C" w:rsidRPr="00A17A95" w:rsidRDefault="0066087C" w:rsidP="001A7841">
            <w:pPr>
              <w:rPr>
                <w:rFonts w:ascii="Cambria" w:hAnsi="Cambria" w:cs="Calibri"/>
                <w:color w:val="000000"/>
                <w:lang w:val="en-ZA" w:eastAsia="en-ZA"/>
              </w:rPr>
            </w:pPr>
          </w:p>
        </w:tc>
        <w:tc>
          <w:tcPr>
            <w:tcW w:w="960" w:type="dxa"/>
            <w:tcBorders>
              <w:top w:val="nil"/>
              <w:left w:val="nil"/>
              <w:bottom w:val="nil"/>
              <w:right w:val="nil"/>
            </w:tcBorders>
            <w:shd w:val="clear" w:color="auto" w:fill="auto"/>
            <w:noWrap/>
            <w:vAlign w:val="bottom"/>
            <w:hideMark/>
          </w:tcPr>
          <w:p w:rsidR="0066087C" w:rsidRPr="00A17A95" w:rsidRDefault="0066087C" w:rsidP="001A7841">
            <w:pPr>
              <w:rPr>
                <w:rFonts w:ascii="Cambria" w:hAnsi="Cambria" w:cs="Calibri"/>
                <w:color w:val="000000"/>
                <w:lang w:val="en-ZA" w:eastAsia="en-ZA"/>
              </w:rPr>
            </w:pPr>
          </w:p>
        </w:tc>
      </w:tr>
      <w:tr w:rsidR="0066087C" w:rsidRPr="00A17A95" w:rsidTr="0066087C">
        <w:trPr>
          <w:trHeight w:val="420"/>
        </w:trPr>
        <w:tc>
          <w:tcPr>
            <w:tcW w:w="33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66087C" w:rsidRPr="00A17A95" w:rsidRDefault="0066087C" w:rsidP="001A7841">
            <w:pPr>
              <w:rPr>
                <w:rFonts w:ascii="Cambria" w:hAnsi="Cambria" w:cs="Calibri"/>
                <w:color w:val="000000"/>
                <w:lang w:val="en-ZA" w:eastAsia="en-ZA"/>
              </w:rPr>
            </w:pPr>
            <w:r w:rsidRPr="00A17A95">
              <w:rPr>
                <w:rFonts w:ascii="Cambria" w:hAnsi="Cambria" w:cs="Calibri"/>
                <w:color w:val="000000"/>
                <w:lang w:val="en-ZA" w:eastAsia="en-ZA"/>
              </w:rPr>
              <w:t>Marketing Officers</w:t>
            </w:r>
          </w:p>
        </w:tc>
        <w:tc>
          <w:tcPr>
            <w:tcW w:w="1240" w:type="dxa"/>
            <w:tcBorders>
              <w:top w:val="single" w:sz="8" w:space="0" w:color="auto"/>
              <w:left w:val="nil"/>
              <w:bottom w:val="single" w:sz="4" w:space="0" w:color="auto"/>
              <w:right w:val="single" w:sz="4" w:space="0" w:color="auto"/>
            </w:tcBorders>
            <w:shd w:val="clear" w:color="auto" w:fill="auto"/>
            <w:noWrap/>
            <w:vAlign w:val="bottom"/>
            <w:hideMark/>
          </w:tcPr>
          <w:p w:rsidR="0066087C" w:rsidRPr="00A17A95" w:rsidRDefault="0066087C" w:rsidP="001A7841">
            <w:pPr>
              <w:rPr>
                <w:rFonts w:ascii="Cambria" w:hAnsi="Cambria" w:cs="Calibri"/>
                <w:color w:val="000000"/>
                <w:lang w:val="en-ZA" w:eastAsia="en-ZA"/>
              </w:rPr>
            </w:pPr>
            <w:r w:rsidRPr="00A17A95">
              <w:rPr>
                <w:rFonts w:ascii="Cambria" w:hAnsi="Cambria" w:cs="Calibri"/>
                <w:color w:val="000000"/>
                <w:lang w:val="en-ZA" w:eastAsia="en-ZA"/>
              </w:rPr>
              <w:t> </w:t>
            </w:r>
          </w:p>
        </w:tc>
        <w:tc>
          <w:tcPr>
            <w:tcW w:w="960" w:type="dxa"/>
            <w:tcBorders>
              <w:top w:val="single" w:sz="8" w:space="0" w:color="auto"/>
              <w:left w:val="nil"/>
              <w:bottom w:val="single" w:sz="4" w:space="0" w:color="auto"/>
              <w:right w:val="single" w:sz="8" w:space="0" w:color="auto"/>
            </w:tcBorders>
            <w:shd w:val="clear" w:color="auto" w:fill="auto"/>
            <w:noWrap/>
            <w:vAlign w:val="bottom"/>
            <w:hideMark/>
          </w:tcPr>
          <w:p w:rsidR="0066087C" w:rsidRPr="00A17A95" w:rsidRDefault="0066087C" w:rsidP="001A7841">
            <w:pPr>
              <w:jc w:val="right"/>
              <w:rPr>
                <w:rFonts w:ascii="Cambria" w:hAnsi="Cambria" w:cs="Calibri"/>
                <w:color w:val="000000"/>
                <w:lang w:val="en-ZA" w:eastAsia="en-ZA"/>
              </w:rPr>
            </w:pPr>
            <w:r w:rsidRPr="00A17A95">
              <w:rPr>
                <w:rFonts w:ascii="Cambria" w:hAnsi="Cambria" w:cs="Calibri"/>
                <w:color w:val="000000"/>
                <w:lang w:val="en-ZA" w:eastAsia="en-ZA"/>
              </w:rPr>
              <w:t>10.0%</w:t>
            </w:r>
          </w:p>
        </w:tc>
      </w:tr>
      <w:tr w:rsidR="0066087C" w:rsidRPr="00A17A95" w:rsidTr="0066087C">
        <w:trPr>
          <w:trHeight w:val="420"/>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rsidR="0066087C" w:rsidRPr="00A17A95" w:rsidRDefault="0066087C" w:rsidP="001A7841">
            <w:pPr>
              <w:rPr>
                <w:rFonts w:ascii="Cambria" w:hAnsi="Cambria" w:cs="Calibri"/>
                <w:color w:val="000000"/>
                <w:lang w:val="en-ZA" w:eastAsia="en-ZA"/>
              </w:rPr>
            </w:pPr>
            <w:r w:rsidRPr="00A17A95">
              <w:rPr>
                <w:rFonts w:ascii="Cambria" w:hAnsi="Cambria" w:cs="Calibri"/>
                <w:color w:val="000000"/>
                <w:lang w:val="en-ZA" w:eastAsia="en-ZA"/>
              </w:rPr>
              <w:t>Sales Manager</w:t>
            </w:r>
          </w:p>
        </w:tc>
        <w:tc>
          <w:tcPr>
            <w:tcW w:w="1240" w:type="dxa"/>
            <w:tcBorders>
              <w:top w:val="nil"/>
              <w:left w:val="nil"/>
              <w:bottom w:val="single" w:sz="4" w:space="0" w:color="auto"/>
              <w:right w:val="single" w:sz="4" w:space="0" w:color="auto"/>
            </w:tcBorders>
            <w:shd w:val="clear" w:color="auto" w:fill="auto"/>
            <w:noWrap/>
            <w:vAlign w:val="bottom"/>
            <w:hideMark/>
          </w:tcPr>
          <w:p w:rsidR="0066087C" w:rsidRPr="00A17A95" w:rsidRDefault="0066087C" w:rsidP="001A7841">
            <w:pPr>
              <w:rPr>
                <w:rFonts w:ascii="Cambria" w:hAnsi="Cambria" w:cs="Calibri"/>
                <w:color w:val="000000"/>
                <w:lang w:val="en-ZA" w:eastAsia="en-ZA"/>
              </w:rPr>
            </w:pPr>
            <w:r w:rsidRPr="00A17A95">
              <w:rPr>
                <w:rFonts w:ascii="Cambria" w:hAnsi="Cambria" w:cs="Calibri"/>
                <w:color w:val="000000"/>
                <w:lang w:val="en-ZA" w:eastAsia="en-ZA"/>
              </w:rPr>
              <w:t> </w:t>
            </w:r>
          </w:p>
        </w:tc>
        <w:tc>
          <w:tcPr>
            <w:tcW w:w="960" w:type="dxa"/>
            <w:tcBorders>
              <w:top w:val="nil"/>
              <w:left w:val="nil"/>
              <w:bottom w:val="single" w:sz="4" w:space="0" w:color="auto"/>
              <w:right w:val="single" w:sz="8" w:space="0" w:color="auto"/>
            </w:tcBorders>
            <w:shd w:val="clear" w:color="auto" w:fill="auto"/>
            <w:noWrap/>
            <w:vAlign w:val="bottom"/>
            <w:hideMark/>
          </w:tcPr>
          <w:p w:rsidR="0066087C" w:rsidRPr="00A17A95" w:rsidRDefault="0066087C" w:rsidP="001A7841">
            <w:pPr>
              <w:jc w:val="right"/>
              <w:rPr>
                <w:rFonts w:ascii="Cambria" w:hAnsi="Cambria" w:cs="Calibri"/>
                <w:color w:val="000000"/>
                <w:lang w:val="en-ZA" w:eastAsia="en-ZA"/>
              </w:rPr>
            </w:pPr>
            <w:r w:rsidRPr="00A17A95">
              <w:rPr>
                <w:rFonts w:ascii="Cambria" w:hAnsi="Cambria" w:cs="Calibri"/>
                <w:color w:val="000000"/>
                <w:lang w:val="en-ZA" w:eastAsia="en-ZA"/>
              </w:rPr>
              <w:t>2.0%</w:t>
            </w:r>
          </w:p>
        </w:tc>
      </w:tr>
      <w:tr w:rsidR="0066087C" w:rsidRPr="00A17A95" w:rsidTr="0066087C">
        <w:trPr>
          <w:trHeight w:val="420"/>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rsidR="0066087C" w:rsidRPr="00A17A95" w:rsidRDefault="0066087C" w:rsidP="001A7841">
            <w:pPr>
              <w:rPr>
                <w:rFonts w:ascii="Cambria" w:hAnsi="Cambria" w:cs="Calibri"/>
                <w:color w:val="000000"/>
                <w:lang w:val="en-ZA" w:eastAsia="en-ZA"/>
              </w:rPr>
            </w:pPr>
            <w:r w:rsidRPr="00A17A95">
              <w:rPr>
                <w:rFonts w:ascii="Cambria" w:hAnsi="Cambria" w:cs="Calibri"/>
                <w:color w:val="000000"/>
                <w:lang w:val="en-ZA" w:eastAsia="en-ZA"/>
              </w:rPr>
              <w:t>Branch Manager</w:t>
            </w:r>
          </w:p>
        </w:tc>
        <w:tc>
          <w:tcPr>
            <w:tcW w:w="1240" w:type="dxa"/>
            <w:tcBorders>
              <w:top w:val="nil"/>
              <w:left w:val="nil"/>
              <w:bottom w:val="single" w:sz="4" w:space="0" w:color="auto"/>
              <w:right w:val="single" w:sz="4" w:space="0" w:color="auto"/>
            </w:tcBorders>
            <w:shd w:val="clear" w:color="auto" w:fill="auto"/>
            <w:noWrap/>
            <w:vAlign w:val="bottom"/>
            <w:hideMark/>
          </w:tcPr>
          <w:p w:rsidR="0066087C" w:rsidRPr="00A17A95" w:rsidRDefault="0066087C" w:rsidP="001A7841">
            <w:pPr>
              <w:rPr>
                <w:rFonts w:ascii="Cambria" w:hAnsi="Cambria" w:cs="Calibri"/>
                <w:color w:val="000000"/>
                <w:lang w:val="en-ZA" w:eastAsia="en-ZA"/>
              </w:rPr>
            </w:pPr>
            <w:r w:rsidRPr="00A17A95">
              <w:rPr>
                <w:rFonts w:ascii="Cambria" w:hAnsi="Cambria" w:cs="Calibri"/>
                <w:color w:val="000000"/>
                <w:lang w:val="en-ZA" w:eastAsia="en-ZA"/>
              </w:rPr>
              <w:t> </w:t>
            </w:r>
          </w:p>
        </w:tc>
        <w:tc>
          <w:tcPr>
            <w:tcW w:w="960" w:type="dxa"/>
            <w:tcBorders>
              <w:top w:val="nil"/>
              <w:left w:val="nil"/>
              <w:bottom w:val="single" w:sz="4" w:space="0" w:color="auto"/>
              <w:right w:val="single" w:sz="8" w:space="0" w:color="auto"/>
            </w:tcBorders>
            <w:shd w:val="clear" w:color="auto" w:fill="auto"/>
            <w:noWrap/>
            <w:vAlign w:val="bottom"/>
            <w:hideMark/>
          </w:tcPr>
          <w:p w:rsidR="0066087C" w:rsidRPr="00A17A95" w:rsidRDefault="0066087C" w:rsidP="001A7841">
            <w:pPr>
              <w:jc w:val="right"/>
              <w:rPr>
                <w:rFonts w:ascii="Cambria" w:hAnsi="Cambria" w:cs="Calibri"/>
                <w:color w:val="000000"/>
                <w:lang w:val="en-ZA" w:eastAsia="en-ZA"/>
              </w:rPr>
            </w:pPr>
            <w:r w:rsidRPr="00A17A95">
              <w:rPr>
                <w:rFonts w:ascii="Cambria" w:hAnsi="Cambria" w:cs="Calibri"/>
                <w:color w:val="000000"/>
                <w:lang w:val="en-ZA" w:eastAsia="en-ZA"/>
              </w:rPr>
              <w:t>1.5%</w:t>
            </w:r>
          </w:p>
        </w:tc>
      </w:tr>
      <w:tr w:rsidR="0066087C" w:rsidRPr="00A17A95" w:rsidTr="0066087C">
        <w:trPr>
          <w:trHeight w:val="420"/>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rsidR="0066087C" w:rsidRPr="00A17A95" w:rsidRDefault="0066087C" w:rsidP="001A7841">
            <w:pPr>
              <w:rPr>
                <w:rFonts w:ascii="Cambria" w:hAnsi="Cambria" w:cs="Calibri"/>
                <w:color w:val="000000"/>
                <w:lang w:val="en-ZA" w:eastAsia="en-ZA"/>
              </w:rPr>
            </w:pPr>
            <w:r w:rsidRPr="00A17A95">
              <w:rPr>
                <w:rFonts w:ascii="Cambria" w:hAnsi="Cambria" w:cs="Calibri"/>
                <w:color w:val="000000"/>
                <w:lang w:val="en-ZA" w:eastAsia="en-ZA"/>
              </w:rPr>
              <w:t>Regional Manager</w:t>
            </w:r>
          </w:p>
        </w:tc>
        <w:tc>
          <w:tcPr>
            <w:tcW w:w="1240" w:type="dxa"/>
            <w:tcBorders>
              <w:top w:val="nil"/>
              <w:left w:val="nil"/>
              <w:bottom w:val="single" w:sz="4" w:space="0" w:color="auto"/>
              <w:right w:val="single" w:sz="4" w:space="0" w:color="auto"/>
            </w:tcBorders>
            <w:shd w:val="clear" w:color="auto" w:fill="auto"/>
            <w:noWrap/>
            <w:vAlign w:val="bottom"/>
            <w:hideMark/>
          </w:tcPr>
          <w:p w:rsidR="0066087C" w:rsidRPr="00A17A95" w:rsidRDefault="0066087C" w:rsidP="001A7841">
            <w:pPr>
              <w:rPr>
                <w:rFonts w:ascii="Cambria" w:hAnsi="Cambria" w:cs="Calibri"/>
                <w:color w:val="000000"/>
                <w:lang w:val="en-ZA" w:eastAsia="en-ZA"/>
              </w:rPr>
            </w:pPr>
            <w:r w:rsidRPr="00A17A95">
              <w:rPr>
                <w:rFonts w:ascii="Cambria" w:hAnsi="Cambria" w:cs="Calibri"/>
                <w:color w:val="000000"/>
                <w:lang w:val="en-ZA" w:eastAsia="en-ZA"/>
              </w:rPr>
              <w:t> </w:t>
            </w:r>
          </w:p>
        </w:tc>
        <w:tc>
          <w:tcPr>
            <w:tcW w:w="960" w:type="dxa"/>
            <w:tcBorders>
              <w:top w:val="nil"/>
              <w:left w:val="nil"/>
              <w:bottom w:val="single" w:sz="4" w:space="0" w:color="auto"/>
              <w:right w:val="single" w:sz="8" w:space="0" w:color="auto"/>
            </w:tcBorders>
            <w:shd w:val="clear" w:color="auto" w:fill="auto"/>
            <w:noWrap/>
            <w:vAlign w:val="bottom"/>
            <w:hideMark/>
          </w:tcPr>
          <w:p w:rsidR="0066087C" w:rsidRPr="00A17A95" w:rsidRDefault="0066087C" w:rsidP="001A7841">
            <w:pPr>
              <w:jc w:val="right"/>
              <w:rPr>
                <w:rFonts w:ascii="Cambria" w:hAnsi="Cambria" w:cs="Calibri"/>
                <w:color w:val="000000"/>
                <w:lang w:val="en-ZA" w:eastAsia="en-ZA"/>
              </w:rPr>
            </w:pPr>
            <w:r w:rsidRPr="00A17A95">
              <w:rPr>
                <w:rFonts w:ascii="Cambria" w:hAnsi="Cambria" w:cs="Calibri"/>
                <w:color w:val="000000"/>
                <w:lang w:val="en-ZA" w:eastAsia="en-ZA"/>
              </w:rPr>
              <w:t>1.0%</w:t>
            </w:r>
          </w:p>
        </w:tc>
      </w:tr>
      <w:tr w:rsidR="0066087C" w:rsidRPr="00A17A95" w:rsidTr="0066087C">
        <w:trPr>
          <w:trHeight w:val="420"/>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rsidR="0066087C" w:rsidRPr="00A17A95" w:rsidRDefault="0066087C" w:rsidP="001A7841">
            <w:pPr>
              <w:rPr>
                <w:rFonts w:ascii="Cambria" w:hAnsi="Cambria" w:cs="Calibri"/>
                <w:color w:val="000000"/>
                <w:lang w:val="en-ZA" w:eastAsia="en-ZA"/>
              </w:rPr>
            </w:pPr>
            <w:r w:rsidRPr="00A17A95">
              <w:rPr>
                <w:rFonts w:ascii="Cambria" w:hAnsi="Cambria" w:cs="Calibri"/>
                <w:color w:val="000000"/>
                <w:lang w:val="en-ZA" w:eastAsia="en-ZA"/>
              </w:rPr>
              <w:t>National Sales Manager</w:t>
            </w:r>
          </w:p>
        </w:tc>
        <w:tc>
          <w:tcPr>
            <w:tcW w:w="1240" w:type="dxa"/>
            <w:tcBorders>
              <w:top w:val="nil"/>
              <w:left w:val="nil"/>
              <w:bottom w:val="single" w:sz="4" w:space="0" w:color="auto"/>
              <w:right w:val="single" w:sz="4" w:space="0" w:color="auto"/>
            </w:tcBorders>
            <w:shd w:val="clear" w:color="auto" w:fill="auto"/>
            <w:noWrap/>
            <w:vAlign w:val="bottom"/>
            <w:hideMark/>
          </w:tcPr>
          <w:p w:rsidR="0066087C" w:rsidRPr="00A17A95" w:rsidRDefault="0066087C" w:rsidP="001A7841">
            <w:pPr>
              <w:rPr>
                <w:rFonts w:ascii="Cambria" w:hAnsi="Cambria" w:cs="Calibri"/>
                <w:color w:val="000000"/>
                <w:lang w:val="en-ZA" w:eastAsia="en-ZA"/>
              </w:rPr>
            </w:pPr>
            <w:r w:rsidRPr="00A17A95">
              <w:rPr>
                <w:rFonts w:ascii="Cambria" w:hAnsi="Cambria" w:cs="Calibri"/>
                <w:color w:val="000000"/>
                <w:lang w:val="en-ZA" w:eastAsia="en-ZA"/>
              </w:rPr>
              <w:t> </w:t>
            </w:r>
          </w:p>
        </w:tc>
        <w:tc>
          <w:tcPr>
            <w:tcW w:w="960" w:type="dxa"/>
            <w:tcBorders>
              <w:top w:val="nil"/>
              <w:left w:val="nil"/>
              <w:bottom w:val="single" w:sz="4" w:space="0" w:color="auto"/>
              <w:right w:val="single" w:sz="8" w:space="0" w:color="auto"/>
            </w:tcBorders>
            <w:shd w:val="clear" w:color="auto" w:fill="auto"/>
            <w:noWrap/>
            <w:vAlign w:val="bottom"/>
            <w:hideMark/>
          </w:tcPr>
          <w:p w:rsidR="0066087C" w:rsidRPr="00A17A95" w:rsidRDefault="0066087C" w:rsidP="001A7841">
            <w:pPr>
              <w:jc w:val="right"/>
              <w:rPr>
                <w:rFonts w:ascii="Cambria" w:hAnsi="Cambria" w:cs="Calibri"/>
                <w:color w:val="000000"/>
                <w:lang w:val="en-ZA" w:eastAsia="en-ZA"/>
              </w:rPr>
            </w:pPr>
            <w:r w:rsidRPr="00A17A95">
              <w:rPr>
                <w:rFonts w:ascii="Cambria" w:hAnsi="Cambria" w:cs="Calibri"/>
                <w:color w:val="000000"/>
                <w:lang w:val="en-ZA" w:eastAsia="en-ZA"/>
              </w:rPr>
              <w:t>0.3%</w:t>
            </w:r>
          </w:p>
        </w:tc>
      </w:tr>
      <w:tr w:rsidR="0066087C" w:rsidRPr="00A17A95" w:rsidTr="0066087C">
        <w:trPr>
          <w:trHeight w:val="420"/>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rsidR="0066087C" w:rsidRPr="00A17A95" w:rsidRDefault="0066087C" w:rsidP="001A7841">
            <w:pPr>
              <w:rPr>
                <w:rFonts w:ascii="Cambria" w:hAnsi="Cambria" w:cs="Calibri"/>
                <w:color w:val="000000"/>
                <w:lang w:val="en-ZA" w:eastAsia="en-ZA"/>
              </w:rPr>
            </w:pPr>
            <w:r w:rsidRPr="00A17A95">
              <w:rPr>
                <w:rFonts w:ascii="Cambria" w:hAnsi="Cambria" w:cs="Calibri"/>
                <w:color w:val="000000"/>
                <w:lang w:val="en-ZA" w:eastAsia="en-ZA"/>
              </w:rPr>
              <w:t>Bonus</w:t>
            </w:r>
          </w:p>
        </w:tc>
        <w:tc>
          <w:tcPr>
            <w:tcW w:w="1240" w:type="dxa"/>
            <w:tcBorders>
              <w:top w:val="nil"/>
              <w:left w:val="nil"/>
              <w:bottom w:val="single" w:sz="4" w:space="0" w:color="auto"/>
              <w:right w:val="single" w:sz="4" w:space="0" w:color="auto"/>
            </w:tcBorders>
            <w:shd w:val="clear" w:color="auto" w:fill="auto"/>
            <w:noWrap/>
            <w:vAlign w:val="bottom"/>
            <w:hideMark/>
          </w:tcPr>
          <w:p w:rsidR="0066087C" w:rsidRPr="00A17A95" w:rsidRDefault="0066087C" w:rsidP="001A7841">
            <w:pPr>
              <w:rPr>
                <w:rFonts w:ascii="Cambria" w:hAnsi="Cambria" w:cs="Calibri"/>
                <w:color w:val="000000"/>
                <w:lang w:val="en-ZA" w:eastAsia="en-ZA"/>
              </w:rPr>
            </w:pPr>
            <w:r w:rsidRPr="00A17A95">
              <w:rPr>
                <w:rFonts w:ascii="Cambria" w:hAnsi="Cambria" w:cs="Calibri"/>
                <w:color w:val="000000"/>
                <w:lang w:val="en-ZA" w:eastAsia="en-ZA"/>
              </w:rPr>
              <w:t> </w:t>
            </w:r>
          </w:p>
        </w:tc>
        <w:tc>
          <w:tcPr>
            <w:tcW w:w="960" w:type="dxa"/>
            <w:tcBorders>
              <w:top w:val="nil"/>
              <w:left w:val="nil"/>
              <w:bottom w:val="single" w:sz="4" w:space="0" w:color="auto"/>
              <w:right w:val="single" w:sz="8" w:space="0" w:color="auto"/>
            </w:tcBorders>
            <w:shd w:val="clear" w:color="auto" w:fill="auto"/>
            <w:noWrap/>
            <w:vAlign w:val="bottom"/>
            <w:hideMark/>
          </w:tcPr>
          <w:p w:rsidR="0066087C" w:rsidRPr="00A17A95" w:rsidRDefault="0066087C" w:rsidP="001A7841">
            <w:pPr>
              <w:jc w:val="right"/>
              <w:rPr>
                <w:rFonts w:ascii="Cambria" w:hAnsi="Cambria" w:cs="Calibri"/>
                <w:color w:val="000000"/>
                <w:lang w:val="en-ZA" w:eastAsia="en-ZA"/>
              </w:rPr>
            </w:pPr>
            <w:r w:rsidRPr="00A17A95">
              <w:rPr>
                <w:rFonts w:ascii="Cambria" w:hAnsi="Cambria" w:cs="Calibri"/>
                <w:color w:val="000000"/>
                <w:lang w:val="en-ZA" w:eastAsia="en-ZA"/>
              </w:rPr>
              <w:t>2.0%</w:t>
            </w:r>
          </w:p>
        </w:tc>
      </w:tr>
      <w:tr w:rsidR="0066087C" w:rsidRPr="00A17A95" w:rsidTr="0066087C">
        <w:trPr>
          <w:trHeight w:val="420"/>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rsidR="0066087C" w:rsidRPr="00A17A95" w:rsidRDefault="0066087C" w:rsidP="001A7841">
            <w:pPr>
              <w:rPr>
                <w:rFonts w:ascii="Cambria" w:hAnsi="Cambria" w:cs="Calibri"/>
                <w:color w:val="000000"/>
                <w:lang w:val="en-ZA" w:eastAsia="en-ZA"/>
              </w:rPr>
            </w:pPr>
            <w:r w:rsidRPr="00A17A95">
              <w:rPr>
                <w:rFonts w:ascii="Cambria" w:hAnsi="Cambria" w:cs="Calibri"/>
                <w:color w:val="000000"/>
                <w:lang w:val="en-ZA" w:eastAsia="en-ZA"/>
              </w:rPr>
              <w:t>Target Commis</w:t>
            </w:r>
            <w:r w:rsidR="001272AF">
              <w:rPr>
                <w:rFonts w:ascii="Cambria" w:hAnsi="Cambria" w:cs="Calibri"/>
                <w:color w:val="000000"/>
                <w:lang w:val="en-ZA" w:eastAsia="en-ZA"/>
              </w:rPr>
              <w:t>s</w:t>
            </w:r>
            <w:r w:rsidRPr="00A17A95">
              <w:rPr>
                <w:rFonts w:ascii="Cambria" w:hAnsi="Cambria" w:cs="Calibri"/>
                <w:color w:val="000000"/>
                <w:lang w:val="en-ZA" w:eastAsia="en-ZA"/>
              </w:rPr>
              <w:t>ion</w:t>
            </w:r>
          </w:p>
        </w:tc>
        <w:tc>
          <w:tcPr>
            <w:tcW w:w="1240" w:type="dxa"/>
            <w:tcBorders>
              <w:top w:val="nil"/>
              <w:left w:val="nil"/>
              <w:bottom w:val="single" w:sz="4" w:space="0" w:color="auto"/>
              <w:right w:val="single" w:sz="4" w:space="0" w:color="auto"/>
            </w:tcBorders>
            <w:shd w:val="clear" w:color="auto" w:fill="auto"/>
            <w:noWrap/>
            <w:vAlign w:val="bottom"/>
            <w:hideMark/>
          </w:tcPr>
          <w:p w:rsidR="0066087C" w:rsidRPr="00A17A95" w:rsidRDefault="0066087C" w:rsidP="001A7841">
            <w:pPr>
              <w:rPr>
                <w:rFonts w:ascii="Cambria" w:hAnsi="Cambria" w:cs="Calibri"/>
                <w:color w:val="000000"/>
                <w:lang w:val="en-ZA" w:eastAsia="en-ZA"/>
              </w:rPr>
            </w:pPr>
            <w:r w:rsidRPr="00A17A95">
              <w:rPr>
                <w:rFonts w:ascii="Cambria" w:hAnsi="Cambria" w:cs="Calibri"/>
                <w:color w:val="000000"/>
                <w:lang w:val="en-ZA" w:eastAsia="en-ZA"/>
              </w:rPr>
              <w:t> </w:t>
            </w:r>
          </w:p>
        </w:tc>
        <w:tc>
          <w:tcPr>
            <w:tcW w:w="960" w:type="dxa"/>
            <w:tcBorders>
              <w:top w:val="nil"/>
              <w:left w:val="nil"/>
              <w:bottom w:val="single" w:sz="4" w:space="0" w:color="auto"/>
              <w:right w:val="single" w:sz="8" w:space="0" w:color="auto"/>
            </w:tcBorders>
            <w:shd w:val="clear" w:color="auto" w:fill="auto"/>
            <w:noWrap/>
            <w:vAlign w:val="bottom"/>
            <w:hideMark/>
          </w:tcPr>
          <w:p w:rsidR="0066087C" w:rsidRPr="00A17A95" w:rsidRDefault="0066087C" w:rsidP="001A7841">
            <w:pPr>
              <w:jc w:val="right"/>
              <w:rPr>
                <w:rFonts w:ascii="Cambria" w:hAnsi="Cambria" w:cs="Calibri"/>
                <w:color w:val="000000"/>
                <w:lang w:val="en-ZA" w:eastAsia="en-ZA"/>
              </w:rPr>
            </w:pPr>
            <w:r w:rsidRPr="00A17A95">
              <w:rPr>
                <w:rFonts w:ascii="Cambria" w:hAnsi="Cambria" w:cs="Calibri"/>
                <w:color w:val="000000"/>
                <w:lang w:val="en-ZA" w:eastAsia="en-ZA"/>
              </w:rPr>
              <w:t>2.0%</w:t>
            </w:r>
          </w:p>
        </w:tc>
      </w:tr>
      <w:tr w:rsidR="0066087C" w:rsidRPr="00A17A95" w:rsidTr="0066087C">
        <w:trPr>
          <w:trHeight w:val="435"/>
        </w:trPr>
        <w:tc>
          <w:tcPr>
            <w:tcW w:w="3340" w:type="dxa"/>
            <w:tcBorders>
              <w:top w:val="nil"/>
              <w:left w:val="single" w:sz="8" w:space="0" w:color="auto"/>
              <w:bottom w:val="nil"/>
              <w:right w:val="single" w:sz="4" w:space="0" w:color="auto"/>
            </w:tcBorders>
            <w:shd w:val="clear" w:color="auto" w:fill="auto"/>
            <w:noWrap/>
            <w:vAlign w:val="bottom"/>
            <w:hideMark/>
          </w:tcPr>
          <w:p w:rsidR="0066087C" w:rsidRPr="00A17A95" w:rsidRDefault="0066087C" w:rsidP="001A7841">
            <w:pPr>
              <w:rPr>
                <w:rFonts w:ascii="Cambria" w:hAnsi="Cambria" w:cs="Calibri"/>
                <w:color w:val="000000"/>
                <w:lang w:val="en-ZA" w:eastAsia="en-ZA"/>
              </w:rPr>
            </w:pPr>
            <w:r w:rsidRPr="00A17A95">
              <w:rPr>
                <w:rFonts w:ascii="Cambria" w:hAnsi="Cambria" w:cs="Calibri"/>
                <w:color w:val="000000"/>
                <w:lang w:val="en-ZA" w:eastAsia="en-ZA"/>
              </w:rPr>
              <w:t>Agency Management</w:t>
            </w:r>
          </w:p>
        </w:tc>
        <w:tc>
          <w:tcPr>
            <w:tcW w:w="1240" w:type="dxa"/>
            <w:tcBorders>
              <w:top w:val="nil"/>
              <w:left w:val="nil"/>
              <w:bottom w:val="nil"/>
              <w:right w:val="single" w:sz="4" w:space="0" w:color="auto"/>
            </w:tcBorders>
            <w:shd w:val="clear" w:color="auto" w:fill="auto"/>
            <w:noWrap/>
            <w:vAlign w:val="bottom"/>
            <w:hideMark/>
          </w:tcPr>
          <w:p w:rsidR="0066087C" w:rsidRPr="00A17A95" w:rsidRDefault="0066087C" w:rsidP="001A7841">
            <w:pPr>
              <w:rPr>
                <w:rFonts w:ascii="Cambria" w:hAnsi="Cambria" w:cs="Calibri"/>
                <w:color w:val="000000"/>
                <w:lang w:val="en-ZA" w:eastAsia="en-ZA"/>
              </w:rPr>
            </w:pPr>
            <w:r w:rsidRPr="00A17A95">
              <w:rPr>
                <w:rFonts w:ascii="Cambria" w:hAnsi="Cambria" w:cs="Calibri"/>
                <w:color w:val="000000"/>
                <w:lang w:val="en-ZA" w:eastAsia="en-ZA"/>
              </w:rPr>
              <w:t> </w:t>
            </w:r>
          </w:p>
        </w:tc>
        <w:tc>
          <w:tcPr>
            <w:tcW w:w="960" w:type="dxa"/>
            <w:tcBorders>
              <w:top w:val="nil"/>
              <w:left w:val="nil"/>
              <w:bottom w:val="nil"/>
              <w:right w:val="single" w:sz="8" w:space="0" w:color="auto"/>
            </w:tcBorders>
            <w:shd w:val="clear" w:color="auto" w:fill="auto"/>
            <w:noWrap/>
            <w:vAlign w:val="bottom"/>
            <w:hideMark/>
          </w:tcPr>
          <w:p w:rsidR="0066087C" w:rsidRPr="00A17A95" w:rsidRDefault="0066087C" w:rsidP="001A7841">
            <w:pPr>
              <w:jc w:val="right"/>
              <w:rPr>
                <w:rFonts w:ascii="Cambria" w:hAnsi="Cambria" w:cs="Calibri"/>
                <w:color w:val="000000"/>
                <w:lang w:val="en-ZA" w:eastAsia="en-ZA"/>
              </w:rPr>
            </w:pPr>
            <w:r w:rsidRPr="00A17A95">
              <w:rPr>
                <w:rFonts w:ascii="Cambria" w:hAnsi="Cambria" w:cs="Calibri"/>
                <w:color w:val="000000"/>
                <w:lang w:val="en-ZA" w:eastAsia="en-ZA"/>
              </w:rPr>
              <w:t>1.2%</w:t>
            </w:r>
          </w:p>
        </w:tc>
      </w:tr>
      <w:tr w:rsidR="0066087C" w:rsidRPr="00A17A95" w:rsidTr="0066087C">
        <w:trPr>
          <w:trHeight w:val="435"/>
        </w:trPr>
        <w:tc>
          <w:tcPr>
            <w:tcW w:w="33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66087C" w:rsidRPr="00A17A95" w:rsidRDefault="0066087C" w:rsidP="001A7841">
            <w:pPr>
              <w:rPr>
                <w:rFonts w:ascii="Cambria" w:hAnsi="Cambria" w:cs="Calibri"/>
                <w:b/>
                <w:bCs/>
                <w:color w:val="000000"/>
                <w:lang w:val="en-ZA" w:eastAsia="en-ZA"/>
              </w:rPr>
            </w:pPr>
            <w:r w:rsidRPr="00A17A95">
              <w:rPr>
                <w:rFonts w:ascii="Cambria" w:hAnsi="Cambria" w:cs="Calibri"/>
                <w:b/>
                <w:bCs/>
                <w:color w:val="000000"/>
                <w:lang w:val="en-ZA" w:eastAsia="en-ZA"/>
              </w:rPr>
              <w:t xml:space="preserve">Total </w:t>
            </w:r>
          </w:p>
        </w:tc>
        <w:tc>
          <w:tcPr>
            <w:tcW w:w="1240" w:type="dxa"/>
            <w:tcBorders>
              <w:top w:val="single" w:sz="8" w:space="0" w:color="auto"/>
              <w:left w:val="nil"/>
              <w:bottom w:val="single" w:sz="8" w:space="0" w:color="auto"/>
              <w:right w:val="single" w:sz="4" w:space="0" w:color="auto"/>
            </w:tcBorders>
            <w:shd w:val="clear" w:color="auto" w:fill="auto"/>
            <w:noWrap/>
            <w:vAlign w:val="bottom"/>
            <w:hideMark/>
          </w:tcPr>
          <w:p w:rsidR="0066087C" w:rsidRPr="00A17A95" w:rsidRDefault="0066087C" w:rsidP="001A7841">
            <w:pPr>
              <w:rPr>
                <w:rFonts w:ascii="Cambria" w:hAnsi="Cambria" w:cs="Calibri"/>
                <w:b/>
                <w:bCs/>
                <w:color w:val="000000"/>
                <w:lang w:val="en-ZA" w:eastAsia="en-ZA"/>
              </w:rPr>
            </w:pP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66087C" w:rsidRPr="00A17A95" w:rsidRDefault="0066087C" w:rsidP="001A7841">
            <w:pPr>
              <w:jc w:val="right"/>
              <w:rPr>
                <w:rFonts w:ascii="Cambria" w:hAnsi="Cambria" w:cs="Calibri"/>
                <w:b/>
                <w:bCs/>
                <w:color w:val="000000"/>
                <w:lang w:val="en-ZA" w:eastAsia="en-ZA"/>
              </w:rPr>
            </w:pPr>
            <w:r w:rsidRPr="00A17A95">
              <w:rPr>
                <w:rFonts w:ascii="Cambria" w:hAnsi="Cambria" w:cs="Calibri"/>
                <w:b/>
                <w:bCs/>
                <w:color w:val="000000"/>
                <w:lang w:val="en-ZA" w:eastAsia="en-ZA"/>
              </w:rPr>
              <w:t>20.0%</w:t>
            </w:r>
          </w:p>
        </w:tc>
      </w:tr>
    </w:tbl>
    <w:p w:rsidR="001A7841" w:rsidRPr="00A17A95" w:rsidRDefault="001A7841" w:rsidP="00092462">
      <w:pPr>
        <w:autoSpaceDE w:val="0"/>
        <w:autoSpaceDN w:val="0"/>
        <w:adjustRightInd w:val="0"/>
        <w:spacing w:line="360" w:lineRule="auto"/>
        <w:rPr>
          <w:rFonts w:ascii="Cambria" w:eastAsiaTheme="minorHAnsi" w:hAnsi="Cambria" w:cs="Cambria"/>
          <w:lang w:val="en-ZA"/>
        </w:rPr>
      </w:pPr>
    </w:p>
    <w:p w:rsidR="000460FF" w:rsidRPr="00A17A95" w:rsidRDefault="000460FF" w:rsidP="000460FF">
      <w:pPr>
        <w:pStyle w:val="Heading3"/>
        <w:rPr>
          <w:rFonts w:ascii="Cambria" w:hAnsi="Cambria"/>
        </w:rPr>
      </w:pPr>
      <w:bookmarkStart w:id="278" w:name="_Toc371586441"/>
      <w:r w:rsidRPr="00A17A95">
        <w:rPr>
          <w:rFonts w:ascii="Cambria" w:hAnsi="Cambria"/>
        </w:rPr>
        <w:t>Farewell Support</w:t>
      </w:r>
      <w:bookmarkEnd w:id="278"/>
    </w:p>
    <w:p w:rsidR="001A7841" w:rsidRPr="00A17A95" w:rsidRDefault="001A7841" w:rsidP="001A7841">
      <w:pPr>
        <w:rPr>
          <w:rFonts w:ascii="Cambria" w:hAnsi="Cambria"/>
        </w:rPr>
      </w:pPr>
    </w:p>
    <w:tbl>
      <w:tblPr>
        <w:tblW w:w="8522" w:type="dxa"/>
        <w:tblInd w:w="91" w:type="dxa"/>
        <w:tblLook w:val="04A0" w:firstRow="1" w:lastRow="0" w:firstColumn="1" w:lastColumn="0" w:noHBand="0" w:noVBand="1"/>
      </w:tblPr>
      <w:tblGrid>
        <w:gridCol w:w="3340"/>
        <w:gridCol w:w="2914"/>
        <w:gridCol w:w="1134"/>
        <w:gridCol w:w="1134"/>
      </w:tblGrid>
      <w:tr w:rsidR="009B64C7" w:rsidRPr="00A17A95" w:rsidTr="009B64C7">
        <w:trPr>
          <w:trHeight w:val="435"/>
        </w:trPr>
        <w:tc>
          <w:tcPr>
            <w:tcW w:w="33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9B64C7" w:rsidRPr="00A17A95" w:rsidRDefault="009B64C7" w:rsidP="001A7841">
            <w:pPr>
              <w:rPr>
                <w:rFonts w:ascii="Cambria" w:hAnsi="Cambria" w:cs="Calibri"/>
                <w:b/>
                <w:bCs/>
                <w:color w:val="000000"/>
                <w:lang w:val="en-ZA" w:eastAsia="en-ZA"/>
              </w:rPr>
            </w:pPr>
          </w:p>
        </w:tc>
        <w:tc>
          <w:tcPr>
            <w:tcW w:w="2914" w:type="dxa"/>
            <w:tcBorders>
              <w:top w:val="single" w:sz="8" w:space="0" w:color="auto"/>
              <w:left w:val="nil"/>
              <w:bottom w:val="single" w:sz="8" w:space="0" w:color="auto"/>
              <w:right w:val="single" w:sz="4" w:space="0" w:color="auto"/>
            </w:tcBorders>
            <w:shd w:val="clear" w:color="auto" w:fill="auto"/>
            <w:noWrap/>
            <w:vAlign w:val="bottom"/>
            <w:hideMark/>
          </w:tcPr>
          <w:p w:rsidR="009B64C7" w:rsidRPr="00A17A95" w:rsidRDefault="009B64C7" w:rsidP="00666193">
            <w:pPr>
              <w:jc w:val="right"/>
              <w:rPr>
                <w:rFonts w:ascii="Cambria" w:hAnsi="Cambria" w:cs="Calibri"/>
                <w:b/>
                <w:bCs/>
                <w:color w:val="000000"/>
                <w:lang w:val="en-ZA" w:eastAsia="en-ZA"/>
              </w:rPr>
            </w:pPr>
            <w:r w:rsidRPr="00A17A95">
              <w:rPr>
                <w:rFonts w:ascii="Cambria" w:hAnsi="Cambria" w:cs="Calibri"/>
                <w:b/>
                <w:bCs/>
                <w:color w:val="000000"/>
                <w:lang w:val="en-ZA" w:eastAsia="en-ZA"/>
              </w:rPr>
              <w:t>Risk 50%(On premium less policy fee &amp; cash investment</w:t>
            </w:r>
          </w:p>
        </w:tc>
        <w:tc>
          <w:tcPr>
            <w:tcW w:w="1134" w:type="dxa"/>
            <w:tcBorders>
              <w:top w:val="single" w:sz="8" w:space="0" w:color="auto"/>
              <w:left w:val="nil"/>
              <w:bottom w:val="single" w:sz="8" w:space="0" w:color="auto"/>
              <w:right w:val="single" w:sz="4" w:space="0" w:color="auto"/>
            </w:tcBorders>
          </w:tcPr>
          <w:p w:rsidR="009B64C7" w:rsidRPr="00A17A95" w:rsidRDefault="009B64C7" w:rsidP="00666193">
            <w:pPr>
              <w:jc w:val="right"/>
              <w:rPr>
                <w:rFonts w:ascii="Cambria" w:hAnsi="Cambria" w:cs="Calibri"/>
                <w:b/>
                <w:bCs/>
                <w:color w:val="000000"/>
                <w:lang w:val="en-ZA" w:eastAsia="en-ZA"/>
              </w:rPr>
            </w:pPr>
            <w:r>
              <w:rPr>
                <w:rFonts w:ascii="Cambria" w:hAnsi="Cambria" w:cs="Calibri"/>
                <w:b/>
                <w:bCs/>
                <w:color w:val="000000"/>
                <w:lang w:val="en-ZA" w:eastAsia="en-ZA"/>
              </w:rPr>
              <w:t>Adviser level 1</w:t>
            </w:r>
          </w:p>
        </w:tc>
        <w:tc>
          <w:tcPr>
            <w:tcW w:w="1134" w:type="dxa"/>
            <w:tcBorders>
              <w:top w:val="single" w:sz="8" w:space="0" w:color="auto"/>
              <w:left w:val="nil"/>
              <w:bottom w:val="single" w:sz="8" w:space="0" w:color="auto"/>
              <w:right w:val="single" w:sz="4" w:space="0" w:color="auto"/>
            </w:tcBorders>
          </w:tcPr>
          <w:p w:rsidR="009B64C7" w:rsidRDefault="009B64C7" w:rsidP="00666193">
            <w:pPr>
              <w:jc w:val="right"/>
              <w:rPr>
                <w:rFonts w:ascii="Cambria" w:hAnsi="Cambria" w:cs="Calibri"/>
                <w:b/>
                <w:bCs/>
                <w:color w:val="000000"/>
                <w:lang w:val="en-ZA" w:eastAsia="en-ZA"/>
              </w:rPr>
            </w:pPr>
            <w:r>
              <w:rPr>
                <w:rFonts w:ascii="Cambria" w:hAnsi="Cambria" w:cs="Calibri"/>
                <w:b/>
                <w:bCs/>
                <w:color w:val="000000"/>
                <w:lang w:val="en-ZA" w:eastAsia="en-ZA"/>
              </w:rPr>
              <w:t>Adviser level2</w:t>
            </w:r>
          </w:p>
        </w:tc>
      </w:tr>
      <w:tr w:rsidR="009B64C7" w:rsidRPr="00A17A95" w:rsidTr="009B64C7">
        <w:trPr>
          <w:trHeight w:val="315"/>
        </w:trPr>
        <w:tc>
          <w:tcPr>
            <w:tcW w:w="3340" w:type="dxa"/>
            <w:tcBorders>
              <w:top w:val="nil"/>
              <w:left w:val="nil"/>
              <w:bottom w:val="nil"/>
              <w:right w:val="nil"/>
            </w:tcBorders>
            <w:shd w:val="clear" w:color="auto" w:fill="auto"/>
            <w:noWrap/>
            <w:vAlign w:val="bottom"/>
            <w:hideMark/>
          </w:tcPr>
          <w:p w:rsidR="009B64C7" w:rsidRPr="00A17A95" w:rsidRDefault="009B64C7" w:rsidP="001A7841">
            <w:pPr>
              <w:rPr>
                <w:rFonts w:ascii="Cambria" w:hAnsi="Cambria" w:cs="Calibri"/>
                <w:color w:val="000000"/>
                <w:lang w:val="en-ZA" w:eastAsia="en-ZA"/>
              </w:rPr>
            </w:pPr>
          </w:p>
        </w:tc>
        <w:tc>
          <w:tcPr>
            <w:tcW w:w="2914" w:type="dxa"/>
            <w:tcBorders>
              <w:top w:val="nil"/>
              <w:left w:val="nil"/>
              <w:bottom w:val="nil"/>
              <w:right w:val="nil"/>
            </w:tcBorders>
            <w:shd w:val="clear" w:color="auto" w:fill="auto"/>
            <w:noWrap/>
            <w:vAlign w:val="bottom"/>
            <w:hideMark/>
          </w:tcPr>
          <w:p w:rsidR="009B64C7" w:rsidRPr="00A17A95" w:rsidRDefault="009B64C7" w:rsidP="001A7841">
            <w:pPr>
              <w:rPr>
                <w:rFonts w:ascii="Cambria" w:hAnsi="Cambria" w:cs="Calibri"/>
                <w:color w:val="000000"/>
                <w:lang w:val="en-ZA" w:eastAsia="en-ZA"/>
              </w:rPr>
            </w:pPr>
          </w:p>
        </w:tc>
        <w:tc>
          <w:tcPr>
            <w:tcW w:w="1134" w:type="dxa"/>
            <w:tcBorders>
              <w:top w:val="nil"/>
              <w:left w:val="nil"/>
              <w:bottom w:val="nil"/>
              <w:right w:val="nil"/>
            </w:tcBorders>
          </w:tcPr>
          <w:p w:rsidR="009B64C7" w:rsidRPr="00A17A95" w:rsidRDefault="009B64C7" w:rsidP="001A7841">
            <w:pPr>
              <w:rPr>
                <w:rFonts w:ascii="Cambria" w:hAnsi="Cambria" w:cs="Calibri"/>
                <w:color w:val="000000"/>
                <w:lang w:val="en-ZA" w:eastAsia="en-ZA"/>
              </w:rPr>
            </w:pPr>
          </w:p>
        </w:tc>
        <w:tc>
          <w:tcPr>
            <w:tcW w:w="1134" w:type="dxa"/>
            <w:tcBorders>
              <w:top w:val="nil"/>
              <w:left w:val="nil"/>
              <w:bottom w:val="nil"/>
              <w:right w:val="nil"/>
            </w:tcBorders>
          </w:tcPr>
          <w:p w:rsidR="009B64C7" w:rsidRPr="00A17A95" w:rsidRDefault="009B64C7" w:rsidP="001A7841">
            <w:pPr>
              <w:rPr>
                <w:rFonts w:ascii="Cambria" w:hAnsi="Cambria" w:cs="Calibri"/>
                <w:color w:val="000000"/>
                <w:lang w:val="en-ZA" w:eastAsia="en-ZA"/>
              </w:rPr>
            </w:pPr>
          </w:p>
        </w:tc>
      </w:tr>
      <w:tr w:rsidR="009B64C7" w:rsidRPr="00A17A95" w:rsidTr="009B64C7">
        <w:trPr>
          <w:trHeight w:val="420"/>
        </w:trPr>
        <w:tc>
          <w:tcPr>
            <w:tcW w:w="33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B64C7" w:rsidRPr="00A17A95" w:rsidRDefault="009B64C7" w:rsidP="001A7841">
            <w:pPr>
              <w:rPr>
                <w:rFonts w:ascii="Cambria" w:hAnsi="Cambria" w:cs="Calibri"/>
                <w:color w:val="000000"/>
                <w:lang w:val="en-ZA" w:eastAsia="en-ZA"/>
              </w:rPr>
            </w:pPr>
            <w:r w:rsidRPr="00A17A95">
              <w:rPr>
                <w:rFonts w:ascii="Cambria" w:hAnsi="Cambria" w:cs="Calibri"/>
                <w:color w:val="000000"/>
                <w:lang w:val="en-ZA" w:eastAsia="en-ZA"/>
              </w:rPr>
              <w:t>Marketing Officers</w:t>
            </w:r>
          </w:p>
        </w:tc>
        <w:tc>
          <w:tcPr>
            <w:tcW w:w="2914" w:type="dxa"/>
            <w:tcBorders>
              <w:top w:val="single" w:sz="8" w:space="0" w:color="auto"/>
              <w:left w:val="nil"/>
              <w:bottom w:val="single" w:sz="4" w:space="0" w:color="auto"/>
              <w:right w:val="single" w:sz="4" w:space="0" w:color="auto"/>
            </w:tcBorders>
            <w:shd w:val="clear" w:color="auto" w:fill="auto"/>
            <w:noWrap/>
            <w:vAlign w:val="bottom"/>
            <w:hideMark/>
          </w:tcPr>
          <w:p w:rsidR="009B64C7" w:rsidRPr="00A17A95" w:rsidRDefault="009B64C7" w:rsidP="001A7841">
            <w:pPr>
              <w:jc w:val="right"/>
              <w:rPr>
                <w:rFonts w:ascii="Cambria" w:hAnsi="Cambria" w:cs="Calibri"/>
                <w:color w:val="000000"/>
                <w:lang w:val="en-ZA" w:eastAsia="en-ZA"/>
              </w:rPr>
            </w:pPr>
            <w:r w:rsidRPr="00A17A95">
              <w:rPr>
                <w:rFonts w:ascii="Cambria" w:hAnsi="Cambria" w:cs="Calibri"/>
                <w:color w:val="000000"/>
                <w:lang w:val="en-ZA" w:eastAsia="en-ZA"/>
              </w:rPr>
              <w:t>30.00%</w:t>
            </w:r>
          </w:p>
        </w:tc>
        <w:tc>
          <w:tcPr>
            <w:tcW w:w="1134" w:type="dxa"/>
            <w:tcBorders>
              <w:top w:val="single" w:sz="8" w:space="0" w:color="auto"/>
              <w:left w:val="nil"/>
              <w:bottom w:val="single" w:sz="4" w:space="0" w:color="auto"/>
              <w:right w:val="single" w:sz="4" w:space="0" w:color="auto"/>
            </w:tcBorders>
          </w:tcPr>
          <w:p w:rsidR="009B64C7" w:rsidRPr="00A17A95" w:rsidRDefault="009B64C7" w:rsidP="001A7841">
            <w:pPr>
              <w:jc w:val="right"/>
              <w:rPr>
                <w:rFonts w:ascii="Cambria" w:hAnsi="Cambria" w:cs="Calibri"/>
                <w:color w:val="000000"/>
                <w:lang w:val="en-ZA" w:eastAsia="en-ZA"/>
              </w:rPr>
            </w:pPr>
            <w:r>
              <w:rPr>
                <w:rFonts w:ascii="Cambria" w:hAnsi="Cambria" w:cs="Calibri"/>
                <w:color w:val="000000"/>
                <w:lang w:val="en-ZA" w:eastAsia="en-ZA"/>
              </w:rPr>
              <w:t>31.00</w:t>
            </w:r>
          </w:p>
        </w:tc>
        <w:tc>
          <w:tcPr>
            <w:tcW w:w="1134" w:type="dxa"/>
            <w:tcBorders>
              <w:top w:val="single" w:sz="8" w:space="0" w:color="auto"/>
              <w:left w:val="nil"/>
              <w:bottom w:val="single" w:sz="4" w:space="0" w:color="auto"/>
              <w:right w:val="single" w:sz="4" w:space="0" w:color="auto"/>
            </w:tcBorders>
          </w:tcPr>
          <w:p w:rsidR="009B64C7" w:rsidRDefault="009B64C7" w:rsidP="001A7841">
            <w:pPr>
              <w:jc w:val="right"/>
              <w:rPr>
                <w:rFonts w:ascii="Cambria" w:hAnsi="Cambria" w:cs="Calibri"/>
                <w:color w:val="000000"/>
                <w:lang w:val="en-ZA" w:eastAsia="en-ZA"/>
              </w:rPr>
            </w:pPr>
            <w:r>
              <w:rPr>
                <w:rFonts w:ascii="Cambria" w:hAnsi="Cambria" w:cs="Calibri"/>
                <w:color w:val="000000"/>
                <w:lang w:val="en-ZA" w:eastAsia="en-ZA"/>
              </w:rPr>
              <w:t>32</w:t>
            </w:r>
          </w:p>
        </w:tc>
      </w:tr>
      <w:tr w:rsidR="009B64C7" w:rsidRPr="00A17A95" w:rsidTr="009B64C7">
        <w:trPr>
          <w:trHeight w:val="420"/>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rsidR="009B64C7" w:rsidRPr="00A17A95" w:rsidRDefault="009B64C7" w:rsidP="001A7841">
            <w:pPr>
              <w:rPr>
                <w:rFonts w:ascii="Cambria" w:hAnsi="Cambria" w:cs="Calibri"/>
                <w:color w:val="000000"/>
                <w:lang w:val="en-ZA" w:eastAsia="en-ZA"/>
              </w:rPr>
            </w:pPr>
            <w:r w:rsidRPr="00A17A95">
              <w:rPr>
                <w:rFonts w:ascii="Cambria" w:hAnsi="Cambria" w:cs="Calibri"/>
                <w:color w:val="000000"/>
                <w:lang w:val="en-ZA" w:eastAsia="en-ZA"/>
              </w:rPr>
              <w:t>Sales Manager</w:t>
            </w:r>
          </w:p>
        </w:tc>
        <w:tc>
          <w:tcPr>
            <w:tcW w:w="2914" w:type="dxa"/>
            <w:tcBorders>
              <w:top w:val="nil"/>
              <w:left w:val="nil"/>
              <w:bottom w:val="single" w:sz="4" w:space="0" w:color="auto"/>
              <w:right w:val="single" w:sz="4" w:space="0" w:color="auto"/>
            </w:tcBorders>
            <w:shd w:val="clear" w:color="auto" w:fill="auto"/>
            <w:noWrap/>
            <w:vAlign w:val="bottom"/>
            <w:hideMark/>
          </w:tcPr>
          <w:p w:rsidR="009B64C7" w:rsidRPr="00A17A95" w:rsidRDefault="009B64C7" w:rsidP="001A7841">
            <w:pPr>
              <w:jc w:val="right"/>
              <w:rPr>
                <w:rFonts w:ascii="Cambria" w:hAnsi="Cambria" w:cs="Calibri"/>
                <w:color w:val="000000"/>
                <w:lang w:val="en-ZA" w:eastAsia="en-ZA"/>
              </w:rPr>
            </w:pPr>
            <w:r w:rsidRPr="00A17A95">
              <w:rPr>
                <w:rFonts w:ascii="Cambria" w:hAnsi="Cambria" w:cs="Calibri"/>
                <w:color w:val="000000"/>
                <w:lang w:val="en-ZA" w:eastAsia="en-ZA"/>
              </w:rPr>
              <w:t>4.50%</w:t>
            </w:r>
          </w:p>
        </w:tc>
        <w:tc>
          <w:tcPr>
            <w:tcW w:w="1134" w:type="dxa"/>
            <w:tcBorders>
              <w:top w:val="nil"/>
              <w:left w:val="nil"/>
              <w:bottom w:val="single" w:sz="4" w:space="0" w:color="auto"/>
              <w:right w:val="single" w:sz="4" w:space="0" w:color="auto"/>
            </w:tcBorders>
          </w:tcPr>
          <w:p w:rsidR="009B64C7" w:rsidRPr="00A17A95" w:rsidRDefault="009B64C7" w:rsidP="001A7841">
            <w:pPr>
              <w:jc w:val="right"/>
              <w:rPr>
                <w:rFonts w:ascii="Cambria" w:hAnsi="Cambria" w:cs="Calibri"/>
                <w:color w:val="000000"/>
                <w:lang w:val="en-ZA" w:eastAsia="en-ZA"/>
              </w:rPr>
            </w:pPr>
          </w:p>
        </w:tc>
        <w:tc>
          <w:tcPr>
            <w:tcW w:w="1134" w:type="dxa"/>
            <w:tcBorders>
              <w:top w:val="nil"/>
              <w:left w:val="nil"/>
              <w:bottom w:val="single" w:sz="4" w:space="0" w:color="auto"/>
              <w:right w:val="single" w:sz="4" w:space="0" w:color="auto"/>
            </w:tcBorders>
          </w:tcPr>
          <w:p w:rsidR="009B64C7" w:rsidRPr="00A17A95" w:rsidRDefault="009B64C7" w:rsidP="001A7841">
            <w:pPr>
              <w:jc w:val="right"/>
              <w:rPr>
                <w:rFonts w:ascii="Cambria" w:hAnsi="Cambria" w:cs="Calibri"/>
                <w:color w:val="000000"/>
                <w:lang w:val="en-ZA" w:eastAsia="en-ZA"/>
              </w:rPr>
            </w:pPr>
          </w:p>
        </w:tc>
      </w:tr>
      <w:tr w:rsidR="009B64C7" w:rsidRPr="00A17A95" w:rsidTr="009B64C7">
        <w:trPr>
          <w:trHeight w:val="420"/>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rsidR="009B64C7" w:rsidRPr="00A17A95" w:rsidRDefault="009B64C7" w:rsidP="001A7841">
            <w:pPr>
              <w:rPr>
                <w:rFonts w:ascii="Cambria" w:hAnsi="Cambria" w:cs="Calibri"/>
                <w:color w:val="000000"/>
                <w:lang w:val="en-ZA" w:eastAsia="en-ZA"/>
              </w:rPr>
            </w:pPr>
            <w:r w:rsidRPr="00A17A95">
              <w:rPr>
                <w:rFonts w:ascii="Cambria" w:hAnsi="Cambria" w:cs="Calibri"/>
                <w:color w:val="000000"/>
                <w:lang w:val="en-ZA" w:eastAsia="en-ZA"/>
              </w:rPr>
              <w:t>Branch Manager</w:t>
            </w:r>
          </w:p>
        </w:tc>
        <w:tc>
          <w:tcPr>
            <w:tcW w:w="2914" w:type="dxa"/>
            <w:tcBorders>
              <w:top w:val="nil"/>
              <w:left w:val="nil"/>
              <w:bottom w:val="single" w:sz="4" w:space="0" w:color="auto"/>
              <w:right w:val="single" w:sz="4" w:space="0" w:color="auto"/>
            </w:tcBorders>
            <w:shd w:val="clear" w:color="auto" w:fill="auto"/>
            <w:noWrap/>
            <w:vAlign w:val="bottom"/>
            <w:hideMark/>
          </w:tcPr>
          <w:p w:rsidR="009B64C7" w:rsidRPr="00A17A95" w:rsidRDefault="009B64C7" w:rsidP="001A7841">
            <w:pPr>
              <w:jc w:val="right"/>
              <w:rPr>
                <w:rFonts w:ascii="Cambria" w:hAnsi="Cambria" w:cs="Calibri"/>
                <w:color w:val="000000"/>
                <w:lang w:val="en-ZA" w:eastAsia="en-ZA"/>
              </w:rPr>
            </w:pPr>
            <w:r w:rsidRPr="00A17A95">
              <w:rPr>
                <w:rFonts w:ascii="Cambria" w:hAnsi="Cambria" w:cs="Calibri"/>
                <w:color w:val="000000"/>
                <w:lang w:val="en-ZA" w:eastAsia="en-ZA"/>
              </w:rPr>
              <w:t>3.00%</w:t>
            </w:r>
          </w:p>
        </w:tc>
        <w:tc>
          <w:tcPr>
            <w:tcW w:w="1134" w:type="dxa"/>
            <w:tcBorders>
              <w:top w:val="nil"/>
              <w:left w:val="nil"/>
              <w:bottom w:val="single" w:sz="4" w:space="0" w:color="auto"/>
              <w:right w:val="single" w:sz="4" w:space="0" w:color="auto"/>
            </w:tcBorders>
          </w:tcPr>
          <w:p w:rsidR="009B64C7" w:rsidRPr="00A17A95" w:rsidRDefault="009B64C7" w:rsidP="001A7841">
            <w:pPr>
              <w:jc w:val="right"/>
              <w:rPr>
                <w:rFonts w:ascii="Cambria" w:hAnsi="Cambria" w:cs="Calibri"/>
                <w:color w:val="000000"/>
                <w:lang w:val="en-ZA" w:eastAsia="en-ZA"/>
              </w:rPr>
            </w:pPr>
          </w:p>
        </w:tc>
        <w:tc>
          <w:tcPr>
            <w:tcW w:w="1134" w:type="dxa"/>
            <w:tcBorders>
              <w:top w:val="nil"/>
              <w:left w:val="nil"/>
              <w:bottom w:val="single" w:sz="4" w:space="0" w:color="auto"/>
              <w:right w:val="single" w:sz="4" w:space="0" w:color="auto"/>
            </w:tcBorders>
          </w:tcPr>
          <w:p w:rsidR="009B64C7" w:rsidRPr="00A17A95" w:rsidRDefault="009B64C7" w:rsidP="001A7841">
            <w:pPr>
              <w:jc w:val="right"/>
              <w:rPr>
                <w:rFonts w:ascii="Cambria" w:hAnsi="Cambria" w:cs="Calibri"/>
                <w:color w:val="000000"/>
                <w:lang w:val="en-ZA" w:eastAsia="en-ZA"/>
              </w:rPr>
            </w:pPr>
          </w:p>
        </w:tc>
      </w:tr>
      <w:tr w:rsidR="009B64C7" w:rsidRPr="00A17A95" w:rsidTr="009B64C7">
        <w:trPr>
          <w:trHeight w:val="420"/>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rsidR="009B64C7" w:rsidRPr="00A17A95" w:rsidRDefault="009B64C7" w:rsidP="001A7841">
            <w:pPr>
              <w:rPr>
                <w:rFonts w:ascii="Cambria" w:hAnsi="Cambria" w:cs="Calibri"/>
                <w:color w:val="000000"/>
                <w:lang w:val="en-ZA" w:eastAsia="en-ZA"/>
              </w:rPr>
            </w:pPr>
            <w:r w:rsidRPr="00A17A95">
              <w:rPr>
                <w:rFonts w:ascii="Cambria" w:hAnsi="Cambria" w:cs="Calibri"/>
                <w:color w:val="000000"/>
                <w:lang w:val="en-ZA" w:eastAsia="en-ZA"/>
              </w:rPr>
              <w:t>Regional Manager</w:t>
            </w:r>
          </w:p>
        </w:tc>
        <w:tc>
          <w:tcPr>
            <w:tcW w:w="2914" w:type="dxa"/>
            <w:tcBorders>
              <w:top w:val="nil"/>
              <w:left w:val="nil"/>
              <w:bottom w:val="single" w:sz="4" w:space="0" w:color="auto"/>
              <w:right w:val="single" w:sz="4" w:space="0" w:color="auto"/>
            </w:tcBorders>
            <w:shd w:val="clear" w:color="auto" w:fill="auto"/>
            <w:noWrap/>
            <w:vAlign w:val="bottom"/>
            <w:hideMark/>
          </w:tcPr>
          <w:p w:rsidR="009B64C7" w:rsidRPr="00A17A95" w:rsidRDefault="009B64C7" w:rsidP="001A7841">
            <w:pPr>
              <w:jc w:val="right"/>
              <w:rPr>
                <w:rFonts w:ascii="Cambria" w:hAnsi="Cambria" w:cs="Calibri"/>
                <w:color w:val="000000"/>
                <w:lang w:val="en-ZA" w:eastAsia="en-ZA"/>
              </w:rPr>
            </w:pPr>
            <w:r w:rsidRPr="00A17A95">
              <w:rPr>
                <w:rFonts w:ascii="Cambria" w:hAnsi="Cambria" w:cs="Calibri"/>
                <w:color w:val="000000"/>
                <w:lang w:val="en-ZA" w:eastAsia="en-ZA"/>
              </w:rPr>
              <w:t>2.00%</w:t>
            </w:r>
          </w:p>
        </w:tc>
        <w:tc>
          <w:tcPr>
            <w:tcW w:w="1134" w:type="dxa"/>
            <w:tcBorders>
              <w:top w:val="nil"/>
              <w:left w:val="nil"/>
              <w:bottom w:val="single" w:sz="4" w:space="0" w:color="auto"/>
              <w:right w:val="single" w:sz="4" w:space="0" w:color="auto"/>
            </w:tcBorders>
          </w:tcPr>
          <w:p w:rsidR="009B64C7" w:rsidRPr="00A17A95" w:rsidRDefault="009B64C7" w:rsidP="001A7841">
            <w:pPr>
              <w:jc w:val="right"/>
              <w:rPr>
                <w:rFonts w:ascii="Cambria" w:hAnsi="Cambria" w:cs="Calibri"/>
                <w:color w:val="000000"/>
                <w:lang w:val="en-ZA" w:eastAsia="en-ZA"/>
              </w:rPr>
            </w:pPr>
          </w:p>
        </w:tc>
        <w:tc>
          <w:tcPr>
            <w:tcW w:w="1134" w:type="dxa"/>
            <w:tcBorders>
              <w:top w:val="nil"/>
              <w:left w:val="nil"/>
              <w:bottom w:val="single" w:sz="4" w:space="0" w:color="auto"/>
              <w:right w:val="single" w:sz="4" w:space="0" w:color="auto"/>
            </w:tcBorders>
          </w:tcPr>
          <w:p w:rsidR="009B64C7" w:rsidRPr="00A17A95" w:rsidRDefault="009B64C7" w:rsidP="001A7841">
            <w:pPr>
              <w:jc w:val="right"/>
              <w:rPr>
                <w:rFonts w:ascii="Cambria" w:hAnsi="Cambria" w:cs="Calibri"/>
                <w:color w:val="000000"/>
                <w:lang w:val="en-ZA" w:eastAsia="en-ZA"/>
              </w:rPr>
            </w:pPr>
          </w:p>
        </w:tc>
      </w:tr>
      <w:tr w:rsidR="009B64C7" w:rsidRPr="00A17A95" w:rsidTr="009B64C7">
        <w:trPr>
          <w:trHeight w:val="420"/>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rsidR="009B64C7" w:rsidRPr="00A17A95" w:rsidRDefault="009B64C7" w:rsidP="001A7841">
            <w:pPr>
              <w:rPr>
                <w:rFonts w:ascii="Cambria" w:hAnsi="Cambria" w:cs="Calibri"/>
                <w:color w:val="000000"/>
                <w:lang w:val="en-ZA" w:eastAsia="en-ZA"/>
              </w:rPr>
            </w:pPr>
            <w:r w:rsidRPr="00A17A95">
              <w:rPr>
                <w:rFonts w:ascii="Cambria" w:hAnsi="Cambria" w:cs="Calibri"/>
                <w:color w:val="000000"/>
                <w:lang w:val="en-ZA" w:eastAsia="en-ZA"/>
              </w:rPr>
              <w:t>National Sales Manager</w:t>
            </w:r>
          </w:p>
        </w:tc>
        <w:tc>
          <w:tcPr>
            <w:tcW w:w="2914" w:type="dxa"/>
            <w:tcBorders>
              <w:top w:val="nil"/>
              <w:left w:val="nil"/>
              <w:bottom w:val="single" w:sz="4" w:space="0" w:color="auto"/>
              <w:right w:val="single" w:sz="4" w:space="0" w:color="auto"/>
            </w:tcBorders>
            <w:shd w:val="clear" w:color="auto" w:fill="auto"/>
            <w:noWrap/>
            <w:vAlign w:val="bottom"/>
            <w:hideMark/>
          </w:tcPr>
          <w:p w:rsidR="009B64C7" w:rsidRPr="00A17A95" w:rsidRDefault="009B64C7" w:rsidP="001A7841">
            <w:pPr>
              <w:jc w:val="right"/>
              <w:rPr>
                <w:rFonts w:ascii="Cambria" w:hAnsi="Cambria" w:cs="Calibri"/>
                <w:color w:val="000000"/>
                <w:lang w:val="en-ZA" w:eastAsia="en-ZA"/>
              </w:rPr>
            </w:pPr>
            <w:r w:rsidRPr="00A17A95">
              <w:rPr>
                <w:rFonts w:ascii="Cambria" w:hAnsi="Cambria" w:cs="Calibri"/>
                <w:color w:val="000000"/>
                <w:lang w:val="en-ZA" w:eastAsia="en-ZA"/>
              </w:rPr>
              <w:t>0.00%</w:t>
            </w:r>
          </w:p>
        </w:tc>
        <w:tc>
          <w:tcPr>
            <w:tcW w:w="1134" w:type="dxa"/>
            <w:tcBorders>
              <w:top w:val="nil"/>
              <w:left w:val="nil"/>
              <w:bottom w:val="single" w:sz="4" w:space="0" w:color="auto"/>
              <w:right w:val="single" w:sz="4" w:space="0" w:color="auto"/>
            </w:tcBorders>
          </w:tcPr>
          <w:p w:rsidR="009B64C7" w:rsidRPr="00A17A95" w:rsidRDefault="009B64C7" w:rsidP="001A7841">
            <w:pPr>
              <w:jc w:val="right"/>
              <w:rPr>
                <w:rFonts w:ascii="Cambria" w:hAnsi="Cambria" w:cs="Calibri"/>
                <w:color w:val="000000"/>
                <w:lang w:val="en-ZA" w:eastAsia="en-ZA"/>
              </w:rPr>
            </w:pPr>
          </w:p>
        </w:tc>
        <w:tc>
          <w:tcPr>
            <w:tcW w:w="1134" w:type="dxa"/>
            <w:tcBorders>
              <w:top w:val="nil"/>
              <w:left w:val="nil"/>
              <w:bottom w:val="single" w:sz="4" w:space="0" w:color="auto"/>
              <w:right w:val="single" w:sz="4" w:space="0" w:color="auto"/>
            </w:tcBorders>
          </w:tcPr>
          <w:p w:rsidR="009B64C7" w:rsidRPr="00A17A95" w:rsidRDefault="009B64C7" w:rsidP="001A7841">
            <w:pPr>
              <w:jc w:val="right"/>
              <w:rPr>
                <w:rFonts w:ascii="Cambria" w:hAnsi="Cambria" w:cs="Calibri"/>
                <w:color w:val="000000"/>
                <w:lang w:val="en-ZA" w:eastAsia="en-ZA"/>
              </w:rPr>
            </w:pPr>
          </w:p>
        </w:tc>
      </w:tr>
      <w:tr w:rsidR="009B64C7" w:rsidRPr="00A17A95" w:rsidTr="009B64C7">
        <w:trPr>
          <w:trHeight w:val="420"/>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rsidR="009B64C7" w:rsidRPr="00A17A95" w:rsidRDefault="009B64C7" w:rsidP="001A7841">
            <w:pPr>
              <w:rPr>
                <w:rFonts w:ascii="Cambria" w:hAnsi="Cambria" w:cs="Calibri"/>
                <w:color w:val="000000"/>
                <w:lang w:val="en-ZA" w:eastAsia="en-ZA"/>
              </w:rPr>
            </w:pPr>
            <w:r w:rsidRPr="00A17A95">
              <w:rPr>
                <w:rFonts w:ascii="Cambria" w:hAnsi="Cambria" w:cs="Calibri"/>
                <w:color w:val="000000"/>
                <w:lang w:val="en-ZA" w:eastAsia="en-ZA"/>
              </w:rPr>
              <w:t>Bonus</w:t>
            </w:r>
          </w:p>
        </w:tc>
        <w:tc>
          <w:tcPr>
            <w:tcW w:w="2914" w:type="dxa"/>
            <w:tcBorders>
              <w:top w:val="nil"/>
              <w:left w:val="nil"/>
              <w:bottom w:val="single" w:sz="4" w:space="0" w:color="auto"/>
              <w:right w:val="single" w:sz="4" w:space="0" w:color="auto"/>
            </w:tcBorders>
            <w:shd w:val="clear" w:color="auto" w:fill="auto"/>
            <w:noWrap/>
            <w:vAlign w:val="bottom"/>
            <w:hideMark/>
          </w:tcPr>
          <w:p w:rsidR="009B64C7" w:rsidRPr="00A17A95" w:rsidRDefault="009B64C7" w:rsidP="001A7841">
            <w:pPr>
              <w:jc w:val="right"/>
              <w:rPr>
                <w:rFonts w:ascii="Cambria" w:hAnsi="Cambria" w:cs="Calibri"/>
                <w:color w:val="000000"/>
                <w:lang w:val="en-ZA" w:eastAsia="en-ZA"/>
              </w:rPr>
            </w:pPr>
            <w:r w:rsidRPr="00A17A95">
              <w:rPr>
                <w:rFonts w:ascii="Cambria" w:hAnsi="Cambria" w:cs="Calibri"/>
                <w:color w:val="000000"/>
                <w:lang w:val="en-ZA" w:eastAsia="en-ZA"/>
              </w:rPr>
              <w:t>3.00%</w:t>
            </w:r>
          </w:p>
        </w:tc>
        <w:tc>
          <w:tcPr>
            <w:tcW w:w="1134" w:type="dxa"/>
            <w:tcBorders>
              <w:top w:val="nil"/>
              <w:left w:val="nil"/>
              <w:bottom w:val="single" w:sz="4" w:space="0" w:color="auto"/>
              <w:right w:val="single" w:sz="4" w:space="0" w:color="auto"/>
            </w:tcBorders>
          </w:tcPr>
          <w:p w:rsidR="009B64C7" w:rsidRPr="00A17A95" w:rsidRDefault="009B64C7" w:rsidP="001A7841">
            <w:pPr>
              <w:jc w:val="right"/>
              <w:rPr>
                <w:rFonts w:ascii="Cambria" w:hAnsi="Cambria" w:cs="Calibri"/>
                <w:color w:val="000000"/>
                <w:lang w:val="en-ZA" w:eastAsia="en-ZA"/>
              </w:rPr>
            </w:pPr>
          </w:p>
        </w:tc>
        <w:tc>
          <w:tcPr>
            <w:tcW w:w="1134" w:type="dxa"/>
            <w:tcBorders>
              <w:top w:val="nil"/>
              <w:left w:val="nil"/>
              <w:bottom w:val="single" w:sz="4" w:space="0" w:color="auto"/>
              <w:right w:val="single" w:sz="4" w:space="0" w:color="auto"/>
            </w:tcBorders>
          </w:tcPr>
          <w:p w:rsidR="009B64C7" w:rsidRPr="00A17A95" w:rsidRDefault="009B64C7" w:rsidP="001A7841">
            <w:pPr>
              <w:jc w:val="right"/>
              <w:rPr>
                <w:rFonts w:ascii="Cambria" w:hAnsi="Cambria" w:cs="Calibri"/>
                <w:color w:val="000000"/>
                <w:lang w:val="en-ZA" w:eastAsia="en-ZA"/>
              </w:rPr>
            </w:pPr>
          </w:p>
        </w:tc>
      </w:tr>
      <w:tr w:rsidR="009B64C7" w:rsidRPr="00A17A95" w:rsidTr="009B64C7">
        <w:trPr>
          <w:trHeight w:val="420"/>
        </w:trPr>
        <w:tc>
          <w:tcPr>
            <w:tcW w:w="3340" w:type="dxa"/>
            <w:tcBorders>
              <w:top w:val="nil"/>
              <w:left w:val="single" w:sz="8" w:space="0" w:color="auto"/>
              <w:bottom w:val="single" w:sz="4" w:space="0" w:color="auto"/>
              <w:right w:val="single" w:sz="4" w:space="0" w:color="auto"/>
            </w:tcBorders>
            <w:shd w:val="clear" w:color="auto" w:fill="auto"/>
            <w:noWrap/>
            <w:vAlign w:val="bottom"/>
            <w:hideMark/>
          </w:tcPr>
          <w:p w:rsidR="009B64C7" w:rsidRPr="00A17A95" w:rsidRDefault="009B64C7" w:rsidP="001A7841">
            <w:pPr>
              <w:rPr>
                <w:rFonts w:ascii="Cambria" w:hAnsi="Cambria" w:cs="Calibri"/>
                <w:color w:val="000000"/>
                <w:lang w:val="en-ZA" w:eastAsia="en-ZA"/>
              </w:rPr>
            </w:pPr>
            <w:r w:rsidRPr="00A17A95">
              <w:rPr>
                <w:rFonts w:ascii="Cambria" w:hAnsi="Cambria" w:cs="Calibri"/>
                <w:color w:val="000000"/>
                <w:lang w:val="en-ZA" w:eastAsia="en-ZA"/>
              </w:rPr>
              <w:lastRenderedPageBreak/>
              <w:t>Target Commision</w:t>
            </w:r>
          </w:p>
        </w:tc>
        <w:tc>
          <w:tcPr>
            <w:tcW w:w="2914" w:type="dxa"/>
            <w:tcBorders>
              <w:top w:val="nil"/>
              <w:left w:val="nil"/>
              <w:bottom w:val="single" w:sz="4" w:space="0" w:color="auto"/>
              <w:right w:val="single" w:sz="4" w:space="0" w:color="auto"/>
            </w:tcBorders>
            <w:shd w:val="clear" w:color="auto" w:fill="auto"/>
            <w:noWrap/>
            <w:vAlign w:val="bottom"/>
            <w:hideMark/>
          </w:tcPr>
          <w:p w:rsidR="009B64C7" w:rsidRPr="00A17A95" w:rsidRDefault="009B64C7" w:rsidP="001A7841">
            <w:pPr>
              <w:jc w:val="right"/>
              <w:rPr>
                <w:rFonts w:ascii="Cambria" w:hAnsi="Cambria" w:cs="Calibri"/>
                <w:color w:val="000000"/>
                <w:lang w:val="en-ZA" w:eastAsia="en-ZA"/>
              </w:rPr>
            </w:pPr>
            <w:r w:rsidRPr="00A17A95">
              <w:rPr>
                <w:rFonts w:ascii="Cambria" w:hAnsi="Cambria" w:cs="Calibri"/>
                <w:color w:val="000000"/>
                <w:lang w:val="en-ZA" w:eastAsia="en-ZA"/>
              </w:rPr>
              <w:t>3.00%</w:t>
            </w:r>
          </w:p>
        </w:tc>
        <w:tc>
          <w:tcPr>
            <w:tcW w:w="1134" w:type="dxa"/>
            <w:tcBorders>
              <w:top w:val="nil"/>
              <w:left w:val="nil"/>
              <w:bottom w:val="single" w:sz="4" w:space="0" w:color="auto"/>
              <w:right w:val="single" w:sz="4" w:space="0" w:color="auto"/>
            </w:tcBorders>
          </w:tcPr>
          <w:p w:rsidR="009B64C7" w:rsidRPr="00A17A95" w:rsidRDefault="009B64C7" w:rsidP="001A7841">
            <w:pPr>
              <w:jc w:val="right"/>
              <w:rPr>
                <w:rFonts w:ascii="Cambria" w:hAnsi="Cambria" w:cs="Calibri"/>
                <w:color w:val="000000"/>
                <w:lang w:val="en-ZA" w:eastAsia="en-ZA"/>
              </w:rPr>
            </w:pPr>
            <w:r>
              <w:rPr>
                <w:rFonts w:ascii="Cambria" w:hAnsi="Cambria" w:cs="Calibri"/>
                <w:color w:val="000000"/>
                <w:lang w:val="en-ZA" w:eastAsia="en-ZA"/>
              </w:rPr>
              <w:t>2.00</w:t>
            </w:r>
          </w:p>
        </w:tc>
        <w:tc>
          <w:tcPr>
            <w:tcW w:w="1134" w:type="dxa"/>
            <w:tcBorders>
              <w:top w:val="nil"/>
              <w:left w:val="nil"/>
              <w:bottom w:val="single" w:sz="4" w:space="0" w:color="auto"/>
              <w:right w:val="single" w:sz="4" w:space="0" w:color="auto"/>
            </w:tcBorders>
          </w:tcPr>
          <w:p w:rsidR="009B64C7" w:rsidRDefault="009B64C7" w:rsidP="001A7841">
            <w:pPr>
              <w:jc w:val="right"/>
              <w:rPr>
                <w:rFonts w:ascii="Cambria" w:hAnsi="Cambria" w:cs="Calibri"/>
                <w:color w:val="000000"/>
                <w:lang w:val="en-ZA" w:eastAsia="en-ZA"/>
              </w:rPr>
            </w:pPr>
          </w:p>
        </w:tc>
      </w:tr>
      <w:tr w:rsidR="009B64C7" w:rsidRPr="00A17A95" w:rsidTr="009B64C7">
        <w:trPr>
          <w:trHeight w:val="435"/>
        </w:trPr>
        <w:tc>
          <w:tcPr>
            <w:tcW w:w="3340" w:type="dxa"/>
            <w:tcBorders>
              <w:top w:val="nil"/>
              <w:left w:val="single" w:sz="8" w:space="0" w:color="auto"/>
              <w:bottom w:val="nil"/>
              <w:right w:val="single" w:sz="4" w:space="0" w:color="auto"/>
            </w:tcBorders>
            <w:shd w:val="clear" w:color="auto" w:fill="auto"/>
            <w:noWrap/>
            <w:vAlign w:val="bottom"/>
            <w:hideMark/>
          </w:tcPr>
          <w:p w:rsidR="009B64C7" w:rsidRPr="00A17A95" w:rsidRDefault="009B64C7" w:rsidP="001A7841">
            <w:pPr>
              <w:rPr>
                <w:rFonts w:ascii="Cambria" w:hAnsi="Cambria" w:cs="Calibri"/>
                <w:color w:val="000000"/>
                <w:lang w:val="en-ZA" w:eastAsia="en-ZA"/>
              </w:rPr>
            </w:pPr>
            <w:r w:rsidRPr="00A17A95">
              <w:rPr>
                <w:rFonts w:ascii="Cambria" w:hAnsi="Cambria" w:cs="Calibri"/>
                <w:color w:val="000000"/>
                <w:lang w:val="en-ZA" w:eastAsia="en-ZA"/>
              </w:rPr>
              <w:t>Agency Management</w:t>
            </w:r>
          </w:p>
        </w:tc>
        <w:tc>
          <w:tcPr>
            <w:tcW w:w="2914" w:type="dxa"/>
            <w:tcBorders>
              <w:top w:val="nil"/>
              <w:left w:val="nil"/>
              <w:bottom w:val="single" w:sz="4" w:space="0" w:color="auto"/>
              <w:right w:val="single" w:sz="4" w:space="0" w:color="auto"/>
            </w:tcBorders>
            <w:shd w:val="clear" w:color="auto" w:fill="auto"/>
            <w:noWrap/>
            <w:vAlign w:val="bottom"/>
            <w:hideMark/>
          </w:tcPr>
          <w:p w:rsidR="009B64C7" w:rsidRPr="00A17A95" w:rsidRDefault="009B64C7" w:rsidP="001A7841">
            <w:pPr>
              <w:jc w:val="right"/>
              <w:rPr>
                <w:rFonts w:ascii="Cambria" w:hAnsi="Cambria" w:cs="Calibri"/>
                <w:color w:val="000000"/>
                <w:lang w:val="en-ZA" w:eastAsia="en-ZA"/>
              </w:rPr>
            </w:pPr>
            <w:r w:rsidRPr="00A17A95">
              <w:rPr>
                <w:rFonts w:ascii="Cambria" w:hAnsi="Cambria" w:cs="Calibri"/>
                <w:color w:val="000000"/>
                <w:lang w:val="en-ZA" w:eastAsia="en-ZA"/>
              </w:rPr>
              <w:t>4.50%</w:t>
            </w:r>
          </w:p>
        </w:tc>
        <w:tc>
          <w:tcPr>
            <w:tcW w:w="1134" w:type="dxa"/>
            <w:tcBorders>
              <w:top w:val="nil"/>
              <w:left w:val="nil"/>
              <w:bottom w:val="single" w:sz="4" w:space="0" w:color="auto"/>
              <w:right w:val="single" w:sz="4" w:space="0" w:color="auto"/>
            </w:tcBorders>
          </w:tcPr>
          <w:p w:rsidR="009B64C7" w:rsidRPr="00A17A95" w:rsidRDefault="009B64C7" w:rsidP="001A7841">
            <w:pPr>
              <w:jc w:val="right"/>
              <w:rPr>
                <w:rFonts w:ascii="Cambria" w:hAnsi="Cambria" w:cs="Calibri"/>
                <w:color w:val="000000"/>
                <w:lang w:val="en-ZA" w:eastAsia="en-ZA"/>
              </w:rPr>
            </w:pPr>
          </w:p>
        </w:tc>
        <w:tc>
          <w:tcPr>
            <w:tcW w:w="1134" w:type="dxa"/>
            <w:tcBorders>
              <w:top w:val="nil"/>
              <w:left w:val="nil"/>
              <w:bottom w:val="single" w:sz="4" w:space="0" w:color="auto"/>
              <w:right w:val="single" w:sz="4" w:space="0" w:color="auto"/>
            </w:tcBorders>
          </w:tcPr>
          <w:p w:rsidR="009B64C7" w:rsidRPr="00A17A95" w:rsidRDefault="009B64C7" w:rsidP="001A7841">
            <w:pPr>
              <w:jc w:val="right"/>
              <w:rPr>
                <w:rFonts w:ascii="Cambria" w:hAnsi="Cambria" w:cs="Calibri"/>
                <w:color w:val="000000"/>
                <w:lang w:val="en-ZA" w:eastAsia="en-ZA"/>
              </w:rPr>
            </w:pPr>
          </w:p>
        </w:tc>
      </w:tr>
      <w:tr w:rsidR="009B64C7" w:rsidRPr="00A17A95" w:rsidTr="009B64C7">
        <w:trPr>
          <w:trHeight w:val="435"/>
        </w:trPr>
        <w:tc>
          <w:tcPr>
            <w:tcW w:w="33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9B64C7" w:rsidRPr="00A17A95" w:rsidRDefault="009B64C7" w:rsidP="001A7841">
            <w:pPr>
              <w:rPr>
                <w:rFonts w:ascii="Cambria" w:hAnsi="Cambria" w:cs="Calibri"/>
                <w:b/>
                <w:bCs/>
                <w:color w:val="000000"/>
                <w:lang w:val="en-ZA" w:eastAsia="en-ZA"/>
              </w:rPr>
            </w:pPr>
            <w:r w:rsidRPr="00A17A95">
              <w:rPr>
                <w:rFonts w:ascii="Cambria" w:hAnsi="Cambria" w:cs="Calibri"/>
                <w:b/>
                <w:bCs/>
                <w:color w:val="000000"/>
                <w:lang w:val="en-ZA" w:eastAsia="en-ZA"/>
              </w:rPr>
              <w:t xml:space="preserve">Total </w:t>
            </w:r>
          </w:p>
        </w:tc>
        <w:tc>
          <w:tcPr>
            <w:tcW w:w="2914" w:type="dxa"/>
            <w:tcBorders>
              <w:top w:val="single" w:sz="8" w:space="0" w:color="auto"/>
              <w:left w:val="nil"/>
              <w:bottom w:val="single" w:sz="8" w:space="0" w:color="auto"/>
              <w:right w:val="single" w:sz="4" w:space="0" w:color="auto"/>
            </w:tcBorders>
            <w:shd w:val="clear" w:color="auto" w:fill="auto"/>
            <w:noWrap/>
            <w:vAlign w:val="bottom"/>
            <w:hideMark/>
          </w:tcPr>
          <w:p w:rsidR="009B64C7" w:rsidRPr="00A17A95" w:rsidRDefault="009B64C7" w:rsidP="001A7841">
            <w:pPr>
              <w:jc w:val="right"/>
              <w:rPr>
                <w:rFonts w:ascii="Cambria" w:hAnsi="Cambria" w:cs="Calibri"/>
                <w:b/>
                <w:bCs/>
                <w:color w:val="000000"/>
                <w:lang w:val="en-ZA" w:eastAsia="en-ZA"/>
              </w:rPr>
            </w:pPr>
            <w:r w:rsidRPr="00A17A95">
              <w:rPr>
                <w:rFonts w:ascii="Cambria" w:hAnsi="Cambria" w:cs="Calibri"/>
                <w:b/>
                <w:bCs/>
                <w:color w:val="000000"/>
                <w:lang w:val="en-ZA" w:eastAsia="en-ZA"/>
              </w:rPr>
              <w:t>50.0%</w:t>
            </w:r>
          </w:p>
        </w:tc>
        <w:tc>
          <w:tcPr>
            <w:tcW w:w="1134" w:type="dxa"/>
            <w:tcBorders>
              <w:top w:val="single" w:sz="8" w:space="0" w:color="auto"/>
              <w:left w:val="nil"/>
              <w:bottom w:val="single" w:sz="8" w:space="0" w:color="auto"/>
              <w:right w:val="single" w:sz="4" w:space="0" w:color="auto"/>
            </w:tcBorders>
          </w:tcPr>
          <w:p w:rsidR="009B64C7" w:rsidRPr="00A17A95" w:rsidRDefault="009B64C7" w:rsidP="001A7841">
            <w:pPr>
              <w:jc w:val="right"/>
              <w:rPr>
                <w:rFonts w:ascii="Cambria" w:hAnsi="Cambria" w:cs="Calibri"/>
                <w:b/>
                <w:bCs/>
                <w:color w:val="000000"/>
                <w:lang w:val="en-ZA" w:eastAsia="en-ZA"/>
              </w:rPr>
            </w:pPr>
          </w:p>
        </w:tc>
        <w:tc>
          <w:tcPr>
            <w:tcW w:w="1134" w:type="dxa"/>
            <w:tcBorders>
              <w:top w:val="single" w:sz="8" w:space="0" w:color="auto"/>
              <w:left w:val="nil"/>
              <w:bottom w:val="single" w:sz="8" w:space="0" w:color="auto"/>
              <w:right w:val="single" w:sz="4" w:space="0" w:color="auto"/>
            </w:tcBorders>
          </w:tcPr>
          <w:p w:rsidR="009B64C7" w:rsidRPr="00A17A95" w:rsidRDefault="009B64C7" w:rsidP="001A7841">
            <w:pPr>
              <w:jc w:val="right"/>
              <w:rPr>
                <w:rFonts w:ascii="Cambria" w:hAnsi="Cambria" w:cs="Calibri"/>
                <w:b/>
                <w:bCs/>
                <w:color w:val="000000"/>
                <w:lang w:val="en-ZA" w:eastAsia="en-ZA"/>
              </w:rPr>
            </w:pPr>
          </w:p>
        </w:tc>
      </w:tr>
    </w:tbl>
    <w:p w:rsidR="0009078E" w:rsidRPr="00A17A95" w:rsidRDefault="0009078E" w:rsidP="00397D9C">
      <w:pPr>
        <w:pStyle w:val="Heading2"/>
        <w:rPr>
          <w:rFonts w:ascii="Cambria" w:hAnsi="Cambria"/>
        </w:rPr>
      </w:pPr>
      <w:bookmarkStart w:id="279" w:name="_Toc371586442"/>
      <w:r w:rsidRPr="00A17A95">
        <w:rPr>
          <w:rFonts w:ascii="Cambria" w:hAnsi="Cambria"/>
        </w:rPr>
        <w:t>Commission for agents on probation</w:t>
      </w:r>
      <w:bookmarkEnd w:id="279"/>
    </w:p>
    <w:p w:rsidR="00A17A95" w:rsidRDefault="00A17A95" w:rsidP="00A17A95">
      <w:pPr>
        <w:pStyle w:val="NoSpacing"/>
        <w:rPr>
          <w:rFonts w:ascii="Cambria" w:hAnsi="Cambria"/>
          <w:sz w:val="24"/>
          <w:szCs w:val="24"/>
        </w:rPr>
      </w:pPr>
      <w:r w:rsidRPr="00A17A95">
        <w:rPr>
          <w:rFonts w:ascii="Cambria" w:hAnsi="Cambria"/>
          <w:sz w:val="24"/>
          <w:szCs w:val="24"/>
        </w:rPr>
        <w:t xml:space="preserve">These are Agents who are 6 months less old with Express Life. </w:t>
      </w:r>
    </w:p>
    <w:p w:rsidR="00A17A95" w:rsidRDefault="00A17A95" w:rsidP="00A17A95">
      <w:pPr>
        <w:pStyle w:val="NoSpacing"/>
        <w:rPr>
          <w:rFonts w:ascii="Cambria" w:hAnsi="Cambria"/>
          <w:sz w:val="24"/>
          <w:szCs w:val="24"/>
        </w:rPr>
      </w:pPr>
    </w:p>
    <w:p w:rsidR="00A17A95" w:rsidRPr="00A17A95" w:rsidRDefault="00A17A95" w:rsidP="00A17A95">
      <w:pPr>
        <w:pStyle w:val="NoSpacing"/>
        <w:rPr>
          <w:rFonts w:ascii="Cambria" w:hAnsi="Cambria"/>
          <w:sz w:val="24"/>
          <w:szCs w:val="24"/>
        </w:rPr>
      </w:pPr>
      <w:r w:rsidRPr="00A17A95">
        <w:rPr>
          <w:rFonts w:ascii="Cambria" w:hAnsi="Cambria"/>
          <w:sz w:val="24"/>
          <w:szCs w:val="24"/>
        </w:rPr>
        <w:t>Their commission calculation is based on Accepted cases over the period of the run.</w:t>
      </w:r>
    </w:p>
    <w:p w:rsidR="00A17A95" w:rsidRPr="00A17A95" w:rsidRDefault="00A17A95" w:rsidP="00E259CB">
      <w:pPr>
        <w:pStyle w:val="NoSpacing"/>
        <w:numPr>
          <w:ilvl w:val="0"/>
          <w:numId w:val="90"/>
        </w:numPr>
        <w:rPr>
          <w:rFonts w:ascii="Cambria" w:hAnsi="Cambria"/>
          <w:sz w:val="24"/>
          <w:szCs w:val="24"/>
        </w:rPr>
      </w:pPr>
      <w:r w:rsidRPr="00A17A95">
        <w:rPr>
          <w:rFonts w:ascii="Cambria" w:hAnsi="Cambria"/>
          <w:sz w:val="24"/>
          <w:szCs w:val="24"/>
        </w:rPr>
        <w:t xml:space="preserve">Commission = 3 X Monthly Accepted case. </w:t>
      </w:r>
    </w:p>
    <w:p w:rsidR="00A17A95" w:rsidRPr="00A17A95" w:rsidRDefault="00A17A95" w:rsidP="00A17A95">
      <w:pPr>
        <w:pStyle w:val="NoSpacing"/>
        <w:rPr>
          <w:rFonts w:ascii="Cambria" w:hAnsi="Cambria"/>
          <w:sz w:val="24"/>
          <w:szCs w:val="24"/>
        </w:rPr>
      </w:pPr>
      <w:r w:rsidRPr="00A17A95">
        <w:rPr>
          <w:rFonts w:ascii="Cambria" w:hAnsi="Cambria"/>
          <w:sz w:val="24"/>
          <w:szCs w:val="24"/>
        </w:rPr>
        <w:t xml:space="preserve">The system must be flexible to handle substitution of Accepted cases with Incepted cases. Also the multiplier (3) can be changed. </w:t>
      </w:r>
    </w:p>
    <w:p w:rsidR="001A345E" w:rsidRDefault="001A345E" w:rsidP="0009078E">
      <w:pPr>
        <w:rPr>
          <w:rFonts w:ascii="Cambria" w:hAnsi="Cambria"/>
        </w:rPr>
      </w:pPr>
    </w:p>
    <w:p w:rsidR="0009078E" w:rsidRPr="00A17A95" w:rsidRDefault="0009078E" w:rsidP="0009078E">
      <w:pPr>
        <w:rPr>
          <w:rFonts w:ascii="Cambria" w:hAnsi="Cambria"/>
        </w:rPr>
      </w:pPr>
      <w:r w:rsidRPr="00A17A95">
        <w:rPr>
          <w:rFonts w:ascii="Cambria" w:hAnsi="Cambria"/>
        </w:rPr>
        <w:t>Agents on probati</w:t>
      </w:r>
      <w:r w:rsidR="001A345E">
        <w:rPr>
          <w:rFonts w:ascii="Cambria" w:hAnsi="Cambria"/>
        </w:rPr>
        <w:t>on when their new business is ac</w:t>
      </w:r>
      <w:r w:rsidRPr="00A17A95">
        <w:rPr>
          <w:rFonts w:ascii="Cambria" w:hAnsi="Cambria"/>
        </w:rPr>
        <w:t>cepted earn 3 times the commission</w:t>
      </w:r>
      <w:r w:rsidR="001A345E">
        <w:rPr>
          <w:rFonts w:ascii="Cambria" w:hAnsi="Cambria"/>
        </w:rPr>
        <w:t xml:space="preserve"> due to be</w:t>
      </w:r>
      <w:r w:rsidRPr="00A17A95">
        <w:rPr>
          <w:rFonts w:ascii="Cambria" w:hAnsi="Cambria"/>
        </w:rPr>
        <w:t xml:space="preserve"> earned </w:t>
      </w:r>
      <w:r w:rsidR="00E616F2" w:rsidRPr="00A17A95">
        <w:rPr>
          <w:rFonts w:ascii="Cambria" w:hAnsi="Cambria"/>
        </w:rPr>
        <w:t xml:space="preserve">on </w:t>
      </w:r>
      <w:r w:rsidRPr="00A17A95">
        <w:rPr>
          <w:rFonts w:ascii="Cambria" w:hAnsi="Cambria"/>
        </w:rPr>
        <w:t>the new business and have to bring i</w:t>
      </w:r>
      <w:r w:rsidR="008C7B92" w:rsidRPr="00A17A95">
        <w:rPr>
          <w:rFonts w:ascii="Cambria" w:hAnsi="Cambria"/>
        </w:rPr>
        <w:t xml:space="preserve">n new business for 6 months consecutively earning 3 times the commission. After 6 months then they start earning full commission on all the </w:t>
      </w:r>
      <w:r w:rsidR="00545D30">
        <w:rPr>
          <w:rFonts w:ascii="Cambria" w:hAnsi="Cambria"/>
        </w:rPr>
        <w:t xml:space="preserve">incepted </w:t>
      </w:r>
      <w:r w:rsidR="008C7B92" w:rsidRPr="00A17A95">
        <w:rPr>
          <w:rFonts w:ascii="Cambria" w:hAnsi="Cambria"/>
        </w:rPr>
        <w:t xml:space="preserve">new business brought in </w:t>
      </w:r>
      <w:r w:rsidR="001A345E">
        <w:rPr>
          <w:rFonts w:ascii="Cambria" w:hAnsi="Cambria"/>
        </w:rPr>
        <w:t xml:space="preserve">and incepted </w:t>
      </w:r>
      <w:r w:rsidR="008C7B92" w:rsidRPr="00A17A95">
        <w:rPr>
          <w:rFonts w:ascii="Cambria" w:hAnsi="Cambria"/>
        </w:rPr>
        <w:t>with</w:t>
      </w:r>
      <w:r w:rsidR="00DA0DFB" w:rsidRPr="00A17A95">
        <w:rPr>
          <w:rFonts w:ascii="Cambria" w:hAnsi="Cambria"/>
        </w:rPr>
        <w:t>in</w:t>
      </w:r>
      <w:r w:rsidR="008C7B92" w:rsidRPr="00A17A95">
        <w:rPr>
          <w:rFonts w:ascii="Cambria" w:hAnsi="Cambria"/>
        </w:rPr>
        <w:t xml:space="preserve"> the six month</w:t>
      </w:r>
    </w:p>
    <w:p w:rsidR="008C7B92" w:rsidRPr="00A17A95" w:rsidRDefault="008C7B92" w:rsidP="0009078E">
      <w:pPr>
        <w:rPr>
          <w:rFonts w:ascii="Cambria" w:hAnsi="Cambria"/>
        </w:rPr>
      </w:pPr>
    </w:p>
    <w:tbl>
      <w:tblPr>
        <w:tblStyle w:val="TableGrid"/>
        <w:tblW w:w="10490" w:type="dxa"/>
        <w:tblInd w:w="-34" w:type="dxa"/>
        <w:tblLayout w:type="fixed"/>
        <w:tblLook w:val="04A0" w:firstRow="1" w:lastRow="0" w:firstColumn="1" w:lastColumn="0" w:noHBand="0" w:noVBand="1"/>
      </w:tblPr>
      <w:tblGrid>
        <w:gridCol w:w="1135"/>
        <w:gridCol w:w="1523"/>
        <w:gridCol w:w="605"/>
        <w:gridCol w:w="709"/>
        <w:gridCol w:w="708"/>
        <w:gridCol w:w="851"/>
        <w:gridCol w:w="709"/>
        <w:gridCol w:w="708"/>
        <w:gridCol w:w="3542"/>
      </w:tblGrid>
      <w:tr w:rsidR="00CE2153" w:rsidRPr="00A17A95" w:rsidTr="00545D30">
        <w:tc>
          <w:tcPr>
            <w:tcW w:w="1135" w:type="dxa"/>
          </w:tcPr>
          <w:p w:rsidR="00CE2153" w:rsidRPr="00A17A95" w:rsidRDefault="00CE2153" w:rsidP="0009078E">
            <w:pPr>
              <w:rPr>
                <w:rFonts w:ascii="Cambria" w:hAnsi="Cambria"/>
              </w:rPr>
            </w:pPr>
          </w:p>
        </w:tc>
        <w:tc>
          <w:tcPr>
            <w:tcW w:w="1523" w:type="dxa"/>
          </w:tcPr>
          <w:p w:rsidR="00CE2153" w:rsidRPr="00A17A95" w:rsidRDefault="00CE2153" w:rsidP="0009078E">
            <w:pPr>
              <w:rPr>
                <w:rFonts w:ascii="Cambria" w:hAnsi="Cambria"/>
              </w:rPr>
            </w:pPr>
          </w:p>
        </w:tc>
        <w:tc>
          <w:tcPr>
            <w:tcW w:w="4290" w:type="dxa"/>
            <w:gridSpan w:val="6"/>
          </w:tcPr>
          <w:p w:rsidR="00CE2153" w:rsidRPr="00A17A95" w:rsidRDefault="00CE2153" w:rsidP="0009078E">
            <w:pPr>
              <w:rPr>
                <w:rFonts w:ascii="Cambria" w:hAnsi="Cambria"/>
                <w:b/>
              </w:rPr>
            </w:pPr>
            <w:r w:rsidRPr="00A17A95">
              <w:rPr>
                <w:rFonts w:ascii="Cambria" w:hAnsi="Cambria"/>
                <w:b/>
              </w:rPr>
              <w:t>Accepted</w:t>
            </w:r>
          </w:p>
        </w:tc>
        <w:tc>
          <w:tcPr>
            <w:tcW w:w="3542" w:type="dxa"/>
          </w:tcPr>
          <w:p w:rsidR="00CE2153" w:rsidRPr="00A17A95" w:rsidRDefault="00CE2153" w:rsidP="0009078E">
            <w:pPr>
              <w:rPr>
                <w:rFonts w:ascii="Cambria" w:hAnsi="Cambria"/>
                <w:b/>
              </w:rPr>
            </w:pPr>
            <w:r w:rsidRPr="00A17A95">
              <w:rPr>
                <w:rFonts w:ascii="Cambria" w:hAnsi="Cambria"/>
                <w:b/>
              </w:rPr>
              <w:t>Incepted</w:t>
            </w:r>
            <w:r w:rsidR="00773F24" w:rsidRPr="00A17A95">
              <w:rPr>
                <w:rFonts w:ascii="Cambria" w:hAnsi="Cambria"/>
                <w:b/>
              </w:rPr>
              <w:t xml:space="preserve"> cases only</w:t>
            </w:r>
          </w:p>
        </w:tc>
      </w:tr>
      <w:tr w:rsidR="00CE2153" w:rsidRPr="00A17A95" w:rsidTr="00545D30">
        <w:tc>
          <w:tcPr>
            <w:tcW w:w="1135" w:type="dxa"/>
          </w:tcPr>
          <w:p w:rsidR="00DA0DFB" w:rsidRPr="00A17A95" w:rsidRDefault="00DA0DFB" w:rsidP="0009078E">
            <w:pPr>
              <w:rPr>
                <w:rFonts w:ascii="Cambria" w:hAnsi="Cambria"/>
              </w:rPr>
            </w:pPr>
          </w:p>
        </w:tc>
        <w:tc>
          <w:tcPr>
            <w:tcW w:w="1523" w:type="dxa"/>
          </w:tcPr>
          <w:p w:rsidR="00DA0DFB" w:rsidRPr="00A17A95" w:rsidRDefault="00DA0DFB" w:rsidP="0009078E">
            <w:pPr>
              <w:rPr>
                <w:rFonts w:ascii="Cambria" w:hAnsi="Cambria"/>
              </w:rPr>
            </w:pPr>
          </w:p>
        </w:tc>
        <w:tc>
          <w:tcPr>
            <w:tcW w:w="605" w:type="dxa"/>
          </w:tcPr>
          <w:p w:rsidR="00DA0DFB" w:rsidRPr="00A17A95" w:rsidRDefault="00DA0DFB" w:rsidP="00A17A95">
            <w:pPr>
              <w:rPr>
                <w:rFonts w:ascii="Cambria" w:hAnsi="Cambria"/>
                <w:b/>
              </w:rPr>
            </w:pPr>
            <w:r w:rsidRPr="00A17A95">
              <w:rPr>
                <w:rFonts w:ascii="Cambria" w:hAnsi="Cambria"/>
                <w:b/>
              </w:rPr>
              <w:t>Jan</w:t>
            </w:r>
          </w:p>
        </w:tc>
        <w:tc>
          <w:tcPr>
            <w:tcW w:w="709" w:type="dxa"/>
          </w:tcPr>
          <w:p w:rsidR="00DA0DFB" w:rsidRPr="00A17A95" w:rsidRDefault="00DA0DFB" w:rsidP="00A17A95">
            <w:pPr>
              <w:rPr>
                <w:rFonts w:ascii="Cambria" w:hAnsi="Cambria"/>
                <w:b/>
              </w:rPr>
            </w:pPr>
            <w:r w:rsidRPr="00A17A95">
              <w:rPr>
                <w:rFonts w:ascii="Cambria" w:hAnsi="Cambria"/>
                <w:b/>
              </w:rPr>
              <w:t>Feb</w:t>
            </w:r>
          </w:p>
        </w:tc>
        <w:tc>
          <w:tcPr>
            <w:tcW w:w="708" w:type="dxa"/>
          </w:tcPr>
          <w:p w:rsidR="00DA0DFB" w:rsidRPr="00A17A95" w:rsidRDefault="00DA0DFB" w:rsidP="00A17A95">
            <w:pPr>
              <w:rPr>
                <w:rFonts w:ascii="Cambria" w:hAnsi="Cambria"/>
                <w:b/>
              </w:rPr>
            </w:pPr>
            <w:r w:rsidRPr="00A17A95">
              <w:rPr>
                <w:rFonts w:ascii="Cambria" w:hAnsi="Cambria"/>
                <w:b/>
              </w:rPr>
              <w:t>Mar</w:t>
            </w:r>
          </w:p>
        </w:tc>
        <w:tc>
          <w:tcPr>
            <w:tcW w:w="851" w:type="dxa"/>
          </w:tcPr>
          <w:p w:rsidR="00DA0DFB" w:rsidRPr="00A17A95" w:rsidRDefault="00DA0DFB" w:rsidP="0009078E">
            <w:pPr>
              <w:rPr>
                <w:rFonts w:ascii="Cambria" w:hAnsi="Cambria"/>
                <w:b/>
              </w:rPr>
            </w:pPr>
            <w:r w:rsidRPr="00A17A95">
              <w:rPr>
                <w:rFonts w:ascii="Cambria" w:hAnsi="Cambria"/>
                <w:b/>
              </w:rPr>
              <w:t>April</w:t>
            </w:r>
          </w:p>
        </w:tc>
        <w:tc>
          <w:tcPr>
            <w:tcW w:w="709" w:type="dxa"/>
          </w:tcPr>
          <w:p w:rsidR="00DA0DFB" w:rsidRPr="00A17A95" w:rsidRDefault="00DA0DFB" w:rsidP="0009078E">
            <w:pPr>
              <w:rPr>
                <w:rFonts w:ascii="Cambria" w:hAnsi="Cambria"/>
                <w:b/>
              </w:rPr>
            </w:pPr>
            <w:r w:rsidRPr="00A17A95">
              <w:rPr>
                <w:rFonts w:ascii="Cambria" w:hAnsi="Cambria"/>
                <w:b/>
              </w:rPr>
              <w:t>May</w:t>
            </w:r>
          </w:p>
        </w:tc>
        <w:tc>
          <w:tcPr>
            <w:tcW w:w="708" w:type="dxa"/>
          </w:tcPr>
          <w:p w:rsidR="00DA0DFB" w:rsidRPr="00A17A95" w:rsidRDefault="00DA0DFB" w:rsidP="0009078E">
            <w:pPr>
              <w:rPr>
                <w:rFonts w:ascii="Cambria" w:hAnsi="Cambria"/>
                <w:b/>
              </w:rPr>
            </w:pPr>
            <w:r w:rsidRPr="00A17A95">
              <w:rPr>
                <w:rFonts w:ascii="Cambria" w:hAnsi="Cambria"/>
                <w:b/>
              </w:rPr>
              <w:t>June</w:t>
            </w:r>
          </w:p>
        </w:tc>
        <w:tc>
          <w:tcPr>
            <w:tcW w:w="3542" w:type="dxa"/>
          </w:tcPr>
          <w:p w:rsidR="00DA0DFB" w:rsidRPr="00A17A95" w:rsidRDefault="00DA0DFB" w:rsidP="0009078E">
            <w:pPr>
              <w:rPr>
                <w:rFonts w:ascii="Cambria" w:hAnsi="Cambria"/>
                <w:b/>
              </w:rPr>
            </w:pPr>
            <w:r w:rsidRPr="00A17A95">
              <w:rPr>
                <w:rFonts w:ascii="Cambria" w:hAnsi="Cambria"/>
                <w:b/>
              </w:rPr>
              <w:t>July</w:t>
            </w:r>
            <w:r w:rsidR="00CE2153" w:rsidRPr="00A17A95">
              <w:rPr>
                <w:rFonts w:ascii="Cambria" w:hAnsi="Cambria"/>
                <w:b/>
              </w:rPr>
              <w:t>(</w:t>
            </w:r>
            <w:r w:rsidR="00773F24" w:rsidRPr="00A17A95">
              <w:rPr>
                <w:rFonts w:ascii="Cambria" w:hAnsi="Cambria"/>
              </w:rPr>
              <w:t>If incepted or renewal premiums payments are allocated in the month above</w:t>
            </w:r>
            <w:r w:rsidR="00CE2153" w:rsidRPr="00A17A95">
              <w:rPr>
                <w:rFonts w:ascii="Cambria" w:hAnsi="Cambria"/>
                <w:b/>
              </w:rPr>
              <w:t>)</w:t>
            </w:r>
          </w:p>
        </w:tc>
      </w:tr>
      <w:tr w:rsidR="00CE2153" w:rsidRPr="00A17A95" w:rsidTr="00545D30">
        <w:tc>
          <w:tcPr>
            <w:tcW w:w="1135" w:type="dxa"/>
          </w:tcPr>
          <w:p w:rsidR="00DA0DFB" w:rsidRPr="00A17A95" w:rsidRDefault="00DA0DFB" w:rsidP="0009078E">
            <w:pPr>
              <w:rPr>
                <w:rFonts w:ascii="Cambria" w:hAnsi="Cambria"/>
                <w:b/>
              </w:rPr>
            </w:pPr>
            <w:r w:rsidRPr="00A17A95">
              <w:rPr>
                <w:rFonts w:ascii="Cambria" w:hAnsi="Cambria"/>
                <w:b/>
              </w:rPr>
              <w:t>Month</w:t>
            </w:r>
          </w:p>
        </w:tc>
        <w:tc>
          <w:tcPr>
            <w:tcW w:w="1523" w:type="dxa"/>
          </w:tcPr>
          <w:p w:rsidR="00DA0DFB" w:rsidRPr="00A17A95" w:rsidRDefault="00DA0DFB" w:rsidP="00F252C0">
            <w:pPr>
              <w:rPr>
                <w:rFonts w:ascii="Cambria" w:hAnsi="Cambria"/>
                <w:b/>
              </w:rPr>
            </w:pPr>
            <w:r w:rsidRPr="00A17A95">
              <w:rPr>
                <w:rFonts w:ascii="Cambria" w:hAnsi="Cambria"/>
                <w:b/>
              </w:rPr>
              <w:t xml:space="preserve">Commission </w:t>
            </w:r>
          </w:p>
        </w:tc>
        <w:tc>
          <w:tcPr>
            <w:tcW w:w="605" w:type="dxa"/>
          </w:tcPr>
          <w:p w:rsidR="00DA0DFB" w:rsidRPr="00A17A95" w:rsidRDefault="00DA0DFB" w:rsidP="0009078E">
            <w:pPr>
              <w:rPr>
                <w:rFonts w:ascii="Cambria" w:hAnsi="Cambria"/>
              </w:rPr>
            </w:pPr>
          </w:p>
        </w:tc>
        <w:tc>
          <w:tcPr>
            <w:tcW w:w="709" w:type="dxa"/>
          </w:tcPr>
          <w:p w:rsidR="00DA0DFB" w:rsidRPr="00A17A95" w:rsidRDefault="00DA0DFB" w:rsidP="0009078E">
            <w:pPr>
              <w:rPr>
                <w:rFonts w:ascii="Cambria" w:hAnsi="Cambria"/>
              </w:rPr>
            </w:pPr>
          </w:p>
        </w:tc>
        <w:tc>
          <w:tcPr>
            <w:tcW w:w="708" w:type="dxa"/>
          </w:tcPr>
          <w:p w:rsidR="00DA0DFB" w:rsidRPr="00A17A95" w:rsidRDefault="00DA0DFB" w:rsidP="0009078E">
            <w:pPr>
              <w:rPr>
                <w:rFonts w:ascii="Cambria" w:hAnsi="Cambria"/>
              </w:rPr>
            </w:pPr>
          </w:p>
        </w:tc>
        <w:tc>
          <w:tcPr>
            <w:tcW w:w="851" w:type="dxa"/>
          </w:tcPr>
          <w:p w:rsidR="00DA0DFB" w:rsidRPr="00A17A95" w:rsidRDefault="00DA0DFB" w:rsidP="0009078E">
            <w:pPr>
              <w:rPr>
                <w:rFonts w:ascii="Cambria" w:hAnsi="Cambria"/>
              </w:rPr>
            </w:pPr>
          </w:p>
        </w:tc>
        <w:tc>
          <w:tcPr>
            <w:tcW w:w="709" w:type="dxa"/>
          </w:tcPr>
          <w:p w:rsidR="00DA0DFB" w:rsidRPr="00A17A95" w:rsidRDefault="00DA0DFB" w:rsidP="0009078E">
            <w:pPr>
              <w:rPr>
                <w:rFonts w:ascii="Cambria" w:hAnsi="Cambria"/>
              </w:rPr>
            </w:pPr>
          </w:p>
        </w:tc>
        <w:tc>
          <w:tcPr>
            <w:tcW w:w="708" w:type="dxa"/>
          </w:tcPr>
          <w:p w:rsidR="00DA0DFB" w:rsidRPr="00A17A95" w:rsidRDefault="00DA0DFB" w:rsidP="0009078E">
            <w:pPr>
              <w:rPr>
                <w:rFonts w:ascii="Cambria" w:hAnsi="Cambria"/>
              </w:rPr>
            </w:pPr>
          </w:p>
        </w:tc>
        <w:tc>
          <w:tcPr>
            <w:tcW w:w="3542" w:type="dxa"/>
          </w:tcPr>
          <w:p w:rsidR="00DA0DFB" w:rsidRPr="00A17A95" w:rsidRDefault="00DA0DFB" w:rsidP="0009078E">
            <w:pPr>
              <w:rPr>
                <w:rFonts w:ascii="Cambria" w:hAnsi="Cambria"/>
              </w:rPr>
            </w:pPr>
          </w:p>
        </w:tc>
      </w:tr>
      <w:tr w:rsidR="00CE2153" w:rsidRPr="00A17A95" w:rsidTr="00545D30">
        <w:tc>
          <w:tcPr>
            <w:tcW w:w="1135" w:type="dxa"/>
          </w:tcPr>
          <w:p w:rsidR="00DA0DFB" w:rsidRPr="00A17A95" w:rsidRDefault="00DA0DFB" w:rsidP="0009078E">
            <w:pPr>
              <w:rPr>
                <w:rFonts w:ascii="Cambria" w:hAnsi="Cambria"/>
              </w:rPr>
            </w:pPr>
            <w:r w:rsidRPr="00A17A95">
              <w:rPr>
                <w:rFonts w:ascii="Cambria" w:hAnsi="Cambria"/>
              </w:rPr>
              <w:t>Jan</w:t>
            </w:r>
          </w:p>
        </w:tc>
        <w:tc>
          <w:tcPr>
            <w:tcW w:w="1523" w:type="dxa"/>
          </w:tcPr>
          <w:p w:rsidR="00DA0DFB" w:rsidRPr="00A17A95" w:rsidRDefault="00DA0DFB" w:rsidP="0009078E">
            <w:pPr>
              <w:rPr>
                <w:rFonts w:ascii="Cambria" w:hAnsi="Cambria"/>
              </w:rPr>
            </w:pPr>
            <w:r w:rsidRPr="00A17A95">
              <w:rPr>
                <w:rFonts w:ascii="Cambria" w:hAnsi="Cambria"/>
              </w:rPr>
              <w:t>100</w:t>
            </w:r>
          </w:p>
        </w:tc>
        <w:tc>
          <w:tcPr>
            <w:tcW w:w="605" w:type="dxa"/>
          </w:tcPr>
          <w:p w:rsidR="00DA0DFB" w:rsidRPr="00A17A95" w:rsidRDefault="00DA0DFB" w:rsidP="0009078E">
            <w:pPr>
              <w:rPr>
                <w:rFonts w:ascii="Cambria" w:hAnsi="Cambria"/>
              </w:rPr>
            </w:pPr>
            <w:r w:rsidRPr="00A17A95">
              <w:rPr>
                <w:rFonts w:ascii="Cambria" w:hAnsi="Cambria"/>
              </w:rPr>
              <w:t>300</w:t>
            </w:r>
          </w:p>
        </w:tc>
        <w:tc>
          <w:tcPr>
            <w:tcW w:w="709" w:type="dxa"/>
          </w:tcPr>
          <w:p w:rsidR="00DA0DFB" w:rsidRPr="00A17A95" w:rsidRDefault="00DA0DFB" w:rsidP="0009078E">
            <w:pPr>
              <w:rPr>
                <w:rFonts w:ascii="Cambria" w:hAnsi="Cambria"/>
              </w:rPr>
            </w:pPr>
          </w:p>
        </w:tc>
        <w:tc>
          <w:tcPr>
            <w:tcW w:w="708" w:type="dxa"/>
          </w:tcPr>
          <w:p w:rsidR="00DA0DFB" w:rsidRPr="00A17A95" w:rsidRDefault="00DA0DFB" w:rsidP="0009078E">
            <w:pPr>
              <w:rPr>
                <w:rFonts w:ascii="Cambria" w:hAnsi="Cambria"/>
              </w:rPr>
            </w:pPr>
          </w:p>
        </w:tc>
        <w:tc>
          <w:tcPr>
            <w:tcW w:w="851" w:type="dxa"/>
          </w:tcPr>
          <w:p w:rsidR="00DA0DFB" w:rsidRPr="00A17A95" w:rsidRDefault="00DA0DFB" w:rsidP="0009078E">
            <w:pPr>
              <w:rPr>
                <w:rFonts w:ascii="Cambria" w:hAnsi="Cambria"/>
              </w:rPr>
            </w:pPr>
          </w:p>
        </w:tc>
        <w:tc>
          <w:tcPr>
            <w:tcW w:w="709" w:type="dxa"/>
          </w:tcPr>
          <w:p w:rsidR="00DA0DFB" w:rsidRPr="00A17A95" w:rsidRDefault="00DA0DFB" w:rsidP="0009078E">
            <w:pPr>
              <w:rPr>
                <w:rFonts w:ascii="Cambria" w:hAnsi="Cambria"/>
              </w:rPr>
            </w:pPr>
          </w:p>
        </w:tc>
        <w:tc>
          <w:tcPr>
            <w:tcW w:w="708" w:type="dxa"/>
          </w:tcPr>
          <w:p w:rsidR="00DA0DFB" w:rsidRPr="00A17A95" w:rsidRDefault="00DA0DFB" w:rsidP="0009078E">
            <w:pPr>
              <w:rPr>
                <w:rFonts w:ascii="Cambria" w:hAnsi="Cambria"/>
              </w:rPr>
            </w:pPr>
          </w:p>
        </w:tc>
        <w:tc>
          <w:tcPr>
            <w:tcW w:w="3542" w:type="dxa"/>
          </w:tcPr>
          <w:p w:rsidR="00DA0DFB" w:rsidRPr="00A17A95" w:rsidRDefault="00DA0DFB" w:rsidP="00CE2153">
            <w:pPr>
              <w:rPr>
                <w:rFonts w:ascii="Cambria" w:hAnsi="Cambria"/>
              </w:rPr>
            </w:pPr>
            <w:r w:rsidRPr="00A17A95">
              <w:rPr>
                <w:rFonts w:ascii="Cambria" w:hAnsi="Cambria"/>
              </w:rPr>
              <w:t>100</w:t>
            </w:r>
            <w:r w:rsidR="00CE2153" w:rsidRPr="00A17A95">
              <w:rPr>
                <w:rFonts w:ascii="Cambria" w:hAnsi="Cambria"/>
              </w:rPr>
              <w:t>(If incepted or renewal premiums payments are allocated</w:t>
            </w:r>
            <w:r w:rsidR="00773F24" w:rsidRPr="00A17A95">
              <w:rPr>
                <w:rFonts w:ascii="Cambria" w:hAnsi="Cambria"/>
              </w:rPr>
              <w:t xml:space="preserve"> in the month above</w:t>
            </w:r>
            <w:r w:rsidR="00CE2153" w:rsidRPr="00A17A95">
              <w:rPr>
                <w:rFonts w:ascii="Cambria" w:hAnsi="Cambria"/>
              </w:rPr>
              <w:t>)</w:t>
            </w:r>
          </w:p>
        </w:tc>
      </w:tr>
      <w:tr w:rsidR="00CE2153" w:rsidRPr="00A17A95" w:rsidTr="00545D30">
        <w:tc>
          <w:tcPr>
            <w:tcW w:w="1135" w:type="dxa"/>
          </w:tcPr>
          <w:p w:rsidR="00DA0DFB" w:rsidRPr="00A17A95" w:rsidRDefault="00DA0DFB" w:rsidP="0009078E">
            <w:pPr>
              <w:rPr>
                <w:rFonts w:ascii="Cambria" w:hAnsi="Cambria"/>
              </w:rPr>
            </w:pPr>
            <w:r w:rsidRPr="00A17A95">
              <w:rPr>
                <w:rFonts w:ascii="Cambria" w:hAnsi="Cambria"/>
              </w:rPr>
              <w:t>Feb</w:t>
            </w:r>
          </w:p>
        </w:tc>
        <w:tc>
          <w:tcPr>
            <w:tcW w:w="1523" w:type="dxa"/>
          </w:tcPr>
          <w:p w:rsidR="00DA0DFB" w:rsidRPr="00A17A95" w:rsidRDefault="00DA0DFB" w:rsidP="0009078E">
            <w:pPr>
              <w:rPr>
                <w:rFonts w:ascii="Cambria" w:hAnsi="Cambria"/>
              </w:rPr>
            </w:pPr>
            <w:r w:rsidRPr="00A17A95">
              <w:rPr>
                <w:rFonts w:ascii="Cambria" w:hAnsi="Cambria"/>
              </w:rPr>
              <w:t>80</w:t>
            </w:r>
          </w:p>
        </w:tc>
        <w:tc>
          <w:tcPr>
            <w:tcW w:w="605" w:type="dxa"/>
          </w:tcPr>
          <w:p w:rsidR="00DA0DFB" w:rsidRPr="00A17A95" w:rsidRDefault="00DA0DFB" w:rsidP="0009078E">
            <w:pPr>
              <w:rPr>
                <w:rFonts w:ascii="Cambria" w:hAnsi="Cambria"/>
              </w:rPr>
            </w:pPr>
          </w:p>
        </w:tc>
        <w:tc>
          <w:tcPr>
            <w:tcW w:w="709" w:type="dxa"/>
          </w:tcPr>
          <w:p w:rsidR="00DA0DFB" w:rsidRPr="00A17A95" w:rsidRDefault="00DA0DFB" w:rsidP="0009078E">
            <w:pPr>
              <w:rPr>
                <w:rFonts w:ascii="Cambria" w:hAnsi="Cambria"/>
              </w:rPr>
            </w:pPr>
            <w:r w:rsidRPr="00A17A95">
              <w:rPr>
                <w:rFonts w:ascii="Cambria" w:hAnsi="Cambria"/>
              </w:rPr>
              <w:t>240</w:t>
            </w:r>
          </w:p>
        </w:tc>
        <w:tc>
          <w:tcPr>
            <w:tcW w:w="708" w:type="dxa"/>
          </w:tcPr>
          <w:p w:rsidR="00DA0DFB" w:rsidRPr="00A17A95" w:rsidRDefault="00DA0DFB" w:rsidP="0009078E">
            <w:pPr>
              <w:rPr>
                <w:rFonts w:ascii="Cambria" w:hAnsi="Cambria"/>
              </w:rPr>
            </w:pPr>
          </w:p>
        </w:tc>
        <w:tc>
          <w:tcPr>
            <w:tcW w:w="851" w:type="dxa"/>
          </w:tcPr>
          <w:p w:rsidR="00DA0DFB" w:rsidRPr="00A17A95" w:rsidRDefault="00DA0DFB" w:rsidP="0009078E">
            <w:pPr>
              <w:rPr>
                <w:rFonts w:ascii="Cambria" w:hAnsi="Cambria"/>
              </w:rPr>
            </w:pPr>
          </w:p>
        </w:tc>
        <w:tc>
          <w:tcPr>
            <w:tcW w:w="709" w:type="dxa"/>
          </w:tcPr>
          <w:p w:rsidR="00DA0DFB" w:rsidRPr="00A17A95" w:rsidRDefault="00DA0DFB" w:rsidP="0009078E">
            <w:pPr>
              <w:rPr>
                <w:rFonts w:ascii="Cambria" w:hAnsi="Cambria"/>
              </w:rPr>
            </w:pPr>
          </w:p>
        </w:tc>
        <w:tc>
          <w:tcPr>
            <w:tcW w:w="708" w:type="dxa"/>
          </w:tcPr>
          <w:p w:rsidR="00DA0DFB" w:rsidRPr="00A17A95" w:rsidRDefault="00DA0DFB" w:rsidP="0009078E">
            <w:pPr>
              <w:rPr>
                <w:rFonts w:ascii="Cambria" w:hAnsi="Cambria"/>
              </w:rPr>
            </w:pPr>
          </w:p>
        </w:tc>
        <w:tc>
          <w:tcPr>
            <w:tcW w:w="3542" w:type="dxa"/>
          </w:tcPr>
          <w:p w:rsidR="00DA0DFB" w:rsidRPr="00A17A95" w:rsidRDefault="00DA0DFB" w:rsidP="0009078E">
            <w:pPr>
              <w:rPr>
                <w:rFonts w:ascii="Cambria" w:hAnsi="Cambria"/>
              </w:rPr>
            </w:pPr>
            <w:r w:rsidRPr="00A17A95">
              <w:rPr>
                <w:rFonts w:ascii="Cambria" w:hAnsi="Cambria"/>
              </w:rPr>
              <w:t>80</w:t>
            </w:r>
          </w:p>
        </w:tc>
      </w:tr>
      <w:tr w:rsidR="00CE2153" w:rsidRPr="00A17A95" w:rsidTr="00545D30">
        <w:tc>
          <w:tcPr>
            <w:tcW w:w="1135" w:type="dxa"/>
          </w:tcPr>
          <w:p w:rsidR="00DA0DFB" w:rsidRPr="00A17A95" w:rsidRDefault="00DA0DFB" w:rsidP="0009078E">
            <w:pPr>
              <w:rPr>
                <w:rFonts w:ascii="Cambria" w:hAnsi="Cambria"/>
              </w:rPr>
            </w:pPr>
            <w:r w:rsidRPr="00A17A95">
              <w:rPr>
                <w:rFonts w:ascii="Cambria" w:hAnsi="Cambria"/>
              </w:rPr>
              <w:t>Mar</w:t>
            </w:r>
          </w:p>
        </w:tc>
        <w:tc>
          <w:tcPr>
            <w:tcW w:w="1523" w:type="dxa"/>
          </w:tcPr>
          <w:p w:rsidR="00DA0DFB" w:rsidRPr="00A17A95" w:rsidRDefault="00DA0DFB" w:rsidP="0009078E">
            <w:pPr>
              <w:rPr>
                <w:rFonts w:ascii="Cambria" w:hAnsi="Cambria"/>
              </w:rPr>
            </w:pPr>
            <w:r w:rsidRPr="00A17A95">
              <w:rPr>
                <w:rFonts w:ascii="Cambria" w:hAnsi="Cambria"/>
              </w:rPr>
              <w:t>120</w:t>
            </w:r>
          </w:p>
        </w:tc>
        <w:tc>
          <w:tcPr>
            <w:tcW w:w="605" w:type="dxa"/>
          </w:tcPr>
          <w:p w:rsidR="00DA0DFB" w:rsidRPr="00A17A95" w:rsidRDefault="00DA0DFB" w:rsidP="0009078E">
            <w:pPr>
              <w:rPr>
                <w:rFonts w:ascii="Cambria" w:hAnsi="Cambria"/>
              </w:rPr>
            </w:pPr>
          </w:p>
        </w:tc>
        <w:tc>
          <w:tcPr>
            <w:tcW w:w="709" w:type="dxa"/>
          </w:tcPr>
          <w:p w:rsidR="00DA0DFB" w:rsidRPr="00A17A95" w:rsidRDefault="00DA0DFB" w:rsidP="0009078E">
            <w:pPr>
              <w:rPr>
                <w:rFonts w:ascii="Cambria" w:hAnsi="Cambria"/>
              </w:rPr>
            </w:pPr>
          </w:p>
        </w:tc>
        <w:tc>
          <w:tcPr>
            <w:tcW w:w="708" w:type="dxa"/>
          </w:tcPr>
          <w:p w:rsidR="00DA0DFB" w:rsidRPr="00A17A95" w:rsidRDefault="00DA0DFB" w:rsidP="0009078E">
            <w:pPr>
              <w:rPr>
                <w:rFonts w:ascii="Cambria" w:hAnsi="Cambria"/>
              </w:rPr>
            </w:pPr>
            <w:r w:rsidRPr="00A17A95">
              <w:rPr>
                <w:rFonts w:ascii="Cambria" w:hAnsi="Cambria"/>
              </w:rPr>
              <w:t>360</w:t>
            </w:r>
          </w:p>
        </w:tc>
        <w:tc>
          <w:tcPr>
            <w:tcW w:w="851" w:type="dxa"/>
          </w:tcPr>
          <w:p w:rsidR="00DA0DFB" w:rsidRPr="00A17A95" w:rsidRDefault="00DA0DFB" w:rsidP="0009078E">
            <w:pPr>
              <w:rPr>
                <w:rFonts w:ascii="Cambria" w:hAnsi="Cambria"/>
              </w:rPr>
            </w:pPr>
          </w:p>
        </w:tc>
        <w:tc>
          <w:tcPr>
            <w:tcW w:w="709" w:type="dxa"/>
          </w:tcPr>
          <w:p w:rsidR="00DA0DFB" w:rsidRPr="00A17A95" w:rsidRDefault="00DA0DFB" w:rsidP="0009078E">
            <w:pPr>
              <w:rPr>
                <w:rFonts w:ascii="Cambria" w:hAnsi="Cambria"/>
              </w:rPr>
            </w:pPr>
          </w:p>
        </w:tc>
        <w:tc>
          <w:tcPr>
            <w:tcW w:w="708" w:type="dxa"/>
          </w:tcPr>
          <w:p w:rsidR="00DA0DFB" w:rsidRPr="00A17A95" w:rsidRDefault="00DA0DFB" w:rsidP="0009078E">
            <w:pPr>
              <w:rPr>
                <w:rFonts w:ascii="Cambria" w:hAnsi="Cambria"/>
              </w:rPr>
            </w:pPr>
          </w:p>
        </w:tc>
        <w:tc>
          <w:tcPr>
            <w:tcW w:w="3542" w:type="dxa"/>
          </w:tcPr>
          <w:p w:rsidR="00DA0DFB" w:rsidRPr="00A17A95" w:rsidRDefault="00DA0DFB" w:rsidP="0009078E">
            <w:pPr>
              <w:rPr>
                <w:rFonts w:ascii="Cambria" w:hAnsi="Cambria"/>
              </w:rPr>
            </w:pPr>
            <w:r w:rsidRPr="00A17A95">
              <w:rPr>
                <w:rFonts w:ascii="Cambria" w:hAnsi="Cambria"/>
              </w:rPr>
              <w:t>120</w:t>
            </w:r>
          </w:p>
        </w:tc>
      </w:tr>
      <w:tr w:rsidR="00CE2153" w:rsidRPr="00A17A95" w:rsidTr="00545D30">
        <w:tc>
          <w:tcPr>
            <w:tcW w:w="1135" w:type="dxa"/>
          </w:tcPr>
          <w:p w:rsidR="00DA0DFB" w:rsidRPr="00A17A95" w:rsidRDefault="00DA0DFB" w:rsidP="0009078E">
            <w:pPr>
              <w:rPr>
                <w:rFonts w:ascii="Cambria" w:hAnsi="Cambria"/>
              </w:rPr>
            </w:pPr>
            <w:r w:rsidRPr="00A17A95">
              <w:rPr>
                <w:rFonts w:ascii="Cambria" w:hAnsi="Cambria"/>
              </w:rPr>
              <w:t>Apr</w:t>
            </w:r>
          </w:p>
        </w:tc>
        <w:tc>
          <w:tcPr>
            <w:tcW w:w="1523" w:type="dxa"/>
          </w:tcPr>
          <w:p w:rsidR="00DA0DFB" w:rsidRPr="00A17A95" w:rsidRDefault="00DA0DFB" w:rsidP="0009078E">
            <w:pPr>
              <w:rPr>
                <w:rFonts w:ascii="Cambria" w:hAnsi="Cambria"/>
              </w:rPr>
            </w:pPr>
            <w:r w:rsidRPr="00A17A95">
              <w:rPr>
                <w:rFonts w:ascii="Cambria" w:hAnsi="Cambria"/>
              </w:rPr>
              <w:t>90</w:t>
            </w:r>
          </w:p>
        </w:tc>
        <w:tc>
          <w:tcPr>
            <w:tcW w:w="605" w:type="dxa"/>
          </w:tcPr>
          <w:p w:rsidR="00DA0DFB" w:rsidRPr="00A17A95" w:rsidRDefault="00DA0DFB" w:rsidP="0009078E">
            <w:pPr>
              <w:rPr>
                <w:rFonts w:ascii="Cambria" w:hAnsi="Cambria"/>
              </w:rPr>
            </w:pPr>
          </w:p>
        </w:tc>
        <w:tc>
          <w:tcPr>
            <w:tcW w:w="709" w:type="dxa"/>
          </w:tcPr>
          <w:p w:rsidR="00DA0DFB" w:rsidRPr="00A17A95" w:rsidRDefault="00DA0DFB" w:rsidP="0009078E">
            <w:pPr>
              <w:rPr>
                <w:rFonts w:ascii="Cambria" w:hAnsi="Cambria"/>
              </w:rPr>
            </w:pPr>
          </w:p>
        </w:tc>
        <w:tc>
          <w:tcPr>
            <w:tcW w:w="708" w:type="dxa"/>
          </w:tcPr>
          <w:p w:rsidR="00DA0DFB" w:rsidRPr="00A17A95" w:rsidRDefault="00DA0DFB" w:rsidP="0009078E">
            <w:pPr>
              <w:rPr>
                <w:rFonts w:ascii="Cambria" w:hAnsi="Cambria"/>
              </w:rPr>
            </w:pPr>
          </w:p>
        </w:tc>
        <w:tc>
          <w:tcPr>
            <w:tcW w:w="851" w:type="dxa"/>
          </w:tcPr>
          <w:p w:rsidR="00DA0DFB" w:rsidRPr="00A17A95" w:rsidRDefault="00DA0DFB" w:rsidP="0009078E">
            <w:pPr>
              <w:rPr>
                <w:rFonts w:ascii="Cambria" w:hAnsi="Cambria"/>
              </w:rPr>
            </w:pPr>
            <w:r w:rsidRPr="00A17A95">
              <w:rPr>
                <w:rFonts w:ascii="Cambria" w:hAnsi="Cambria"/>
              </w:rPr>
              <w:t>270</w:t>
            </w:r>
          </w:p>
        </w:tc>
        <w:tc>
          <w:tcPr>
            <w:tcW w:w="709" w:type="dxa"/>
          </w:tcPr>
          <w:p w:rsidR="00DA0DFB" w:rsidRPr="00A17A95" w:rsidRDefault="00DA0DFB" w:rsidP="0009078E">
            <w:pPr>
              <w:rPr>
                <w:rFonts w:ascii="Cambria" w:hAnsi="Cambria"/>
              </w:rPr>
            </w:pPr>
          </w:p>
        </w:tc>
        <w:tc>
          <w:tcPr>
            <w:tcW w:w="708" w:type="dxa"/>
          </w:tcPr>
          <w:p w:rsidR="00DA0DFB" w:rsidRPr="00A17A95" w:rsidRDefault="00DA0DFB" w:rsidP="0009078E">
            <w:pPr>
              <w:rPr>
                <w:rFonts w:ascii="Cambria" w:hAnsi="Cambria"/>
              </w:rPr>
            </w:pPr>
          </w:p>
        </w:tc>
        <w:tc>
          <w:tcPr>
            <w:tcW w:w="3542" w:type="dxa"/>
          </w:tcPr>
          <w:p w:rsidR="00DA0DFB" w:rsidRPr="00A17A95" w:rsidRDefault="00DA0DFB" w:rsidP="0009078E">
            <w:pPr>
              <w:rPr>
                <w:rFonts w:ascii="Cambria" w:hAnsi="Cambria"/>
              </w:rPr>
            </w:pPr>
            <w:r w:rsidRPr="00A17A95">
              <w:rPr>
                <w:rFonts w:ascii="Cambria" w:hAnsi="Cambria"/>
              </w:rPr>
              <w:t>90</w:t>
            </w:r>
          </w:p>
        </w:tc>
      </w:tr>
      <w:tr w:rsidR="00CE2153" w:rsidRPr="00A17A95" w:rsidTr="00545D30">
        <w:tc>
          <w:tcPr>
            <w:tcW w:w="1135" w:type="dxa"/>
          </w:tcPr>
          <w:p w:rsidR="00DA0DFB" w:rsidRPr="00A17A95" w:rsidRDefault="00DA0DFB" w:rsidP="0009078E">
            <w:pPr>
              <w:rPr>
                <w:rFonts w:ascii="Cambria" w:hAnsi="Cambria"/>
              </w:rPr>
            </w:pPr>
            <w:r w:rsidRPr="00A17A95">
              <w:rPr>
                <w:rFonts w:ascii="Cambria" w:hAnsi="Cambria"/>
              </w:rPr>
              <w:t>May</w:t>
            </w:r>
          </w:p>
        </w:tc>
        <w:tc>
          <w:tcPr>
            <w:tcW w:w="1523" w:type="dxa"/>
          </w:tcPr>
          <w:p w:rsidR="00DA0DFB" w:rsidRPr="00A17A95" w:rsidRDefault="00DA0DFB" w:rsidP="0009078E">
            <w:pPr>
              <w:rPr>
                <w:rFonts w:ascii="Cambria" w:hAnsi="Cambria"/>
              </w:rPr>
            </w:pPr>
            <w:r w:rsidRPr="00A17A95">
              <w:rPr>
                <w:rFonts w:ascii="Cambria" w:hAnsi="Cambria"/>
              </w:rPr>
              <w:t>110</w:t>
            </w:r>
          </w:p>
        </w:tc>
        <w:tc>
          <w:tcPr>
            <w:tcW w:w="605" w:type="dxa"/>
          </w:tcPr>
          <w:p w:rsidR="00DA0DFB" w:rsidRPr="00A17A95" w:rsidRDefault="00DA0DFB" w:rsidP="0009078E">
            <w:pPr>
              <w:rPr>
                <w:rFonts w:ascii="Cambria" w:hAnsi="Cambria"/>
              </w:rPr>
            </w:pPr>
          </w:p>
        </w:tc>
        <w:tc>
          <w:tcPr>
            <w:tcW w:w="709" w:type="dxa"/>
          </w:tcPr>
          <w:p w:rsidR="00DA0DFB" w:rsidRPr="00A17A95" w:rsidRDefault="00DA0DFB" w:rsidP="0009078E">
            <w:pPr>
              <w:rPr>
                <w:rFonts w:ascii="Cambria" w:hAnsi="Cambria"/>
              </w:rPr>
            </w:pPr>
          </w:p>
        </w:tc>
        <w:tc>
          <w:tcPr>
            <w:tcW w:w="708" w:type="dxa"/>
          </w:tcPr>
          <w:p w:rsidR="00DA0DFB" w:rsidRPr="00A17A95" w:rsidRDefault="00DA0DFB" w:rsidP="0009078E">
            <w:pPr>
              <w:rPr>
                <w:rFonts w:ascii="Cambria" w:hAnsi="Cambria"/>
              </w:rPr>
            </w:pPr>
          </w:p>
        </w:tc>
        <w:tc>
          <w:tcPr>
            <w:tcW w:w="851" w:type="dxa"/>
          </w:tcPr>
          <w:p w:rsidR="00DA0DFB" w:rsidRPr="00A17A95" w:rsidRDefault="00DA0DFB" w:rsidP="0009078E">
            <w:pPr>
              <w:rPr>
                <w:rFonts w:ascii="Cambria" w:hAnsi="Cambria"/>
              </w:rPr>
            </w:pPr>
          </w:p>
        </w:tc>
        <w:tc>
          <w:tcPr>
            <w:tcW w:w="709" w:type="dxa"/>
          </w:tcPr>
          <w:p w:rsidR="00DA0DFB" w:rsidRPr="00A17A95" w:rsidRDefault="00DA0DFB" w:rsidP="0009078E">
            <w:pPr>
              <w:rPr>
                <w:rFonts w:ascii="Cambria" w:hAnsi="Cambria"/>
              </w:rPr>
            </w:pPr>
            <w:r w:rsidRPr="00A17A95">
              <w:rPr>
                <w:rFonts w:ascii="Cambria" w:hAnsi="Cambria"/>
              </w:rPr>
              <w:t>330</w:t>
            </w:r>
          </w:p>
        </w:tc>
        <w:tc>
          <w:tcPr>
            <w:tcW w:w="708" w:type="dxa"/>
          </w:tcPr>
          <w:p w:rsidR="00DA0DFB" w:rsidRPr="00A17A95" w:rsidRDefault="00DA0DFB" w:rsidP="0009078E">
            <w:pPr>
              <w:rPr>
                <w:rFonts w:ascii="Cambria" w:hAnsi="Cambria"/>
              </w:rPr>
            </w:pPr>
          </w:p>
        </w:tc>
        <w:tc>
          <w:tcPr>
            <w:tcW w:w="3542" w:type="dxa"/>
          </w:tcPr>
          <w:p w:rsidR="00DA0DFB" w:rsidRPr="00A17A95" w:rsidRDefault="00DA0DFB" w:rsidP="0009078E">
            <w:pPr>
              <w:rPr>
                <w:rFonts w:ascii="Cambria" w:hAnsi="Cambria"/>
              </w:rPr>
            </w:pPr>
            <w:r w:rsidRPr="00A17A95">
              <w:rPr>
                <w:rFonts w:ascii="Cambria" w:hAnsi="Cambria"/>
              </w:rPr>
              <w:t>110</w:t>
            </w:r>
          </w:p>
        </w:tc>
      </w:tr>
      <w:tr w:rsidR="00CE2153" w:rsidRPr="00A17A95" w:rsidTr="00545D30">
        <w:tc>
          <w:tcPr>
            <w:tcW w:w="1135" w:type="dxa"/>
          </w:tcPr>
          <w:p w:rsidR="00DA0DFB" w:rsidRPr="00A17A95" w:rsidRDefault="00DA0DFB" w:rsidP="0009078E">
            <w:pPr>
              <w:rPr>
                <w:rFonts w:ascii="Cambria" w:hAnsi="Cambria"/>
              </w:rPr>
            </w:pPr>
            <w:r w:rsidRPr="00A17A95">
              <w:rPr>
                <w:rFonts w:ascii="Cambria" w:hAnsi="Cambria"/>
              </w:rPr>
              <w:t>June</w:t>
            </w:r>
          </w:p>
        </w:tc>
        <w:tc>
          <w:tcPr>
            <w:tcW w:w="1523" w:type="dxa"/>
          </w:tcPr>
          <w:p w:rsidR="00DA0DFB" w:rsidRPr="00A17A95" w:rsidRDefault="00DA0DFB" w:rsidP="0009078E">
            <w:pPr>
              <w:rPr>
                <w:rFonts w:ascii="Cambria" w:hAnsi="Cambria"/>
              </w:rPr>
            </w:pPr>
            <w:r w:rsidRPr="00A17A95">
              <w:rPr>
                <w:rFonts w:ascii="Cambria" w:hAnsi="Cambria"/>
              </w:rPr>
              <w:t>105</w:t>
            </w:r>
          </w:p>
        </w:tc>
        <w:tc>
          <w:tcPr>
            <w:tcW w:w="605" w:type="dxa"/>
          </w:tcPr>
          <w:p w:rsidR="00DA0DFB" w:rsidRPr="00A17A95" w:rsidRDefault="00DA0DFB" w:rsidP="0009078E">
            <w:pPr>
              <w:rPr>
                <w:rFonts w:ascii="Cambria" w:hAnsi="Cambria"/>
              </w:rPr>
            </w:pPr>
          </w:p>
        </w:tc>
        <w:tc>
          <w:tcPr>
            <w:tcW w:w="709" w:type="dxa"/>
          </w:tcPr>
          <w:p w:rsidR="00DA0DFB" w:rsidRPr="00A17A95" w:rsidRDefault="00DA0DFB" w:rsidP="0009078E">
            <w:pPr>
              <w:rPr>
                <w:rFonts w:ascii="Cambria" w:hAnsi="Cambria"/>
              </w:rPr>
            </w:pPr>
          </w:p>
        </w:tc>
        <w:tc>
          <w:tcPr>
            <w:tcW w:w="708" w:type="dxa"/>
          </w:tcPr>
          <w:p w:rsidR="00DA0DFB" w:rsidRPr="00A17A95" w:rsidRDefault="00DA0DFB" w:rsidP="0009078E">
            <w:pPr>
              <w:rPr>
                <w:rFonts w:ascii="Cambria" w:hAnsi="Cambria"/>
              </w:rPr>
            </w:pPr>
          </w:p>
        </w:tc>
        <w:tc>
          <w:tcPr>
            <w:tcW w:w="851" w:type="dxa"/>
          </w:tcPr>
          <w:p w:rsidR="00DA0DFB" w:rsidRPr="00A17A95" w:rsidRDefault="00DA0DFB" w:rsidP="0009078E">
            <w:pPr>
              <w:rPr>
                <w:rFonts w:ascii="Cambria" w:hAnsi="Cambria"/>
              </w:rPr>
            </w:pPr>
          </w:p>
        </w:tc>
        <w:tc>
          <w:tcPr>
            <w:tcW w:w="709" w:type="dxa"/>
          </w:tcPr>
          <w:p w:rsidR="00DA0DFB" w:rsidRPr="00A17A95" w:rsidRDefault="00DA0DFB" w:rsidP="0009078E">
            <w:pPr>
              <w:rPr>
                <w:rFonts w:ascii="Cambria" w:hAnsi="Cambria"/>
              </w:rPr>
            </w:pPr>
          </w:p>
        </w:tc>
        <w:tc>
          <w:tcPr>
            <w:tcW w:w="708" w:type="dxa"/>
          </w:tcPr>
          <w:p w:rsidR="00DA0DFB" w:rsidRPr="00A17A95" w:rsidRDefault="00DA0DFB" w:rsidP="0009078E">
            <w:pPr>
              <w:rPr>
                <w:rFonts w:ascii="Cambria" w:hAnsi="Cambria"/>
              </w:rPr>
            </w:pPr>
            <w:r w:rsidRPr="00A17A95">
              <w:rPr>
                <w:rFonts w:ascii="Cambria" w:hAnsi="Cambria"/>
              </w:rPr>
              <w:t>315</w:t>
            </w:r>
          </w:p>
        </w:tc>
        <w:tc>
          <w:tcPr>
            <w:tcW w:w="3542" w:type="dxa"/>
          </w:tcPr>
          <w:p w:rsidR="00DA0DFB" w:rsidRPr="00A17A95" w:rsidRDefault="00DA0DFB" w:rsidP="0009078E">
            <w:pPr>
              <w:rPr>
                <w:rFonts w:ascii="Cambria" w:hAnsi="Cambria"/>
              </w:rPr>
            </w:pPr>
            <w:r w:rsidRPr="00A17A95">
              <w:rPr>
                <w:rFonts w:ascii="Cambria" w:hAnsi="Cambria"/>
              </w:rPr>
              <w:t>105</w:t>
            </w:r>
          </w:p>
        </w:tc>
      </w:tr>
      <w:tr w:rsidR="00CE2153" w:rsidRPr="00A17A95" w:rsidTr="00545D30">
        <w:tc>
          <w:tcPr>
            <w:tcW w:w="1135" w:type="dxa"/>
          </w:tcPr>
          <w:p w:rsidR="00DA0DFB" w:rsidRPr="00A17A95" w:rsidRDefault="00DA0DFB" w:rsidP="0009078E">
            <w:pPr>
              <w:rPr>
                <w:rFonts w:ascii="Cambria" w:hAnsi="Cambria"/>
              </w:rPr>
            </w:pPr>
            <w:r w:rsidRPr="00A17A95">
              <w:rPr>
                <w:rFonts w:ascii="Cambria" w:hAnsi="Cambria"/>
              </w:rPr>
              <w:t>July</w:t>
            </w:r>
          </w:p>
        </w:tc>
        <w:tc>
          <w:tcPr>
            <w:tcW w:w="1523" w:type="dxa"/>
          </w:tcPr>
          <w:p w:rsidR="00DA0DFB" w:rsidRPr="00A17A95" w:rsidRDefault="00DA0DFB" w:rsidP="0009078E">
            <w:pPr>
              <w:rPr>
                <w:rFonts w:ascii="Cambria" w:hAnsi="Cambria"/>
              </w:rPr>
            </w:pPr>
            <w:r w:rsidRPr="00A17A95">
              <w:rPr>
                <w:rFonts w:ascii="Cambria" w:hAnsi="Cambria"/>
              </w:rPr>
              <w:t>80</w:t>
            </w:r>
          </w:p>
        </w:tc>
        <w:tc>
          <w:tcPr>
            <w:tcW w:w="605" w:type="dxa"/>
          </w:tcPr>
          <w:p w:rsidR="00DA0DFB" w:rsidRPr="00A17A95" w:rsidRDefault="00DA0DFB" w:rsidP="0009078E">
            <w:pPr>
              <w:rPr>
                <w:rFonts w:ascii="Cambria" w:hAnsi="Cambria"/>
              </w:rPr>
            </w:pPr>
          </w:p>
        </w:tc>
        <w:tc>
          <w:tcPr>
            <w:tcW w:w="709" w:type="dxa"/>
          </w:tcPr>
          <w:p w:rsidR="00DA0DFB" w:rsidRPr="00A17A95" w:rsidRDefault="00DA0DFB" w:rsidP="0009078E">
            <w:pPr>
              <w:rPr>
                <w:rFonts w:ascii="Cambria" w:hAnsi="Cambria"/>
              </w:rPr>
            </w:pPr>
          </w:p>
        </w:tc>
        <w:tc>
          <w:tcPr>
            <w:tcW w:w="708" w:type="dxa"/>
          </w:tcPr>
          <w:p w:rsidR="00DA0DFB" w:rsidRPr="00A17A95" w:rsidRDefault="00DA0DFB" w:rsidP="0009078E">
            <w:pPr>
              <w:rPr>
                <w:rFonts w:ascii="Cambria" w:hAnsi="Cambria"/>
              </w:rPr>
            </w:pPr>
          </w:p>
        </w:tc>
        <w:tc>
          <w:tcPr>
            <w:tcW w:w="851" w:type="dxa"/>
          </w:tcPr>
          <w:p w:rsidR="00DA0DFB" w:rsidRPr="00A17A95" w:rsidRDefault="00DA0DFB" w:rsidP="0009078E">
            <w:pPr>
              <w:rPr>
                <w:rFonts w:ascii="Cambria" w:hAnsi="Cambria"/>
              </w:rPr>
            </w:pPr>
          </w:p>
        </w:tc>
        <w:tc>
          <w:tcPr>
            <w:tcW w:w="709" w:type="dxa"/>
          </w:tcPr>
          <w:p w:rsidR="00DA0DFB" w:rsidRPr="00A17A95" w:rsidRDefault="00DA0DFB" w:rsidP="0009078E">
            <w:pPr>
              <w:rPr>
                <w:rFonts w:ascii="Cambria" w:hAnsi="Cambria"/>
              </w:rPr>
            </w:pPr>
          </w:p>
        </w:tc>
        <w:tc>
          <w:tcPr>
            <w:tcW w:w="708" w:type="dxa"/>
          </w:tcPr>
          <w:p w:rsidR="00DA0DFB" w:rsidRPr="00A17A95" w:rsidRDefault="00DA0DFB" w:rsidP="0009078E">
            <w:pPr>
              <w:rPr>
                <w:rFonts w:ascii="Cambria" w:hAnsi="Cambria"/>
              </w:rPr>
            </w:pPr>
          </w:p>
        </w:tc>
        <w:tc>
          <w:tcPr>
            <w:tcW w:w="3542" w:type="dxa"/>
          </w:tcPr>
          <w:p w:rsidR="00DA0DFB" w:rsidRPr="00A17A95" w:rsidRDefault="00DA0DFB" w:rsidP="0009078E">
            <w:pPr>
              <w:rPr>
                <w:rFonts w:ascii="Cambria" w:hAnsi="Cambria"/>
              </w:rPr>
            </w:pPr>
            <w:r w:rsidRPr="00A17A95">
              <w:rPr>
                <w:rFonts w:ascii="Cambria" w:hAnsi="Cambria"/>
              </w:rPr>
              <w:t>80</w:t>
            </w:r>
          </w:p>
        </w:tc>
      </w:tr>
    </w:tbl>
    <w:p w:rsidR="008C7B92" w:rsidRPr="00A17A95" w:rsidRDefault="008C7B92" w:rsidP="0009078E">
      <w:pPr>
        <w:rPr>
          <w:rFonts w:ascii="Cambria" w:hAnsi="Cambria"/>
        </w:rPr>
      </w:pPr>
    </w:p>
    <w:p w:rsidR="00ED6F01" w:rsidRPr="00A17A95" w:rsidRDefault="00DA0DFB" w:rsidP="0009078E">
      <w:pPr>
        <w:rPr>
          <w:rFonts w:ascii="Cambria" w:hAnsi="Cambria"/>
        </w:rPr>
      </w:pPr>
      <w:r w:rsidRPr="00A17A95">
        <w:rPr>
          <w:rFonts w:ascii="Cambria" w:hAnsi="Cambria"/>
        </w:rPr>
        <w:t xml:space="preserve">The commission earned after the 6 month is based on the commission structure provided per </w:t>
      </w:r>
      <w:r w:rsidR="00DF7495" w:rsidRPr="00A17A95">
        <w:rPr>
          <w:rFonts w:ascii="Cambria" w:hAnsi="Cambria"/>
        </w:rPr>
        <w:t>product</w:t>
      </w:r>
      <w:r w:rsidR="00882B36" w:rsidRPr="00A17A95">
        <w:rPr>
          <w:rFonts w:ascii="Cambria" w:hAnsi="Cambria"/>
        </w:rPr>
        <w:t>. The commission rates for probation agents are based on the pay</w:t>
      </w:r>
    </w:p>
    <w:p w:rsidR="00DA0DFB" w:rsidRPr="00A17A95" w:rsidRDefault="00882B36" w:rsidP="0009078E">
      <w:pPr>
        <w:rPr>
          <w:rFonts w:ascii="Cambria" w:hAnsi="Cambria"/>
        </w:rPr>
      </w:pPr>
      <w:r w:rsidRPr="00A17A95">
        <w:rPr>
          <w:rFonts w:ascii="Cambria" w:hAnsi="Cambria"/>
        </w:rPr>
        <w:t>point i.e. banks, Stop order(Employee). this determines the success rate of the incepted cases.</w:t>
      </w:r>
    </w:p>
    <w:p w:rsidR="00A17A95" w:rsidRPr="00A17A95" w:rsidRDefault="00A17A95" w:rsidP="0009078E">
      <w:pPr>
        <w:rPr>
          <w:rFonts w:ascii="Cambria" w:hAnsi="Cambria"/>
        </w:rPr>
      </w:pPr>
    </w:p>
    <w:p w:rsidR="00A17A95" w:rsidRDefault="00A17A95" w:rsidP="00A17A95">
      <w:pPr>
        <w:pStyle w:val="NoSpacing"/>
        <w:rPr>
          <w:rFonts w:ascii="Cambria" w:hAnsi="Cambria"/>
          <w:sz w:val="24"/>
          <w:szCs w:val="24"/>
        </w:rPr>
      </w:pPr>
      <w:r w:rsidRPr="00A17A95">
        <w:rPr>
          <w:rFonts w:ascii="Cambria" w:hAnsi="Cambria"/>
          <w:sz w:val="24"/>
          <w:szCs w:val="24"/>
        </w:rPr>
        <w:t xml:space="preserve">Lastly the commission configuration in the system must also be flexible to provide three times upfront commission on accepted cases from certain (nominated by premium admin departments) pay points or banks.  </w:t>
      </w:r>
    </w:p>
    <w:p w:rsidR="00545D30" w:rsidRDefault="00545D30" w:rsidP="00A17A95">
      <w:pPr>
        <w:pStyle w:val="NoSpacing"/>
        <w:rPr>
          <w:rFonts w:ascii="Cambria" w:hAnsi="Cambria"/>
          <w:sz w:val="24"/>
          <w:szCs w:val="24"/>
        </w:rPr>
      </w:pPr>
    </w:p>
    <w:p w:rsidR="00545D30" w:rsidRPr="00A17A95" w:rsidRDefault="00545D30" w:rsidP="00A17A95">
      <w:pPr>
        <w:pStyle w:val="NoSpacing"/>
        <w:rPr>
          <w:rFonts w:ascii="Cambria" w:hAnsi="Cambria"/>
          <w:sz w:val="24"/>
          <w:szCs w:val="24"/>
        </w:rPr>
      </w:pPr>
      <w:r>
        <w:rPr>
          <w:rFonts w:ascii="Cambria" w:hAnsi="Cambria"/>
          <w:sz w:val="24"/>
          <w:szCs w:val="24"/>
        </w:rPr>
        <w:t xml:space="preserve">The commission paid is based on accepted cases, the system should </w:t>
      </w:r>
      <w:r w:rsidR="00686E77">
        <w:rPr>
          <w:rFonts w:ascii="Cambria" w:hAnsi="Cambria"/>
          <w:sz w:val="24"/>
          <w:szCs w:val="24"/>
        </w:rPr>
        <w:t>compute the</w:t>
      </w:r>
      <w:r>
        <w:rPr>
          <w:rFonts w:ascii="Cambria" w:hAnsi="Cambria"/>
          <w:sz w:val="24"/>
          <w:szCs w:val="24"/>
        </w:rPr>
        <w:t xml:space="preserve"> actual commission</w:t>
      </w:r>
      <w:r w:rsidR="00686E77">
        <w:rPr>
          <w:rFonts w:ascii="Cambria" w:hAnsi="Cambria"/>
          <w:sz w:val="24"/>
          <w:szCs w:val="24"/>
        </w:rPr>
        <w:t xml:space="preserve"> computed within the 6 months period and the amount paid out for probational commission</w:t>
      </w:r>
    </w:p>
    <w:p w:rsidR="00397D9C" w:rsidRPr="00A17A95" w:rsidRDefault="00397D9C" w:rsidP="00397D9C">
      <w:pPr>
        <w:pStyle w:val="Heading2"/>
        <w:rPr>
          <w:rFonts w:ascii="Cambria" w:hAnsi="Cambria"/>
        </w:rPr>
      </w:pPr>
      <w:bookmarkStart w:id="280" w:name="_Toc371586443"/>
      <w:r w:rsidRPr="00A17A95">
        <w:rPr>
          <w:rFonts w:ascii="Cambria" w:hAnsi="Cambria"/>
        </w:rPr>
        <w:lastRenderedPageBreak/>
        <w:t>Override Commission Computation</w:t>
      </w:r>
      <w:bookmarkEnd w:id="280"/>
    </w:p>
    <w:p w:rsidR="00CF34D8" w:rsidRPr="00CF34D8" w:rsidRDefault="00CF34D8" w:rsidP="00081B3A">
      <w:pPr>
        <w:rPr>
          <w:rFonts w:ascii="Cambria" w:hAnsi="Cambria" w:cs="Trebuchet MS"/>
        </w:rPr>
      </w:pPr>
      <w:r w:rsidRPr="00CF34D8">
        <w:rPr>
          <w:rFonts w:ascii="Cambria" w:hAnsi="Cambria"/>
        </w:rPr>
        <w:t>All the levels in the hierarchy have commissions paid based on premiums allocated during the run period. All these are paid on active policies in the system sold during the tenure of the manager over their specific teams, branches, regions or national domain.</w:t>
      </w:r>
    </w:p>
    <w:p w:rsidR="00081B3A" w:rsidRPr="00CF34D8" w:rsidRDefault="00EA35E8" w:rsidP="00081B3A">
      <w:pPr>
        <w:rPr>
          <w:rFonts w:ascii="Cambria" w:hAnsi="Cambria" w:cs="Trebuchet MS"/>
        </w:rPr>
      </w:pPr>
      <w:r w:rsidRPr="00CF34D8">
        <w:rPr>
          <w:rFonts w:ascii="Cambria" w:hAnsi="Cambria" w:cs="Trebuchet MS"/>
        </w:rPr>
        <w:t>The sales manager and branch manager attached to the policy at the time of inception earn override for the life of the policy</w:t>
      </w:r>
      <w:r w:rsidR="009501C6" w:rsidRPr="00CF34D8">
        <w:rPr>
          <w:rFonts w:ascii="Cambria" w:hAnsi="Cambria" w:cs="Trebuchet MS"/>
        </w:rPr>
        <w:t>. If they exit the override commission is posted to the unclaimed commission account. The override commission is not charged withhol</w:t>
      </w:r>
      <w:r w:rsidR="00E84693">
        <w:rPr>
          <w:rFonts w:ascii="Cambria" w:hAnsi="Cambria" w:cs="Trebuchet MS"/>
        </w:rPr>
        <w:t>ding tax because the commission at this point until it is added to the basic salary from finance and the tax applied at that point. The managers earn a salary once recruited for a period of 6 months. The salary is then reduced to 50% over a period of 12 months at a rate of 50%/12 per month. The system should therefore not post the override commission to finance for cheque requisition but pass the figure to finance for payroll processing and then payment.</w:t>
      </w:r>
    </w:p>
    <w:p w:rsidR="00081B3A" w:rsidRPr="00A17A95" w:rsidRDefault="00081B3A" w:rsidP="00081B3A">
      <w:pPr>
        <w:rPr>
          <w:rFonts w:ascii="Cambria" w:hAnsi="Cambria" w:cs="Trebuchet MS"/>
          <w:sz w:val="22"/>
          <w:szCs w:val="22"/>
        </w:rPr>
      </w:pPr>
    </w:p>
    <w:p w:rsidR="00081B3A" w:rsidRPr="00A17A95" w:rsidRDefault="00081B3A" w:rsidP="00081B3A">
      <w:pPr>
        <w:rPr>
          <w:rFonts w:ascii="Cambria" w:hAnsi="Cambria" w:cs="Trebuchet MS"/>
          <w:b/>
          <w:bCs/>
          <w:sz w:val="22"/>
          <w:szCs w:val="22"/>
        </w:rPr>
      </w:pPr>
      <w:r w:rsidRPr="00A17A95">
        <w:rPr>
          <w:rFonts w:ascii="Cambria" w:hAnsi="Cambria" w:cs="Trebuchet MS"/>
          <w:b/>
          <w:bCs/>
          <w:sz w:val="22"/>
          <w:szCs w:val="22"/>
        </w:rPr>
        <w:t xml:space="preserve">Override Commission = Override Commission rate * </w:t>
      </w:r>
      <w:r w:rsidR="00666193" w:rsidRPr="00A17A95">
        <w:rPr>
          <w:rFonts w:ascii="Cambria" w:hAnsi="Cambria" w:cs="Trebuchet MS"/>
          <w:b/>
          <w:bCs/>
          <w:sz w:val="22"/>
          <w:szCs w:val="22"/>
        </w:rPr>
        <w:t>Risk Premium(Farewell) or Contribution (Educational)</w:t>
      </w:r>
    </w:p>
    <w:p w:rsidR="00081B3A" w:rsidRPr="00A17A95" w:rsidRDefault="00081B3A" w:rsidP="00081B3A">
      <w:pPr>
        <w:rPr>
          <w:rFonts w:ascii="Cambria" w:hAnsi="Cambria" w:cs="Trebuchet MS"/>
          <w:sz w:val="22"/>
          <w:szCs w:val="22"/>
        </w:rPr>
      </w:pPr>
    </w:p>
    <w:p w:rsidR="00081B3A" w:rsidRPr="00A17A95" w:rsidRDefault="00081B3A" w:rsidP="00081B3A">
      <w:pPr>
        <w:rPr>
          <w:rFonts w:ascii="Cambria" w:hAnsi="Cambria" w:cs="Trebuchet MS"/>
          <w:b/>
          <w:bCs/>
          <w:sz w:val="22"/>
          <w:szCs w:val="22"/>
          <w:u w:val="single"/>
        </w:rPr>
      </w:pPr>
      <w:r w:rsidRPr="00A17A95">
        <w:rPr>
          <w:rFonts w:ascii="Cambria" w:hAnsi="Cambria" w:cs="Trebuchet MS"/>
          <w:b/>
          <w:bCs/>
          <w:sz w:val="22"/>
          <w:szCs w:val="22"/>
          <w:u w:val="single"/>
        </w:rPr>
        <w:t xml:space="preserve">Override Commission Rates: </w:t>
      </w:r>
    </w:p>
    <w:p w:rsidR="00081B3A" w:rsidRPr="00A17A95" w:rsidRDefault="00081B3A" w:rsidP="00081B3A">
      <w:pPr>
        <w:rPr>
          <w:rFonts w:ascii="Cambria" w:hAnsi="Cambria" w:cs="Trebuchet MS"/>
          <w:b/>
          <w:bCs/>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68"/>
        <w:gridCol w:w="900"/>
      </w:tblGrid>
      <w:tr w:rsidR="00AF65B9" w:rsidRPr="00A17A95" w:rsidTr="00AF65B9">
        <w:tc>
          <w:tcPr>
            <w:tcW w:w="4968" w:type="dxa"/>
          </w:tcPr>
          <w:p w:rsidR="00AF65B9" w:rsidRPr="00A17A95" w:rsidRDefault="00AF65B9" w:rsidP="003042B0">
            <w:pPr>
              <w:rPr>
                <w:rFonts w:ascii="Cambria" w:hAnsi="Cambria" w:cs="Trebuchet MS"/>
                <w:b/>
                <w:bCs/>
              </w:rPr>
            </w:pPr>
          </w:p>
        </w:tc>
        <w:tc>
          <w:tcPr>
            <w:tcW w:w="900" w:type="dxa"/>
          </w:tcPr>
          <w:p w:rsidR="00AF65B9" w:rsidRPr="00A17A95" w:rsidRDefault="00AF65B9" w:rsidP="003042B0">
            <w:pPr>
              <w:rPr>
                <w:rFonts w:ascii="Cambria" w:hAnsi="Cambria" w:cs="Trebuchet MS"/>
                <w:b/>
                <w:bCs/>
              </w:rPr>
            </w:pPr>
          </w:p>
        </w:tc>
      </w:tr>
      <w:tr w:rsidR="00AF65B9" w:rsidRPr="00A17A95" w:rsidTr="00AF65B9">
        <w:tc>
          <w:tcPr>
            <w:tcW w:w="4968" w:type="dxa"/>
          </w:tcPr>
          <w:p w:rsidR="00AF65B9" w:rsidRPr="00A17A95" w:rsidRDefault="005B1DB6" w:rsidP="003042B0">
            <w:pPr>
              <w:rPr>
                <w:rFonts w:ascii="Cambria" w:hAnsi="Cambria" w:cs="Trebuchet MS"/>
              </w:rPr>
            </w:pPr>
            <w:r w:rsidRPr="00A17A95">
              <w:rPr>
                <w:rFonts w:ascii="Cambria" w:hAnsi="Cambria" w:cs="Trebuchet MS"/>
                <w:sz w:val="22"/>
                <w:szCs w:val="22"/>
              </w:rPr>
              <w:t xml:space="preserve">Sales </w:t>
            </w:r>
            <w:r w:rsidR="00AF65B9" w:rsidRPr="00A17A95">
              <w:rPr>
                <w:rFonts w:ascii="Cambria" w:hAnsi="Cambria" w:cs="Trebuchet MS"/>
                <w:sz w:val="22"/>
                <w:szCs w:val="22"/>
              </w:rPr>
              <w:t>Manager Override</w:t>
            </w:r>
          </w:p>
        </w:tc>
        <w:tc>
          <w:tcPr>
            <w:tcW w:w="900" w:type="dxa"/>
          </w:tcPr>
          <w:p w:rsidR="00AF65B9" w:rsidRPr="00A17A95" w:rsidRDefault="00AF65B9" w:rsidP="003042B0">
            <w:pPr>
              <w:rPr>
                <w:rFonts w:ascii="Cambria" w:hAnsi="Cambria" w:cs="Trebuchet MS"/>
              </w:rPr>
            </w:pPr>
            <w:r w:rsidRPr="00A17A95">
              <w:rPr>
                <w:rFonts w:ascii="Cambria" w:hAnsi="Cambria" w:cs="Trebuchet MS"/>
                <w:sz w:val="22"/>
                <w:szCs w:val="22"/>
              </w:rPr>
              <w:t>X%</w:t>
            </w:r>
          </w:p>
        </w:tc>
      </w:tr>
      <w:tr w:rsidR="00AF65B9" w:rsidRPr="00A17A95" w:rsidTr="005B1DB6">
        <w:trPr>
          <w:trHeight w:val="351"/>
        </w:trPr>
        <w:tc>
          <w:tcPr>
            <w:tcW w:w="4968" w:type="dxa"/>
          </w:tcPr>
          <w:p w:rsidR="00AF65B9" w:rsidRPr="00A17A95" w:rsidRDefault="005B1DB6" w:rsidP="005B1DB6">
            <w:pPr>
              <w:rPr>
                <w:rFonts w:ascii="Cambria" w:hAnsi="Cambria" w:cs="Trebuchet MS"/>
              </w:rPr>
            </w:pPr>
            <w:r w:rsidRPr="00A17A95">
              <w:rPr>
                <w:rFonts w:ascii="Cambria" w:hAnsi="Cambria" w:cs="Trebuchet MS"/>
                <w:sz w:val="22"/>
                <w:szCs w:val="22"/>
              </w:rPr>
              <w:t>Branch</w:t>
            </w:r>
            <w:r w:rsidR="00AF65B9" w:rsidRPr="00A17A95">
              <w:rPr>
                <w:rFonts w:ascii="Cambria" w:hAnsi="Cambria" w:cs="Trebuchet MS"/>
                <w:sz w:val="22"/>
                <w:szCs w:val="22"/>
              </w:rPr>
              <w:t xml:space="preserve"> Manager Override</w:t>
            </w:r>
          </w:p>
        </w:tc>
        <w:tc>
          <w:tcPr>
            <w:tcW w:w="900" w:type="dxa"/>
          </w:tcPr>
          <w:p w:rsidR="00AF65B9" w:rsidRPr="00A17A95" w:rsidRDefault="00AF65B9" w:rsidP="005B1DB6">
            <w:pPr>
              <w:rPr>
                <w:rFonts w:ascii="Cambria" w:hAnsi="Cambria" w:cs="Trebuchet MS"/>
              </w:rPr>
            </w:pPr>
            <w:r w:rsidRPr="00A17A95">
              <w:rPr>
                <w:rFonts w:ascii="Cambria" w:hAnsi="Cambria" w:cs="Trebuchet MS"/>
                <w:sz w:val="22"/>
                <w:szCs w:val="22"/>
              </w:rPr>
              <w:t>Y%</w:t>
            </w:r>
          </w:p>
        </w:tc>
      </w:tr>
    </w:tbl>
    <w:p w:rsidR="00397D9C" w:rsidRPr="00A17A95" w:rsidRDefault="00397D9C" w:rsidP="00147E11">
      <w:pPr>
        <w:pStyle w:val="Heading1"/>
        <w:rPr>
          <w:rFonts w:ascii="Cambria" w:hAnsi="Cambria"/>
        </w:rPr>
      </w:pPr>
      <w:bookmarkStart w:id="281" w:name="_Toc371586444"/>
      <w:r w:rsidRPr="00A17A95">
        <w:rPr>
          <w:rFonts w:ascii="Cambria" w:hAnsi="Cambria"/>
        </w:rPr>
        <w:t>Agency Administration</w:t>
      </w:r>
      <w:bookmarkEnd w:id="281"/>
    </w:p>
    <w:p w:rsidR="00D66C3D" w:rsidRPr="00A17A95" w:rsidRDefault="00AE1055" w:rsidP="00092462">
      <w:pPr>
        <w:spacing w:line="360" w:lineRule="auto"/>
        <w:rPr>
          <w:rFonts w:ascii="Cambria" w:hAnsi="Cambria"/>
        </w:rPr>
      </w:pPr>
      <w:r>
        <w:rPr>
          <w:rFonts w:ascii="Cambria" w:hAnsi="Cambria"/>
          <w:noProof/>
          <w:lang w:val="en-ZA" w:eastAsia="en-ZA"/>
        </w:rPr>
        <w:pict>
          <v:group id="_x0000_s1026" style="position:absolute;margin-left:-8.05pt;margin-top:12pt;width:461.2pt;height:226.9pt;z-index:251675648" coordorigin="1446,3650" coordsize="9224,4538">
            <v:shapetype id="_x0000_t202" coordsize="21600,21600" o:spt="202" path="m,l,21600r21600,l21600,xe">
              <v:stroke joinstyle="miter"/>
              <v:path gradientshapeok="t" o:connecttype="rect"/>
            </v:shapetype>
            <v:shape id="_x0000_s1027" type="#_x0000_t202" style="position:absolute;left:4186;top:3650;width:3683;height:536">
              <v:textbox style="mso-next-textbox:#_x0000_s1027">
                <w:txbxContent>
                  <w:p w:rsidR="007A126D" w:rsidRPr="00521215" w:rsidRDefault="007A126D">
                    <w:pPr>
                      <w:rPr>
                        <w:b/>
                        <w:lang w:val="en-ZA"/>
                      </w:rPr>
                    </w:pPr>
                    <w:r w:rsidRPr="00521215">
                      <w:rPr>
                        <w:b/>
                        <w:lang w:val="en-ZA"/>
                      </w:rPr>
                      <w:t>NATIONAL SALES OFFICE</w:t>
                    </w:r>
                  </w:p>
                </w:txbxContent>
              </v:textbox>
            </v:shape>
            <v:shapetype id="_x0000_t32" coordsize="21600,21600" o:spt="32" o:oned="t" path="m,l21600,21600e" filled="f">
              <v:path arrowok="t" fillok="f" o:connecttype="none"/>
              <o:lock v:ext="edit" shapetype="t"/>
            </v:shapetype>
            <v:shape id="_x0000_s1028" type="#_x0000_t32" style="position:absolute;left:5994;top:4186;width:0;height:553" o:connectortype="straight">
              <v:stroke endarrow="block"/>
            </v:shape>
            <v:shape id="_x0000_s1029" type="#_x0000_t32" style="position:absolute;left:2613;top:5928;width:6765;height:1" o:connectortype="straight"/>
            <v:shape id="_x0000_s1030" type="#_x0000_t32" style="position:absolute;left:2612;top:5928;width:0;height:636" o:connectortype="straight">
              <v:stroke endarrow="block"/>
            </v:shape>
            <v:shape id="_x0000_s1031" type="#_x0000_t32" style="position:absolute;left:9377;top:5928;width:1;height:636" o:connectortype="straight">
              <v:stroke endarrow="block"/>
            </v:shape>
            <v:shape id="_x0000_s1032" type="#_x0000_t202" style="position:absolute;left:1446;top:6564;width:2545;height:536">
              <v:textbox style="mso-next-textbox:#_x0000_s1032">
                <w:txbxContent>
                  <w:p w:rsidR="007A126D" w:rsidRPr="00521215" w:rsidRDefault="007A126D" w:rsidP="00D66C3D">
                    <w:pPr>
                      <w:jc w:val="center"/>
                      <w:rPr>
                        <w:b/>
                        <w:lang w:val="en-ZA"/>
                      </w:rPr>
                    </w:pPr>
                    <w:r w:rsidRPr="00521215">
                      <w:rPr>
                        <w:b/>
                        <w:lang w:val="en-ZA"/>
                      </w:rPr>
                      <w:t>BRANCH 1</w:t>
                    </w:r>
                  </w:p>
                </w:txbxContent>
              </v:textbox>
            </v:shape>
            <v:shape id="_x0000_s1033" type="#_x0000_t202" style="position:absolute;left:4706;top:4739;width:2545;height:536">
              <v:textbox style="mso-next-textbox:#_x0000_s1033">
                <w:txbxContent>
                  <w:p w:rsidR="007A126D" w:rsidRPr="00521215" w:rsidRDefault="007A126D" w:rsidP="00D66C3D">
                    <w:pPr>
                      <w:jc w:val="center"/>
                      <w:rPr>
                        <w:b/>
                        <w:lang w:val="en-ZA"/>
                      </w:rPr>
                    </w:pPr>
                    <w:r w:rsidRPr="00521215">
                      <w:rPr>
                        <w:b/>
                        <w:lang w:val="en-ZA"/>
                      </w:rPr>
                      <w:t>REGION</w:t>
                    </w:r>
                  </w:p>
                </w:txbxContent>
              </v:textbox>
            </v:shape>
            <v:shape id="_x0000_s1034" type="#_x0000_t202" style="position:absolute;left:8125;top:6564;width:2545;height:536">
              <v:textbox style="mso-next-textbox:#_x0000_s1034">
                <w:txbxContent>
                  <w:p w:rsidR="007A126D" w:rsidRPr="00521215" w:rsidRDefault="007A126D" w:rsidP="00D66C3D">
                    <w:pPr>
                      <w:jc w:val="center"/>
                      <w:rPr>
                        <w:b/>
                        <w:lang w:val="en-ZA"/>
                      </w:rPr>
                    </w:pPr>
                    <w:r w:rsidRPr="00521215">
                      <w:rPr>
                        <w:b/>
                        <w:lang w:val="en-ZA"/>
                      </w:rPr>
                      <w:t>BRANCH 3</w:t>
                    </w:r>
                  </w:p>
                  <w:p w:rsidR="007A126D" w:rsidRDefault="007A126D"/>
                </w:txbxContent>
              </v:textbox>
            </v:shape>
            <v:shape id="_x0000_s1035" type="#_x0000_t32" style="position:absolute;left:5994;top:5275;width:0;height:1289" o:connectortype="straight">
              <v:stroke endarrow="block"/>
            </v:shape>
            <v:shape id="_x0000_s1036" type="#_x0000_t202" style="position:absolute;left:4706;top:6564;width:2545;height:536">
              <v:textbox style="mso-next-textbox:#_x0000_s1036">
                <w:txbxContent>
                  <w:p w:rsidR="007A126D" w:rsidRPr="00521215" w:rsidRDefault="007A126D" w:rsidP="00D66C3D">
                    <w:pPr>
                      <w:jc w:val="center"/>
                      <w:rPr>
                        <w:b/>
                        <w:lang w:val="en-ZA"/>
                      </w:rPr>
                    </w:pPr>
                    <w:r w:rsidRPr="00521215">
                      <w:rPr>
                        <w:b/>
                        <w:lang w:val="en-ZA"/>
                      </w:rPr>
                      <w:t>BRANCH 2</w:t>
                    </w:r>
                  </w:p>
                  <w:p w:rsidR="007A126D" w:rsidRDefault="007A126D"/>
                </w:txbxContent>
              </v:textbox>
            </v:shape>
            <v:shape id="_x0000_s1037" type="#_x0000_t32" style="position:absolute;left:2612;top:7100;width:0;height:552" o:connectortype="straight">
              <v:stroke endarrow="block"/>
            </v:shape>
            <v:shape id="_x0000_s1038" type="#_x0000_t32" style="position:absolute;left:5994;top:7100;width:0;height:552" o:connectortype="straight">
              <v:stroke endarrow="block"/>
            </v:shape>
            <v:shape id="_x0000_s1039" type="#_x0000_t32" style="position:absolute;left:9378;top:7100;width:0;height:552" o:connectortype="straight">
              <v:stroke endarrow="block"/>
            </v:shape>
            <v:shape id="_x0000_s1040" type="#_x0000_t202" style="position:absolute;left:1446;top:7652;width:2545;height:536">
              <v:textbox style="mso-next-textbox:#_x0000_s1040">
                <w:txbxContent>
                  <w:p w:rsidR="007A126D" w:rsidRPr="00521215" w:rsidRDefault="007A126D" w:rsidP="00D66C3D">
                    <w:pPr>
                      <w:jc w:val="center"/>
                      <w:rPr>
                        <w:b/>
                        <w:lang w:val="en-ZA"/>
                      </w:rPr>
                    </w:pPr>
                    <w:r w:rsidRPr="00521215">
                      <w:rPr>
                        <w:b/>
                        <w:lang w:val="en-ZA"/>
                      </w:rPr>
                      <w:t>SALES TEAM</w:t>
                    </w:r>
                  </w:p>
                </w:txbxContent>
              </v:textbox>
            </v:shape>
            <v:shape id="_x0000_s1041" type="#_x0000_t202" style="position:absolute;left:4706;top:7652;width:2545;height:536">
              <v:textbox style="mso-next-textbox:#_x0000_s1041">
                <w:txbxContent>
                  <w:p w:rsidR="007A126D" w:rsidRPr="00521215" w:rsidRDefault="007A126D" w:rsidP="00D66C3D">
                    <w:pPr>
                      <w:jc w:val="center"/>
                      <w:rPr>
                        <w:b/>
                        <w:lang w:val="en-ZA"/>
                      </w:rPr>
                    </w:pPr>
                    <w:r w:rsidRPr="00521215">
                      <w:rPr>
                        <w:b/>
                        <w:lang w:val="en-ZA"/>
                      </w:rPr>
                      <w:t>SALES TEAM</w:t>
                    </w:r>
                  </w:p>
                </w:txbxContent>
              </v:textbox>
            </v:shape>
            <v:shape id="_x0000_s1042" type="#_x0000_t202" style="position:absolute;left:8125;top:7652;width:2545;height:536">
              <v:textbox style="mso-next-textbox:#_x0000_s1042">
                <w:txbxContent>
                  <w:p w:rsidR="007A126D" w:rsidRPr="00521215" w:rsidRDefault="007A126D" w:rsidP="00D66C3D">
                    <w:pPr>
                      <w:jc w:val="center"/>
                      <w:rPr>
                        <w:b/>
                        <w:lang w:val="en-ZA"/>
                      </w:rPr>
                    </w:pPr>
                    <w:r w:rsidRPr="00521215">
                      <w:rPr>
                        <w:b/>
                        <w:lang w:val="en-ZA"/>
                      </w:rPr>
                      <w:t>SALES TEAM</w:t>
                    </w:r>
                  </w:p>
                </w:txbxContent>
              </v:textbox>
            </v:shape>
          </v:group>
        </w:pict>
      </w:r>
    </w:p>
    <w:p w:rsidR="005855B5" w:rsidRPr="00A17A95" w:rsidRDefault="005855B5" w:rsidP="00092462">
      <w:pPr>
        <w:spacing w:line="360" w:lineRule="auto"/>
        <w:rPr>
          <w:rFonts w:ascii="Cambria" w:hAnsi="Cambria"/>
        </w:rPr>
      </w:pPr>
    </w:p>
    <w:p w:rsidR="005855B5" w:rsidRPr="00A17A95" w:rsidRDefault="005855B5" w:rsidP="00092462">
      <w:pPr>
        <w:spacing w:line="360" w:lineRule="auto"/>
        <w:rPr>
          <w:rFonts w:ascii="Cambria" w:hAnsi="Cambria"/>
        </w:rPr>
      </w:pPr>
    </w:p>
    <w:p w:rsidR="00D66C3D" w:rsidRPr="00A17A95" w:rsidRDefault="00D66C3D" w:rsidP="00092462">
      <w:pPr>
        <w:spacing w:line="360" w:lineRule="auto"/>
        <w:rPr>
          <w:rFonts w:ascii="Cambria" w:hAnsi="Cambria"/>
        </w:rPr>
      </w:pPr>
    </w:p>
    <w:p w:rsidR="0044779E" w:rsidRPr="00A17A95" w:rsidRDefault="0044779E" w:rsidP="00092462">
      <w:pPr>
        <w:spacing w:line="360" w:lineRule="auto"/>
        <w:rPr>
          <w:rFonts w:ascii="Cambria" w:hAnsi="Cambria"/>
        </w:rPr>
      </w:pPr>
    </w:p>
    <w:p w:rsidR="0044779E" w:rsidRPr="00A17A95" w:rsidRDefault="0044779E" w:rsidP="00092462">
      <w:pPr>
        <w:spacing w:line="360" w:lineRule="auto"/>
        <w:rPr>
          <w:rFonts w:ascii="Cambria" w:hAnsi="Cambria"/>
        </w:rPr>
      </w:pPr>
    </w:p>
    <w:p w:rsidR="008C1C26" w:rsidRPr="00A17A95" w:rsidRDefault="008C1C26" w:rsidP="00092462">
      <w:pPr>
        <w:spacing w:line="360" w:lineRule="auto"/>
        <w:rPr>
          <w:rFonts w:ascii="Cambria" w:hAnsi="Cambria"/>
        </w:rPr>
      </w:pPr>
    </w:p>
    <w:p w:rsidR="008C1C26" w:rsidRPr="00A17A95" w:rsidRDefault="008C1C26" w:rsidP="00092462">
      <w:pPr>
        <w:spacing w:line="360" w:lineRule="auto"/>
        <w:rPr>
          <w:rFonts w:ascii="Cambria" w:hAnsi="Cambria"/>
        </w:rPr>
      </w:pPr>
    </w:p>
    <w:p w:rsidR="008C1C26" w:rsidRPr="00A17A95" w:rsidRDefault="008C1C26" w:rsidP="00092462">
      <w:pPr>
        <w:spacing w:line="360" w:lineRule="auto"/>
        <w:rPr>
          <w:rFonts w:ascii="Cambria" w:hAnsi="Cambria"/>
        </w:rPr>
      </w:pPr>
    </w:p>
    <w:p w:rsidR="008C1C26" w:rsidRPr="00A17A95" w:rsidRDefault="008C1C26" w:rsidP="00092462">
      <w:pPr>
        <w:spacing w:line="360" w:lineRule="auto"/>
        <w:rPr>
          <w:rFonts w:ascii="Cambria" w:hAnsi="Cambria"/>
        </w:rPr>
      </w:pPr>
    </w:p>
    <w:p w:rsidR="008C1C26" w:rsidRPr="00A17A95" w:rsidRDefault="008C1C26" w:rsidP="00092462">
      <w:pPr>
        <w:spacing w:line="360" w:lineRule="auto"/>
        <w:rPr>
          <w:rFonts w:ascii="Cambria" w:hAnsi="Cambria"/>
        </w:rPr>
      </w:pPr>
    </w:p>
    <w:p w:rsidR="008C1C26" w:rsidRPr="00A17A95" w:rsidRDefault="008C1C26" w:rsidP="00092462">
      <w:pPr>
        <w:spacing w:line="360" w:lineRule="auto"/>
        <w:rPr>
          <w:rFonts w:ascii="Cambria" w:hAnsi="Cambria"/>
        </w:rPr>
      </w:pPr>
    </w:p>
    <w:p w:rsidR="00397D9C" w:rsidRPr="00A17A95" w:rsidRDefault="00397D9C" w:rsidP="00397D9C">
      <w:pPr>
        <w:pStyle w:val="Heading2"/>
        <w:rPr>
          <w:rFonts w:ascii="Cambria" w:hAnsi="Cambria"/>
        </w:rPr>
      </w:pPr>
      <w:bookmarkStart w:id="282" w:name="_Toc371586445"/>
      <w:r w:rsidRPr="00A17A95">
        <w:rPr>
          <w:rFonts w:ascii="Cambria" w:hAnsi="Cambria"/>
        </w:rPr>
        <w:lastRenderedPageBreak/>
        <w:t>Agency Structure</w:t>
      </w:r>
      <w:bookmarkEnd w:id="282"/>
    </w:p>
    <w:p w:rsidR="008936B2" w:rsidRPr="00A17A95" w:rsidRDefault="00521215" w:rsidP="00092462">
      <w:pPr>
        <w:spacing w:line="360" w:lineRule="auto"/>
        <w:rPr>
          <w:rFonts w:ascii="Cambria" w:hAnsi="Cambria"/>
        </w:rPr>
      </w:pPr>
      <w:r w:rsidRPr="00A17A95">
        <w:rPr>
          <w:rFonts w:ascii="Cambria" w:hAnsi="Cambria"/>
        </w:rPr>
        <w:t>The sales team comprises inhouse agent</w:t>
      </w:r>
      <w:r w:rsidR="005B1DB6" w:rsidRPr="00A17A95">
        <w:rPr>
          <w:rFonts w:ascii="Cambria" w:hAnsi="Cambria"/>
        </w:rPr>
        <w:t>s</w:t>
      </w:r>
      <w:r w:rsidRPr="00A17A95">
        <w:rPr>
          <w:rFonts w:ascii="Cambria" w:hAnsi="Cambria"/>
        </w:rPr>
        <w:t xml:space="preserve"> and a team comprises 12 agents. The agents report to a sales manager who in turn reports to a branch manager. The sales team form a branch and the branches form</w:t>
      </w:r>
      <w:r w:rsidR="005B1DB6" w:rsidRPr="00A17A95">
        <w:rPr>
          <w:rFonts w:ascii="Cambria" w:hAnsi="Cambria"/>
        </w:rPr>
        <w:t xml:space="preserve"> a region</w:t>
      </w:r>
      <w:r w:rsidR="00D962D6" w:rsidRPr="00A17A95">
        <w:rPr>
          <w:rFonts w:ascii="Cambria" w:hAnsi="Cambria"/>
        </w:rPr>
        <w:t>(Zones)</w:t>
      </w:r>
    </w:p>
    <w:p w:rsidR="004D4C17" w:rsidRPr="00A17A95" w:rsidRDefault="004D4C17" w:rsidP="004D4C17">
      <w:pPr>
        <w:pStyle w:val="Heading3"/>
        <w:rPr>
          <w:rFonts w:ascii="Cambria" w:hAnsi="Cambria"/>
        </w:rPr>
      </w:pPr>
      <w:bookmarkStart w:id="283" w:name="_Toc371586446"/>
      <w:r w:rsidRPr="00A17A95">
        <w:rPr>
          <w:rFonts w:ascii="Cambria" w:hAnsi="Cambria"/>
        </w:rPr>
        <w:t>Marketing Officers Details(MOs)</w:t>
      </w:r>
      <w:bookmarkEnd w:id="283"/>
    </w:p>
    <w:p w:rsidR="009158C6" w:rsidRPr="00A17A95" w:rsidRDefault="009158C6" w:rsidP="00092462">
      <w:pPr>
        <w:spacing w:line="360" w:lineRule="auto"/>
        <w:rPr>
          <w:rFonts w:ascii="Cambria" w:hAnsi="Cambria"/>
        </w:rPr>
      </w:pPr>
      <w:r w:rsidRPr="00A17A95">
        <w:rPr>
          <w:rFonts w:ascii="Cambria" w:hAnsi="Cambria"/>
        </w:rPr>
        <w:t>The agents details to be captured are</w:t>
      </w:r>
    </w:p>
    <w:p w:rsidR="009158C6" w:rsidRPr="00A17A95" w:rsidRDefault="004D2002" w:rsidP="00E259CB">
      <w:pPr>
        <w:pStyle w:val="ListParagraph"/>
        <w:numPr>
          <w:ilvl w:val="0"/>
          <w:numId w:val="75"/>
        </w:numPr>
        <w:spacing w:after="0"/>
        <w:rPr>
          <w:rFonts w:ascii="Cambria" w:hAnsi="Cambria"/>
          <w:sz w:val="24"/>
          <w:szCs w:val="24"/>
        </w:rPr>
      </w:pPr>
      <w:r w:rsidRPr="00A17A95">
        <w:rPr>
          <w:rFonts w:ascii="Cambria" w:hAnsi="Cambria"/>
          <w:sz w:val="24"/>
          <w:szCs w:val="24"/>
        </w:rPr>
        <w:t>B</w:t>
      </w:r>
      <w:r w:rsidR="009158C6" w:rsidRPr="00A17A95">
        <w:rPr>
          <w:rFonts w:ascii="Cambria" w:hAnsi="Cambria"/>
          <w:sz w:val="24"/>
          <w:szCs w:val="24"/>
        </w:rPr>
        <w:t>ranch_id</w:t>
      </w:r>
      <w:r w:rsidR="009158C6" w:rsidRPr="00A17A95">
        <w:rPr>
          <w:rFonts w:ascii="Cambria" w:hAnsi="Cambria"/>
          <w:sz w:val="24"/>
          <w:szCs w:val="24"/>
        </w:rPr>
        <w:tab/>
      </w:r>
    </w:p>
    <w:p w:rsidR="009158C6" w:rsidRPr="00A17A95" w:rsidRDefault="004D2002" w:rsidP="00E259CB">
      <w:pPr>
        <w:pStyle w:val="ListParagraph"/>
        <w:numPr>
          <w:ilvl w:val="0"/>
          <w:numId w:val="75"/>
        </w:numPr>
        <w:spacing w:after="0"/>
        <w:rPr>
          <w:rFonts w:ascii="Cambria" w:hAnsi="Cambria"/>
          <w:sz w:val="24"/>
          <w:szCs w:val="24"/>
        </w:rPr>
      </w:pPr>
      <w:r w:rsidRPr="00A17A95">
        <w:rPr>
          <w:rFonts w:ascii="Cambria" w:hAnsi="Cambria"/>
          <w:sz w:val="24"/>
          <w:szCs w:val="24"/>
        </w:rPr>
        <w:t>T</w:t>
      </w:r>
      <w:r w:rsidR="009158C6" w:rsidRPr="00A17A95">
        <w:rPr>
          <w:rFonts w:ascii="Cambria" w:hAnsi="Cambria"/>
          <w:sz w:val="24"/>
          <w:szCs w:val="24"/>
        </w:rPr>
        <w:t>eam_id</w:t>
      </w:r>
      <w:r w:rsidR="009158C6" w:rsidRPr="00A17A95">
        <w:rPr>
          <w:rFonts w:ascii="Cambria" w:hAnsi="Cambria"/>
          <w:sz w:val="24"/>
          <w:szCs w:val="24"/>
        </w:rPr>
        <w:tab/>
      </w:r>
    </w:p>
    <w:p w:rsidR="009158C6" w:rsidRPr="00A17A95" w:rsidRDefault="004D2002" w:rsidP="00E259CB">
      <w:pPr>
        <w:pStyle w:val="ListParagraph"/>
        <w:numPr>
          <w:ilvl w:val="0"/>
          <w:numId w:val="75"/>
        </w:numPr>
        <w:spacing w:after="0"/>
        <w:rPr>
          <w:rFonts w:ascii="Cambria" w:hAnsi="Cambria"/>
          <w:sz w:val="24"/>
          <w:szCs w:val="24"/>
        </w:rPr>
      </w:pPr>
      <w:r w:rsidRPr="00A17A95">
        <w:rPr>
          <w:rFonts w:ascii="Cambria" w:hAnsi="Cambria"/>
          <w:sz w:val="24"/>
          <w:szCs w:val="24"/>
        </w:rPr>
        <w:t>A</w:t>
      </w:r>
      <w:r w:rsidR="009158C6" w:rsidRPr="00A17A95">
        <w:rPr>
          <w:rFonts w:ascii="Cambria" w:hAnsi="Cambria"/>
          <w:sz w:val="24"/>
          <w:szCs w:val="24"/>
        </w:rPr>
        <w:t>gent_id</w:t>
      </w:r>
      <w:r w:rsidR="009158C6" w:rsidRPr="00A17A95">
        <w:rPr>
          <w:rFonts w:ascii="Cambria" w:hAnsi="Cambria"/>
          <w:sz w:val="24"/>
          <w:szCs w:val="24"/>
        </w:rPr>
        <w:tab/>
      </w:r>
    </w:p>
    <w:p w:rsidR="009158C6" w:rsidRPr="00A17A95" w:rsidRDefault="004D2002" w:rsidP="00E259CB">
      <w:pPr>
        <w:pStyle w:val="ListParagraph"/>
        <w:numPr>
          <w:ilvl w:val="0"/>
          <w:numId w:val="75"/>
        </w:numPr>
        <w:spacing w:after="0"/>
        <w:rPr>
          <w:rFonts w:ascii="Cambria" w:hAnsi="Cambria"/>
          <w:sz w:val="24"/>
          <w:szCs w:val="24"/>
        </w:rPr>
      </w:pPr>
      <w:r w:rsidRPr="00A17A95">
        <w:rPr>
          <w:rFonts w:ascii="Cambria" w:hAnsi="Cambria"/>
          <w:sz w:val="24"/>
          <w:szCs w:val="24"/>
        </w:rPr>
        <w:t>F</w:t>
      </w:r>
      <w:r w:rsidR="009158C6" w:rsidRPr="00A17A95">
        <w:rPr>
          <w:rFonts w:ascii="Cambria" w:hAnsi="Cambria"/>
          <w:sz w:val="24"/>
          <w:szCs w:val="24"/>
        </w:rPr>
        <w:t>irst</w:t>
      </w:r>
      <w:r w:rsidR="005855B5" w:rsidRPr="00A17A95">
        <w:rPr>
          <w:rFonts w:ascii="Cambria" w:hAnsi="Cambria"/>
          <w:sz w:val="24"/>
          <w:szCs w:val="24"/>
        </w:rPr>
        <w:t xml:space="preserve"> N</w:t>
      </w:r>
      <w:r w:rsidR="009158C6" w:rsidRPr="00A17A95">
        <w:rPr>
          <w:rFonts w:ascii="Cambria" w:hAnsi="Cambria"/>
          <w:sz w:val="24"/>
          <w:szCs w:val="24"/>
        </w:rPr>
        <w:t>ame</w:t>
      </w:r>
      <w:r w:rsidR="009158C6" w:rsidRPr="00A17A95">
        <w:rPr>
          <w:rFonts w:ascii="Cambria" w:hAnsi="Cambria"/>
          <w:sz w:val="24"/>
          <w:szCs w:val="24"/>
        </w:rPr>
        <w:tab/>
      </w:r>
    </w:p>
    <w:p w:rsidR="00160118" w:rsidRPr="00A17A95" w:rsidRDefault="004D2002" w:rsidP="00E259CB">
      <w:pPr>
        <w:pStyle w:val="ListParagraph"/>
        <w:numPr>
          <w:ilvl w:val="0"/>
          <w:numId w:val="75"/>
        </w:numPr>
        <w:spacing w:after="0"/>
        <w:rPr>
          <w:rFonts w:ascii="Cambria" w:hAnsi="Cambria"/>
          <w:sz w:val="24"/>
          <w:szCs w:val="24"/>
        </w:rPr>
      </w:pPr>
      <w:r w:rsidRPr="00A17A95">
        <w:rPr>
          <w:rFonts w:ascii="Cambria" w:hAnsi="Cambria"/>
          <w:sz w:val="24"/>
          <w:szCs w:val="24"/>
        </w:rPr>
        <w:t>S</w:t>
      </w:r>
      <w:r w:rsidR="009158C6" w:rsidRPr="00A17A95">
        <w:rPr>
          <w:rFonts w:ascii="Cambria" w:hAnsi="Cambria"/>
          <w:sz w:val="24"/>
          <w:szCs w:val="24"/>
        </w:rPr>
        <w:t>urname</w:t>
      </w:r>
    </w:p>
    <w:p w:rsidR="004E428A" w:rsidRPr="00A17A95" w:rsidRDefault="004E428A" w:rsidP="00E259CB">
      <w:pPr>
        <w:pStyle w:val="ListParagraph"/>
        <w:numPr>
          <w:ilvl w:val="0"/>
          <w:numId w:val="75"/>
        </w:numPr>
        <w:spacing w:after="0"/>
        <w:rPr>
          <w:rFonts w:ascii="Cambria" w:hAnsi="Cambria"/>
          <w:sz w:val="24"/>
          <w:szCs w:val="24"/>
        </w:rPr>
      </w:pPr>
      <w:r w:rsidRPr="00A17A95">
        <w:rPr>
          <w:rFonts w:ascii="Cambria" w:hAnsi="Cambria"/>
          <w:sz w:val="24"/>
          <w:szCs w:val="24"/>
        </w:rPr>
        <w:t>ID Type</w:t>
      </w:r>
    </w:p>
    <w:p w:rsidR="004D2002" w:rsidRPr="00A17A95" w:rsidRDefault="00160118" w:rsidP="00E259CB">
      <w:pPr>
        <w:pStyle w:val="ListParagraph"/>
        <w:numPr>
          <w:ilvl w:val="0"/>
          <w:numId w:val="75"/>
        </w:numPr>
        <w:spacing w:after="0"/>
        <w:rPr>
          <w:rFonts w:ascii="Cambria" w:hAnsi="Cambria"/>
          <w:sz w:val="24"/>
          <w:szCs w:val="24"/>
        </w:rPr>
      </w:pPr>
      <w:r w:rsidRPr="00A17A95">
        <w:rPr>
          <w:rFonts w:ascii="Cambria" w:hAnsi="Cambria"/>
          <w:sz w:val="24"/>
          <w:szCs w:val="24"/>
        </w:rPr>
        <w:t>ID No.</w:t>
      </w:r>
    </w:p>
    <w:p w:rsidR="009158C6" w:rsidRPr="00A17A95" w:rsidRDefault="00160118" w:rsidP="00E259CB">
      <w:pPr>
        <w:pStyle w:val="ListParagraph"/>
        <w:numPr>
          <w:ilvl w:val="0"/>
          <w:numId w:val="75"/>
        </w:numPr>
        <w:spacing w:after="0"/>
        <w:rPr>
          <w:rFonts w:ascii="Cambria" w:hAnsi="Cambria"/>
          <w:sz w:val="24"/>
          <w:szCs w:val="24"/>
        </w:rPr>
      </w:pPr>
      <w:r w:rsidRPr="00A17A95">
        <w:rPr>
          <w:rFonts w:ascii="Cambria" w:hAnsi="Cambria"/>
          <w:sz w:val="24"/>
          <w:szCs w:val="24"/>
        </w:rPr>
        <w:t>Tel No.</w:t>
      </w:r>
      <w:r w:rsidR="009158C6" w:rsidRPr="00A17A95">
        <w:rPr>
          <w:rFonts w:ascii="Cambria" w:hAnsi="Cambria"/>
          <w:sz w:val="24"/>
          <w:szCs w:val="24"/>
        </w:rPr>
        <w:tab/>
      </w:r>
    </w:p>
    <w:p w:rsidR="00A3102C" w:rsidRPr="00A17A95" w:rsidRDefault="00A3102C" w:rsidP="00E259CB">
      <w:pPr>
        <w:pStyle w:val="ListParagraph"/>
        <w:numPr>
          <w:ilvl w:val="0"/>
          <w:numId w:val="75"/>
        </w:numPr>
        <w:spacing w:after="0"/>
        <w:rPr>
          <w:rFonts w:ascii="Cambria" w:hAnsi="Cambria"/>
          <w:sz w:val="24"/>
          <w:szCs w:val="24"/>
        </w:rPr>
      </w:pPr>
    </w:p>
    <w:p w:rsidR="00A3102C" w:rsidRPr="00A17A95" w:rsidRDefault="00A3102C" w:rsidP="00E259CB">
      <w:pPr>
        <w:pStyle w:val="ListParagraph"/>
        <w:framePr w:hSpace="180" w:wrap="around" w:vAnchor="text" w:hAnchor="margin" w:xAlign="center" w:y="106"/>
        <w:numPr>
          <w:ilvl w:val="0"/>
          <w:numId w:val="75"/>
        </w:numPr>
        <w:spacing w:line="360" w:lineRule="auto"/>
        <w:rPr>
          <w:rFonts w:ascii="Cambria" w:hAnsi="Cambria"/>
        </w:rPr>
      </w:pPr>
      <w:r w:rsidRPr="00A17A95">
        <w:rPr>
          <w:rFonts w:ascii="Cambria" w:hAnsi="Cambria"/>
        </w:rPr>
        <w:t>GENDER</w:t>
      </w:r>
    </w:p>
    <w:p w:rsidR="00A3102C" w:rsidRPr="00A17A95" w:rsidRDefault="00A3102C" w:rsidP="00E259CB">
      <w:pPr>
        <w:pStyle w:val="ListParagraph"/>
        <w:framePr w:hSpace="180" w:wrap="around" w:vAnchor="text" w:hAnchor="margin" w:xAlign="center" w:y="106"/>
        <w:numPr>
          <w:ilvl w:val="0"/>
          <w:numId w:val="75"/>
        </w:numPr>
        <w:spacing w:line="360" w:lineRule="auto"/>
        <w:rPr>
          <w:rFonts w:ascii="Cambria" w:hAnsi="Cambria"/>
        </w:rPr>
      </w:pPr>
      <w:r w:rsidRPr="00A17A95">
        <w:rPr>
          <w:rFonts w:ascii="Cambria" w:hAnsi="Cambria"/>
        </w:rPr>
        <w:t>MARITAL STATUS</w:t>
      </w:r>
    </w:p>
    <w:p w:rsidR="00A3102C" w:rsidRPr="00A17A95" w:rsidRDefault="00A3102C" w:rsidP="00E259CB">
      <w:pPr>
        <w:pStyle w:val="ListParagraph"/>
        <w:framePr w:hSpace="180" w:wrap="around" w:vAnchor="text" w:hAnchor="margin" w:xAlign="center" w:y="106"/>
        <w:numPr>
          <w:ilvl w:val="0"/>
          <w:numId w:val="75"/>
        </w:numPr>
        <w:spacing w:line="360" w:lineRule="auto"/>
        <w:rPr>
          <w:rFonts w:ascii="Cambria" w:hAnsi="Cambria"/>
        </w:rPr>
      </w:pPr>
      <w:r w:rsidRPr="00A17A95">
        <w:rPr>
          <w:rFonts w:ascii="Cambria" w:hAnsi="Cambria"/>
        </w:rPr>
        <w:t>MOBILE NUMBER</w:t>
      </w:r>
    </w:p>
    <w:p w:rsidR="00A3102C" w:rsidRPr="00A17A95" w:rsidRDefault="00A3102C" w:rsidP="00E259CB">
      <w:pPr>
        <w:pStyle w:val="ListParagraph"/>
        <w:framePr w:hSpace="180" w:wrap="around" w:vAnchor="text" w:hAnchor="margin" w:xAlign="center" w:y="106"/>
        <w:numPr>
          <w:ilvl w:val="0"/>
          <w:numId w:val="75"/>
        </w:numPr>
        <w:spacing w:line="360" w:lineRule="auto"/>
        <w:rPr>
          <w:rFonts w:ascii="Cambria" w:hAnsi="Cambria"/>
        </w:rPr>
      </w:pPr>
      <w:r w:rsidRPr="00A17A95">
        <w:rPr>
          <w:rFonts w:ascii="Cambria" w:hAnsi="Cambria"/>
        </w:rPr>
        <w:t>HOME PHONE NUMBER</w:t>
      </w:r>
    </w:p>
    <w:p w:rsidR="00A3102C" w:rsidRPr="00A17A95" w:rsidRDefault="00A3102C" w:rsidP="00E259CB">
      <w:pPr>
        <w:pStyle w:val="ListParagraph"/>
        <w:framePr w:hSpace="180" w:wrap="around" w:vAnchor="text" w:hAnchor="margin" w:xAlign="center" w:y="106"/>
        <w:numPr>
          <w:ilvl w:val="0"/>
          <w:numId w:val="75"/>
        </w:numPr>
        <w:spacing w:line="360" w:lineRule="auto"/>
        <w:rPr>
          <w:rFonts w:ascii="Cambria" w:hAnsi="Cambria"/>
        </w:rPr>
      </w:pPr>
      <w:r w:rsidRPr="00A17A95">
        <w:rPr>
          <w:rFonts w:ascii="Cambria" w:hAnsi="Cambria"/>
        </w:rPr>
        <w:t>EMAIL</w:t>
      </w:r>
    </w:p>
    <w:p w:rsidR="00A3102C" w:rsidRPr="00A17A95" w:rsidRDefault="00A3102C" w:rsidP="00E259CB">
      <w:pPr>
        <w:pStyle w:val="ListParagraph"/>
        <w:framePr w:hSpace="180" w:wrap="around" w:vAnchor="text" w:hAnchor="margin" w:xAlign="center" w:y="106"/>
        <w:numPr>
          <w:ilvl w:val="0"/>
          <w:numId w:val="75"/>
        </w:numPr>
        <w:spacing w:line="360" w:lineRule="auto"/>
        <w:rPr>
          <w:rFonts w:ascii="Cambria" w:hAnsi="Cambria"/>
        </w:rPr>
      </w:pPr>
      <w:r w:rsidRPr="00A17A95">
        <w:rPr>
          <w:rFonts w:ascii="Cambria" w:hAnsi="Cambria"/>
        </w:rPr>
        <w:t>P. O. BOX</w:t>
      </w:r>
    </w:p>
    <w:p w:rsidR="00A3102C" w:rsidRPr="00A17A95" w:rsidRDefault="00A3102C" w:rsidP="00E259CB">
      <w:pPr>
        <w:pStyle w:val="ListParagraph"/>
        <w:framePr w:hSpace="180" w:wrap="around" w:vAnchor="text" w:hAnchor="margin" w:xAlign="center" w:y="106"/>
        <w:numPr>
          <w:ilvl w:val="0"/>
          <w:numId w:val="75"/>
        </w:numPr>
        <w:spacing w:line="360" w:lineRule="auto"/>
        <w:rPr>
          <w:rFonts w:ascii="Cambria" w:hAnsi="Cambria"/>
        </w:rPr>
      </w:pPr>
      <w:r w:rsidRPr="00A17A95">
        <w:rPr>
          <w:rFonts w:ascii="Cambria" w:hAnsi="Cambria"/>
        </w:rPr>
        <w:t>POSTAL REGION</w:t>
      </w:r>
    </w:p>
    <w:p w:rsidR="00A3102C" w:rsidRPr="00A17A95" w:rsidRDefault="00A3102C" w:rsidP="00E259CB">
      <w:pPr>
        <w:pStyle w:val="ListParagraph"/>
        <w:framePr w:hSpace="180" w:wrap="around" w:vAnchor="text" w:hAnchor="margin" w:xAlign="center" w:y="106"/>
        <w:numPr>
          <w:ilvl w:val="0"/>
          <w:numId w:val="75"/>
        </w:numPr>
        <w:spacing w:line="360" w:lineRule="auto"/>
        <w:rPr>
          <w:rFonts w:ascii="Cambria" w:hAnsi="Cambria"/>
        </w:rPr>
      </w:pPr>
      <w:r w:rsidRPr="00A17A95">
        <w:rPr>
          <w:rFonts w:ascii="Cambria" w:hAnsi="Cambria"/>
        </w:rPr>
        <w:t>RESIDENTIAL ADDRESS</w:t>
      </w:r>
    </w:p>
    <w:p w:rsidR="00A3102C" w:rsidRPr="00A17A95" w:rsidRDefault="00A3102C" w:rsidP="00E259CB">
      <w:pPr>
        <w:pStyle w:val="ListParagraph"/>
        <w:framePr w:hSpace="180" w:wrap="around" w:vAnchor="text" w:hAnchor="margin" w:xAlign="center" w:y="106"/>
        <w:numPr>
          <w:ilvl w:val="0"/>
          <w:numId w:val="75"/>
        </w:numPr>
        <w:spacing w:line="360" w:lineRule="auto"/>
        <w:rPr>
          <w:rFonts w:ascii="Cambria" w:hAnsi="Cambria"/>
        </w:rPr>
      </w:pPr>
      <w:r w:rsidRPr="00A17A95">
        <w:rPr>
          <w:rFonts w:ascii="Cambria" w:hAnsi="Cambria"/>
        </w:rPr>
        <w:t>RESIDENTIAL REGION</w:t>
      </w:r>
    </w:p>
    <w:p w:rsidR="00A3102C" w:rsidRPr="00A17A95" w:rsidRDefault="00A3102C" w:rsidP="00E259CB">
      <w:pPr>
        <w:pStyle w:val="ListParagraph"/>
        <w:framePr w:hSpace="180" w:wrap="around" w:vAnchor="text" w:hAnchor="margin" w:xAlign="center" w:y="106"/>
        <w:numPr>
          <w:ilvl w:val="0"/>
          <w:numId w:val="75"/>
        </w:numPr>
        <w:spacing w:line="360" w:lineRule="auto"/>
        <w:rPr>
          <w:rFonts w:ascii="Cambria" w:hAnsi="Cambria"/>
        </w:rPr>
      </w:pPr>
      <w:r w:rsidRPr="00A17A95">
        <w:rPr>
          <w:rFonts w:ascii="Cambria" w:hAnsi="Cambria"/>
        </w:rPr>
        <w:t>BANK NAME</w:t>
      </w:r>
    </w:p>
    <w:p w:rsidR="00A3102C" w:rsidRPr="00A17A95" w:rsidRDefault="00A3102C" w:rsidP="00E259CB">
      <w:pPr>
        <w:pStyle w:val="ListParagraph"/>
        <w:framePr w:hSpace="180" w:wrap="around" w:vAnchor="text" w:hAnchor="margin" w:xAlign="center" w:y="106"/>
        <w:numPr>
          <w:ilvl w:val="0"/>
          <w:numId w:val="75"/>
        </w:numPr>
        <w:spacing w:line="360" w:lineRule="auto"/>
        <w:rPr>
          <w:rFonts w:ascii="Cambria" w:hAnsi="Cambria"/>
        </w:rPr>
      </w:pPr>
      <w:r w:rsidRPr="00A17A95">
        <w:rPr>
          <w:rFonts w:ascii="Cambria" w:hAnsi="Cambria"/>
        </w:rPr>
        <w:t>BANK BRANCH</w:t>
      </w:r>
    </w:p>
    <w:p w:rsidR="00A3102C" w:rsidRPr="00A17A95" w:rsidRDefault="00A3102C" w:rsidP="00E259CB">
      <w:pPr>
        <w:pStyle w:val="ListParagraph"/>
        <w:framePr w:hSpace="180" w:wrap="around" w:vAnchor="text" w:hAnchor="margin" w:xAlign="center" w:y="106"/>
        <w:numPr>
          <w:ilvl w:val="0"/>
          <w:numId w:val="75"/>
        </w:numPr>
        <w:spacing w:line="360" w:lineRule="auto"/>
        <w:rPr>
          <w:rFonts w:ascii="Cambria" w:hAnsi="Cambria"/>
        </w:rPr>
      </w:pPr>
      <w:r w:rsidRPr="00A17A95">
        <w:rPr>
          <w:rFonts w:ascii="Cambria" w:hAnsi="Cambria"/>
        </w:rPr>
        <w:t>BANK ACCOUNT NUMBER</w:t>
      </w:r>
    </w:p>
    <w:p w:rsidR="00A3102C" w:rsidRPr="00A17A95" w:rsidRDefault="00A3102C" w:rsidP="00E259CB">
      <w:pPr>
        <w:pStyle w:val="ListParagraph"/>
        <w:numPr>
          <w:ilvl w:val="0"/>
          <w:numId w:val="75"/>
        </w:numPr>
        <w:spacing w:after="0"/>
        <w:rPr>
          <w:rFonts w:ascii="Cambria" w:hAnsi="Cambria"/>
          <w:sz w:val="24"/>
          <w:szCs w:val="24"/>
        </w:rPr>
      </w:pPr>
      <w:r w:rsidRPr="00A17A95">
        <w:rPr>
          <w:rFonts w:ascii="Cambria" w:hAnsi="Cambria"/>
          <w:sz w:val="24"/>
          <w:szCs w:val="24"/>
        </w:rPr>
        <w:t>NIC NUMBER</w:t>
      </w:r>
    </w:p>
    <w:p w:rsidR="008C148A" w:rsidRPr="00A17A95" w:rsidRDefault="008C148A" w:rsidP="00E259CB">
      <w:pPr>
        <w:pStyle w:val="ListParagraph"/>
        <w:numPr>
          <w:ilvl w:val="0"/>
          <w:numId w:val="75"/>
        </w:numPr>
        <w:spacing w:after="0"/>
        <w:rPr>
          <w:rFonts w:ascii="Cambria" w:hAnsi="Cambria"/>
          <w:sz w:val="24"/>
          <w:szCs w:val="24"/>
        </w:rPr>
      </w:pPr>
      <w:r w:rsidRPr="00A17A95">
        <w:rPr>
          <w:rFonts w:ascii="Cambria" w:hAnsi="Cambria"/>
          <w:sz w:val="24"/>
          <w:szCs w:val="24"/>
        </w:rPr>
        <w:lastRenderedPageBreak/>
        <w:t>Marital Status</w:t>
      </w:r>
    </w:p>
    <w:p w:rsidR="009158C6" w:rsidRPr="00A17A95" w:rsidRDefault="009158C6" w:rsidP="00E259CB">
      <w:pPr>
        <w:pStyle w:val="ListParagraph"/>
        <w:numPr>
          <w:ilvl w:val="0"/>
          <w:numId w:val="75"/>
        </w:numPr>
        <w:spacing w:after="0"/>
        <w:rPr>
          <w:rFonts w:ascii="Cambria" w:hAnsi="Cambria"/>
          <w:sz w:val="24"/>
          <w:szCs w:val="24"/>
        </w:rPr>
      </w:pPr>
      <w:r w:rsidRPr="00A17A95">
        <w:rPr>
          <w:rFonts w:ascii="Cambria" w:hAnsi="Cambria"/>
          <w:sz w:val="24"/>
          <w:szCs w:val="24"/>
        </w:rPr>
        <w:t>Status</w:t>
      </w:r>
      <w:r w:rsidRPr="00A17A95">
        <w:rPr>
          <w:rFonts w:ascii="Cambria" w:hAnsi="Cambria"/>
          <w:sz w:val="24"/>
          <w:szCs w:val="24"/>
        </w:rPr>
        <w:tab/>
      </w:r>
    </w:p>
    <w:p w:rsidR="008C148A" w:rsidRPr="00A17A95" w:rsidRDefault="009158C6" w:rsidP="00E259CB">
      <w:pPr>
        <w:pStyle w:val="ListParagraph"/>
        <w:numPr>
          <w:ilvl w:val="0"/>
          <w:numId w:val="75"/>
        </w:numPr>
        <w:spacing w:after="0"/>
        <w:rPr>
          <w:rFonts w:ascii="Cambria" w:hAnsi="Cambria"/>
          <w:sz w:val="24"/>
          <w:szCs w:val="24"/>
        </w:rPr>
      </w:pPr>
      <w:r w:rsidRPr="00A17A95">
        <w:rPr>
          <w:rFonts w:ascii="Cambria" w:hAnsi="Cambria"/>
          <w:sz w:val="24"/>
          <w:szCs w:val="24"/>
        </w:rPr>
        <w:t>Qualification</w:t>
      </w:r>
    </w:p>
    <w:p w:rsidR="008C148A" w:rsidRPr="00A17A95" w:rsidRDefault="008C148A" w:rsidP="00E259CB">
      <w:pPr>
        <w:pStyle w:val="ListParagraph"/>
        <w:numPr>
          <w:ilvl w:val="0"/>
          <w:numId w:val="75"/>
        </w:numPr>
        <w:spacing w:after="0"/>
        <w:rPr>
          <w:rFonts w:ascii="Cambria" w:hAnsi="Cambria"/>
          <w:sz w:val="24"/>
          <w:szCs w:val="24"/>
        </w:rPr>
      </w:pPr>
      <w:r w:rsidRPr="00A17A95">
        <w:rPr>
          <w:rFonts w:ascii="Cambria" w:hAnsi="Cambria"/>
          <w:sz w:val="24"/>
          <w:szCs w:val="24"/>
        </w:rPr>
        <w:t>Skills</w:t>
      </w:r>
    </w:p>
    <w:p w:rsidR="009158C6" w:rsidRPr="00A17A95" w:rsidRDefault="008C148A" w:rsidP="00E259CB">
      <w:pPr>
        <w:pStyle w:val="ListParagraph"/>
        <w:numPr>
          <w:ilvl w:val="0"/>
          <w:numId w:val="75"/>
        </w:numPr>
        <w:spacing w:after="0"/>
        <w:rPr>
          <w:rFonts w:ascii="Cambria" w:hAnsi="Cambria"/>
          <w:sz w:val="24"/>
          <w:szCs w:val="24"/>
        </w:rPr>
      </w:pPr>
      <w:r w:rsidRPr="00A17A95">
        <w:rPr>
          <w:rFonts w:ascii="Cambria" w:hAnsi="Cambria"/>
          <w:sz w:val="24"/>
          <w:szCs w:val="24"/>
        </w:rPr>
        <w:t>Experience</w:t>
      </w:r>
      <w:r w:rsidR="009158C6" w:rsidRPr="00A17A95">
        <w:rPr>
          <w:rFonts w:ascii="Cambria" w:hAnsi="Cambria"/>
          <w:sz w:val="24"/>
          <w:szCs w:val="24"/>
        </w:rPr>
        <w:tab/>
      </w:r>
    </w:p>
    <w:p w:rsidR="00D962D6" w:rsidRPr="00A17A95" w:rsidRDefault="00D962D6" w:rsidP="00E259CB">
      <w:pPr>
        <w:pStyle w:val="ListParagraph"/>
        <w:numPr>
          <w:ilvl w:val="0"/>
          <w:numId w:val="75"/>
        </w:numPr>
        <w:spacing w:after="0"/>
        <w:rPr>
          <w:rFonts w:ascii="Cambria" w:hAnsi="Cambria"/>
          <w:sz w:val="24"/>
          <w:szCs w:val="24"/>
        </w:rPr>
      </w:pPr>
      <w:r w:rsidRPr="00A17A95">
        <w:rPr>
          <w:rFonts w:ascii="Cambria" w:hAnsi="Cambria"/>
          <w:sz w:val="24"/>
          <w:szCs w:val="24"/>
        </w:rPr>
        <w:t>Training Status</w:t>
      </w:r>
      <w:r w:rsidR="001F06F5">
        <w:rPr>
          <w:rFonts w:ascii="Cambria" w:hAnsi="Cambria"/>
          <w:sz w:val="24"/>
          <w:szCs w:val="24"/>
        </w:rPr>
        <w:t xml:space="preserve"> (reference the defined products in the system)</w:t>
      </w:r>
    </w:p>
    <w:p w:rsidR="009158C6" w:rsidRPr="00A17A95" w:rsidRDefault="009158C6" w:rsidP="00E259CB">
      <w:pPr>
        <w:pStyle w:val="ListParagraph"/>
        <w:numPr>
          <w:ilvl w:val="1"/>
          <w:numId w:val="75"/>
        </w:numPr>
        <w:spacing w:after="0"/>
        <w:rPr>
          <w:rFonts w:ascii="Cambria" w:hAnsi="Cambria"/>
          <w:sz w:val="24"/>
          <w:szCs w:val="24"/>
        </w:rPr>
      </w:pPr>
      <w:r w:rsidRPr="00A17A95">
        <w:rPr>
          <w:rFonts w:ascii="Cambria" w:hAnsi="Cambria"/>
          <w:sz w:val="24"/>
          <w:szCs w:val="24"/>
        </w:rPr>
        <w:t>Risk</w:t>
      </w:r>
      <w:r w:rsidRPr="00A17A95">
        <w:rPr>
          <w:rFonts w:ascii="Cambria" w:hAnsi="Cambria"/>
          <w:sz w:val="24"/>
          <w:szCs w:val="24"/>
        </w:rPr>
        <w:tab/>
      </w:r>
    </w:p>
    <w:p w:rsidR="009158C6" w:rsidRPr="00A17A95" w:rsidRDefault="009158C6" w:rsidP="00E259CB">
      <w:pPr>
        <w:pStyle w:val="ListParagraph"/>
        <w:numPr>
          <w:ilvl w:val="1"/>
          <w:numId w:val="75"/>
        </w:numPr>
        <w:spacing w:after="0"/>
        <w:rPr>
          <w:rFonts w:ascii="Cambria" w:hAnsi="Cambria"/>
          <w:sz w:val="24"/>
          <w:szCs w:val="24"/>
        </w:rPr>
      </w:pPr>
      <w:r w:rsidRPr="00A17A95">
        <w:rPr>
          <w:rFonts w:ascii="Cambria" w:hAnsi="Cambria"/>
          <w:sz w:val="24"/>
          <w:szCs w:val="24"/>
        </w:rPr>
        <w:t>Farewell</w:t>
      </w:r>
      <w:r w:rsidRPr="00A17A95">
        <w:rPr>
          <w:rFonts w:ascii="Cambria" w:hAnsi="Cambria"/>
          <w:sz w:val="24"/>
          <w:szCs w:val="24"/>
        </w:rPr>
        <w:tab/>
      </w:r>
    </w:p>
    <w:p w:rsidR="009158C6" w:rsidRPr="00A17A95" w:rsidRDefault="009158C6" w:rsidP="00E259CB">
      <w:pPr>
        <w:pStyle w:val="ListParagraph"/>
        <w:numPr>
          <w:ilvl w:val="1"/>
          <w:numId w:val="75"/>
        </w:numPr>
        <w:spacing w:after="0"/>
        <w:rPr>
          <w:rFonts w:ascii="Cambria" w:hAnsi="Cambria"/>
          <w:sz w:val="24"/>
          <w:szCs w:val="24"/>
        </w:rPr>
      </w:pPr>
      <w:r w:rsidRPr="00A17A95">
        <w:rPr>
          <w:rFonts w:ascii="Cambria" w:hAnsi="Cambria"/>
          <w:sz w:val="24"/>
          <w:szCs w:val="24"/>
        </w:rPr>
        <w:t>Educational</w:t>
      </w:r>
      <w:r w:rsidRPr="00A17A95">
        <w:rPr>
          <w:rFonts w:ascii="Cambria" w:hAnsi="Cambria"/>
          <w:sz w:val="24"/>
          <w:szCs w:val="24"/>
        </w:rPr>
        <w:tab/>
      </w:r>
    </w:p>
    <w:p w:rsidR="009158C6" w:rsidRPr="00A17A95" w:rsidRDefault="009158C6" w:rsidP="00E259CB">
      <w:pPr>
        <w:pStyle w:val="ListParagraph"/>
        <w:numPr>
          <w:ilvl w:val="0"/>
          <w:numId w:val="75"/>
        </w:numPr>
        <w:spacing w:after="0"/>
        <w:rPr>
          <w:rFonts w:ascii="Cambria" w:hAnsi="Cambria"/>
          <w:sz w:val="24"/>
          <w:szCs w:val="24"/>
        </w:rPr>
      </w:pPr>
      <w:r w:rsidRPr="00A17A95">
        <w:rPr>
          <w:rFonts w:ascii="Cambria" w:hAnsi="Cambria"/>
          <w:sz w:val="24"/>
          <w:szCs w:val="24"/>
        </w:rPr>
        <w:t>Source of Entry</w:t>
      </w:r>
      <w:r w:rsidRPr="00A17A95">
        <w:rPr>
          <w:rFonts w:ascii="Cambria" w:hAnsi="Cambria"/>
          <w:sz w:val="24"/>
          <w:szCs w:val="24"/>
        </w:rPr>
        <w:tab/>
      </w:r>
    </w:p>
    <w:p w:rsidR="009158C6" w:rsidRPr="00A17A95" w:rsidRDefault="009158C6" w:rsidP="00E259CB">
      <w:pPr>
        <w:pStyle w:val="ListParagraph"/>
        <w:numPr>
          <w:ilvl w:val="0"/>
          <w:numId w:val="75"/>
        </w:numPr>
        <w:spacing w:after="0"/>
        <w:rPr>
          <w:rFonts w:ascii="Cambria" w:hAnsi="Cambria"/>
          <w:sz w:val="24"/>
          <w:szCs w:val="24"/>
        </w:rPr>
      </w:pPr>
      <w:r w:rsidRPr="00A17A95">
        <w:rPr>
          <w:rFonts w:ascii="Cambria" w:hAnsi="Cambria"/>
          <w:sz w:val="24"/>
          <w:szCs w:val="24"/>
        </w:rPr>
        <w:t>Start Date</w:t>
      </w:r>
      <w:r w:rsidRPr="00A17A95">
        <w:rPr>
          <w:rFonts w:ascii="Cambria" w:hAnsi="Cambria"/>
          <w:sz w:val="24"/>
          <w:szCs w:val="24"/>
        </w:rPr>
        <w:tab/>
      </w:r>
    </w:p>
    <w:p w:rsidR="004D4C17" w:rsidRPr="00A17A95" w:rsidRDefault="009158C6" w:rsidP="00E259CB">
      <w:pPr>
        <w:pStyle w:val="ListParagraph"/>
        <w:numPr>
          <w:ilvl w:val="0"/>
          <w:numId w:val="75"/>
        </w:numPr>
        <w:spacing w:after="0"/>
        <w:rPr>
          <w:rFonts w:ascii="Cambria" w:hAnsi="Cambria"/>
          <w:sz w:val="24"/>
          <w:szCs w:val="24"/>
        </w:rPr>
      </w:pPr>
      <w:r w:rsidRPr="00A17A95">
        <w:rPr>
          <w:rFonts w:ascii="Cambria" w:hAnsi="Cambria"/>
          <w:sz w:val="24"/>
          <w:szCs w:val="24"/>
        </w:rPr>
        <w:t>Exit Date</w:t>
      </w:r>
    </w:p>
    <w:p w:rsidR="00A3102C" w:rsidRPr="00A17A95" w:rsidRDefault="00A3102C" w:rsidP="00E259CB">
      <w:pPr>
        <w:pStyle w:val="ListParagraph"/>
        <w:numPr>
          <w:ilvl w:val="0"/>
          <w:numId w:val="75"/>
        </w:numPr>
        <w:spacing w:after="0"/>
        <w:rPr>
          <w:rFonts w:ascii="Cambria" w:hAnsi="Cambria"/>
          <w:sz w:val="24"/>
          <w:szCs w:val="24"/>
        </w:rPr>
      </w:pPr>
      <w:r w:rsidRPr="00A17A95">
        <w:rPr>
          <w:rFonts w:ascii="Cambria" w:hAnsi="Cambria"/>
          <w:sz w:val="24"/>
          <w:szCs w:val="24"/>
        </w:rPr>
        <w:t>Effective date</w:t>
      </w:r>
      <w:r w:rsidR="001F06F5">
        <w:rPr>
          <w:rFonts w:ascii="Cambria" w:hAnsi="Cambria"/>
          <w:sz w:val="24"/>
          <w:szCs w:val="24"/>
        </w:rPr>
        <w:t xml:space="preserve"> (Confirmation date) Provide a confirmation button which when updated picks the system date</w:t>
      </w:r>
    </w:p>
    <w:p w:rsidR="00A3102C" w:rsidRPr="00A17A95" w:rsidRDefault="00A3102C" w:rsidP="00E259CB">
      <w:pPr>
        <w:pStyle w:val="ListParagraph"/>
        <w:numPr>
          <w:ilvl w:val="0"/>
          <w:numId w:val="75"/>
        </w:numPr>
        <w:spacing w:after="0"/>
        <w:rPr>
          <w:rFonts w:ascii="Cambria" w:hAnsi="Cambria"/>
          <w:sz w:val="24"/>
          <w:szCs w:val="24"/>
        </w:rPr>
      </w:pPr>
      <w:r w:rsidRPr="00A17A95">
        <w:rPr>
          <w:rFonts w:ascii="Cambria" w:hAnsi="Cambria"/>
          <w:sz w:val="24"/>
          <w:szCs w:val="24"/>
        </w:rPr>
        <w:t>Benefit start date</w:t>
      </w:r>
    </w:p>
    <w:p w:rsidR="008C1C26" w:rsidRPr="00A17A95" w:rsidRDefault="008C1C26" w:rsidP="00397D9C">
      <w:pPr>
        <w:pStyle w:val="Heading2"/>
        <w:rPr>
          <w:rFonts w:ascii="Cambria" w:hAnsi="Cambria"/>
        </w:rPr>
      </w:pPr>
      <w:bookmarkStart w:id="284" w:name="_Toc371586447"/>
      <w:r w:rsidRPr="00A17A95">
        <w:rPr>
          <w:rFonts w:ascii="Cambria" w:hAnsi="Cambria"/>
        </w:rPr>
        <w:t>Agent Numbering</w:t>
      </w:r>
      <w:bookmarkEnd w:id="284"/>
    </w:p>
    <w:p w:rsidR="005855B5" w:rsidRPr="00A17A95" w:rsidRDefault="005855B5" w:rsidP="005855B5">
      <w:pPr>
        <w:rPr>
          <w:rFonts w:ascii="Cambria" w:hAnsi="Cambria"/>
        </w:rPr>
      </w:pPr>
      <w:r w:rsidRPr="00A17A95">
        <w:rPr>
          <w:rFonts w:ascii="Cambria" w:hAnsi="Cambria"/>
        </w:rPr>
        <w:t>The agent number is generated using different parameters</w:t>
      </w:r>
    </w:p>
    <w:p w:rsidR="005855B5" w:rsidRPr="00A17A95" w:rsidRDefault="005855B5" w:rsidP="00E259CB">
      <w:pPr>
        <w:pStyle w:val="ListParagraph"/>
        <w:numPr>
          <w:ilvl w:val="0"/>
          <w:numId w:val="62"/>
        </w:numPr>
        <w:spacing w:after="0"/>
        <w:ind w:left="357" w:hanging="357"/>
        <w:rPr>
          <w:rFonts w:ascii="Cambria" w:hAnsi="Cambria"/>
          <w:sz w:val="24"/>
          <w:szCs w:val="24"/>
        </w:rPr>
      </w:pPr>
      <w:r w:rsidRPr="00A17A95">
        <w:rPr>
          <w:rFonts w:ascii="Cambria" w:hAnsi="Cambria"/>
          <w:sz w:val="24"/>
          <w:szCs w:val="24"/>
        </w:rPr>
        <w:t>Company Short Description (EX)</w:t>
      </w:r>
    </w:p>
    <w:p w:rsidR="005855B5" w:rsidRPr="00A17A95" w:rsidRDefault="005855B5" w:rsidP="00E259CB">
      <w:pPr>
        <w:pStyle w:val="ListParagraph"/>
        <w:numPr>
          <w:ilvl w:val="0"/>
          <w:numId w:val="62"/>
        </w:numPr>
        <w:spacing w:after="0"/>
        <w:ind w:left="357" w:hanging="357"/>
        <w:rPr>
          <w:rFonts w:ascii="Cambria" w:hAnsi="Cambria"/>
          <w:sz w:val="24"/>
          <w:szCs w:val="24"/>
        </w:rPr>
      </w:pPr>
      <w:r w:rsidRPr="00A17A95">
        <w:rPr>
          <w:rFonts w:ascii="Cambria" w:hAnsi="Cambria"/>
          <w:sz w:val="24"/>
          <w:szCs w:val="24"/>
        </w:rPr>
        <w:t>Agency ID (1A13)</w:t>
      </w:r>
    </w:p>
    <w:p w:rsidR="005855B5" w:rsidRPr="00A17A95" w:rsidRDefault="005855B5" w:rsidP="00E259CB">
      <w:pPr>
        <w:pStyle w:val="ListParagraph"/>
        <w:numPr>
          <w:ilvl w:val="0"/>
          <w:numId w:val="62"/>
        </w:numPr>
        <w:spacing w:after="0"/>
        <w:ind w:left="357" w:hanging="357"/>
        <w:rPr>
          <w:rFonts w:ascii="Cambria" w:hAnsi="Cambria"/>
          <w:sz w:val="24"/>
          <w:szCs w:val="24"/>
        </w:rPr>
      </w:pPr>
      <w:r w:rsidRPr="00A17A95">
        <w:rPr>
          <w:rFonts w:ascii="Cambria" w:hAnsi="Cambria"/>
          <w:sz w:val="24"/>
          <w:szCs w:val="24"/>
        </w:rPr>
        <w:t>Account Type (Agency - 1, Broker - 2)</w:t>
      </w:r>
    </w:p>
    <w:p w:rsidR="005855B5" w:rsidRPr="00A17A95" w:rsidRDefault="005855B5" w:rsidP="00E259CB">
      <w:pPr>
        <w:pStyle w:val="ListParagraph"/>
        <w:numPr>
          <w:ilvl w:val="0"/>
          <w:numId w:val="62"/>
        </w:numPr>
        <w:spacing w:after="0"/>
        <w:ind w:left="357" w:hanging="357"/>
        <w:rPr>
          <w:rFonts w:ascii="Cambria" w:hAnsi="Cambria"/>
          <w:sz w:val="24"/>
          <w:szCs w:val="24"/>
        </w:rPr>
      </w:pPr>
      <w:r w:rsidRPr="00A17A95">
        <w:rPr>
          <w:rFonts w:ascii="Cambria" w:hAnsi="Cambria"/>
          <w:sz w:val="24"/>
          <w:szCs w:val="24"/>
        </w:rPr>
        <w:t>Region ID (South - 1, North-2)</w:t>
      </w:r>
    </w:p>
    <w:p w:rsidR="005855B5" w:rsidRPr="00A17A95" w:rsidRDefault="005855B5" w:rsidP="00E259CB">
      <w:pPr>
        <w:pStyle w:val="ListParagraph"/>
        <w:numPr>
          <w:ilvl w:val="0"/>
          <w:numId w:val="62"/>
        </w:numPr>
        <w:spacing w:after="0"/>
        <w:ind w:left="357" w:hanging="357"/>
        <w:rPr>
          <w:rFonts w:ascii="Cambria" w:hAnsi="Cambria"/>
          <w:sz w:val="24"/>
          <w:szCs w:val="24"/>
        </w:rPr>
      </w:pPr>
      <w:r w:rsidRPr="00A17A95">
        <w:rPr>
          <w:rFonts w:ascii="Cambria" w:hAnsi="Cambria"/>
          <w:sz w:val="24"/>
          <w:szCs w:val="24"/>
        </w:rPr>
        <w:t>Branch Code (1,2,3,4,5........................ per region)</w:t>
      </w:r>
    </w:p>
    <w:p w:rsidR="005855B5" w:rsidRPr="00A17A95" w:rsidRDefault="005855B5" w:rsidP="00E259CB">
      <w:pPr>
        <w:pStyle w:val="ListParagraph"/>
        <w:numPr>
          <w:ilvl w:val="0"/>
          <w:numId w:val="62"/>
        </w:numPr>
        <w:spacing w:after="0"/>
        <w:ind w:left="357" w:hanging="357"/>
        <w:rPr>
          <w:rFonts w:ascii="Cambria" w:hAnsi="Cambria"/>
          <w:sz w:val="24"/>
          <w:szCs w:val="24"/>
        </w:rPr>
      </w:pPr>
      <w:r w:rsidRPr="00A17A95">
        <w:rPr>
          <w:rFonts w:ascii="Cambria" w:hAnsi="Cambria"/>
          <w:sz w:val="24"/>
          <w:szCs w:val="24"/>
        </w:rPr>
        <w:t>Team ID (1,2,3,4,5.............................. per Branch)</w:t>
      </w:r>
    </w:p>
    <w:p w:rsidR="005855B5" w:rsidRPr="00A17A95" w:rsidRDefault="005855B5" w:rsidP="00E259CB">
      <w:pPr>
        <w:pStyle w:val="ListParagraph"/>
        <w:numPr>
          <w:ilvl w:val="0"/>
          <w:numId w:val="62"/>
        </w:numPr>
        <w:spacing w:after="0"/>
        <w:ind w:left="357" w:hanging="357"/>
        <w:rPr>
          <w:rFonts w:ascii="Cambria" w:hAnsi="Cambria"/>
          <w:sz w:val="24"/>
          <w:szCs w:val="24"/>
        </w:rPr>
      </w:pPr>
      <w:r w:rsidRPr="00A17A95">
        <w:rPr>
          <w:rFonts w:ascii="Cambria" w:hAnsi="Cambria"/>
          <w:sz w:val="24"/>
          <w:szCs w:val="24"/>
        </w:rPr>
        <w:t>Agent ID(1,2,3,4,5,6,7........................perTeam)</w:t>
      </w:r>
    </w:p>
    <w:p w:rsidR="005855B5" w:rsidRPr="00A17A95" w:rsidRDefault="005855B5" w:rsidP="00092462">
      <w:pPr>
        <w:spacing w:line="360" w:lineRule="auto"/>
        <w:rPr>
          <w:rFonts w:ascii="Cambria" w:hAnsi="Cambria"/>
        </w:rPr>
      </w:pPr>
    </w:p>
    <w:p w:rsidR="005855B5" w:rsidRPr="00A17A95" w:rsidRDefault="005855B5" w:rsidP="00092462">
      <w:pPr>
        <w:spacing w:line="360" w:lineRule="auto"/>
        <w:rPr>
          <w:rFonts w:ascii="Cambria" w:hAnsi="Cambria"/>
        </w:rPr>
      </w:pPr>
      <w:r w:rsidRPr="00A17A95">
        <w:rPr>
          <w:rFonts w:ascii="Cambria" w:hAnsi="Cambria"/>
        </w:rPr>
        <w:t xml:space="preserve">Region Number </w:t>
      </w:r>
      <w:r w:rsidR="00677BFE" w:rsidRPr="00A17A95">
        <w:rPr>
          <w:rFonts w:ascii="Cambria" w:hAnsi="Cambria"/>
        </w:rPr>
        <w:t>--EX1A131</w:t>
      </w:r>
      <w:r w:rsidR="00677BFE" w:rsidRPr="00A17A95">
        <w:rPr>
          <w:rFonts w:ascii="Cambria" w:hAnsi="Cambria"/>
          <w:highlight w:val="green"/>
        </w:rPr>
        <w:t>1</w:t>
      </w:r>
      <w:r w:rsidR="00677BFE" w:rsidRPr="00A17A95">
        <w:rPr>
          <w:rFonts w:ascii="Cambria" w:hAnsi="Cambria"/>
        </w:rPr>
        <w:t>0000</w:t>
      </w:r>
      <w:r w:rsidR="005C2BA9">
        <w:rPr>
          <w:rFonts w:ascii="Cambria" w:hAnsi="Cambria"/>
        </w:rPr>
        <w:t>0</w:t>
      </w:r>
    </w:p>
    <w:p w:rsidR="00677BFE" w:rsidRPr="00A17A95" w:rsidRDefault="00677BFE" w:rsidP="00092462">
      <w:pPr>
        <w:spacing w:line="360" w:lineRule="auto"/>
        <w:rPr>
          <w:rFonts w:ascii="Cambria" w:hAnsi="Cambria"/>
        </w:rPr>
      </w:pPr>
      <w:r w:rsidRPr="00A17A95">
        <w:rPr>
          <w:rFonts w:ascii="Cambria" w:hAnsi="Cambria"/>
        </w:rPr>
        <w:t>Branch Number--EX1A1311</w:t>
      </w:r>
      <w:r w:rsidRPr="00A17A95">
        <w:rPr>
          <w:rFonts w:ascii="Cambria" w:hAnsi="Cambria"/>
          <w:highlight w:val="green"/>
        </w:rPr>
        <w:t>3</w:t>
      </w:r>
      <w:r w:rsidRPr="00A17A95">
        <w:rPr>
          <w:rFonts w:ascii="Cambria" w:hAnsi="Cambria"/>
        </w:rPr>
        <w:t>000</w:t>
      </w:r>
      <w:r w:rsidR="005C2BA9">
        <w:rPr>
          <w:rFonts w:ascii="Cambria" w:hAnsi="Cambria"/>
        </w:rPr>
        <w:t>0</w:t>
      </w:r>
    </w:p>
    <w:p w:rsidR="00677BFE" w:rsidRPr="00A17A95" w:rsidRDefault="00677BFE" w:rsidP="00092462">
      <w:pPr>
        <w:spacing w:line="360" w:lineRule="auto"/>
        <w:rPr>
          <w:rFonts w:ascii="Cambria" w:hAnsi="Cambria"/>
        </w:rPr>
      </w:pPr>
      <w:r w:rsidRPr="00A17A95">
        <w:rPr>
          <w:rFonts w:ascii="Cambria" w:hAnsi="Cambria"/>
        </w:rPr>
        <w:t>Team Number--EX1A13113</w:t>
      </w:r>
      <w:r w:rsidRPr="00A17A95">
        <w:rPr>
          <w:rFonts w:ascii="Cambria" w:hAnsi="Cambria"/>
          <w:highlight w:val="green"/>
        </w:rPr>
        <w:t>1</w:t>
      </w:r>
      <w:r w:rsidRPr="00A17A95">
        <w:rPr>
          <w:rFonts w:ascii="Cambria" w:hAnsi="Cambria"/>
        </w:rPr>
        <w:t>00</w:t>
      </w:r>
      <w:r w:rsidR="005C2BA9">
        <w:rPr>
          <w:rFonts w:ascii="Cambria" w:hAnsi="Cambria"/>
        </w:rPr>
        <w:t>0</w:t>
      </w:r>
    </w:p>
    <w:p w:rsidR="00677BFE" w:rsidRPr="00A17A95" w:rsidRDefault="00677BFE" w:rsidP="00092462">
      <w:pPr>
        <w:spacing w:line="360" w:lineRule="auto"/>
        <w:rPr>
          <w:rFonts w:ascii="Cambria" w:hAnsi="Cambria"/>
        </w:rPr>
      </w:pPr>
      <w:r w:rsidRPr="00A17A95">
        <w:rPr>
          <w:rFonts w:ascii="Cambria" w:hAnsi="Cambria"/>
        </w:rPr>
        <w:t>Agent Number--EX1A131131</w:t>
      </w:r>
      <w:r w:rsidR="004E428A" w:rsidRPr="00A17A95">
        <w:rPr>
          <w:rFonts w:ascii="Cambria" w:hAnsi="Cambria"/>
          <w:highlight w:val="green"/>
        </w:rPr>
        <w:t>00</w:t>
      </w:r>
      <w:r w:rsidRPr="00A17A95">
        <w:rPr>
          <w:rFonts w:ascii="Cambria" w:hAnsi="Cambria"/>
          <w:highlight w:val="green"/>
        </w:rPr>
        <w:t>1</w:t>
      </w:r>
    </w:p>
    <w:p w:rsidR="00397D9C" w:rsidRPr="00A17A95" w:rsidRDefault="00397D9C" w:rsidP="00397D9C">
      <w:pPr>
        <w:pStyle w:val="Heading2"/>
        <w:rPr>
          <w:rFonts w:ascii="Cambria" w:hAnsi="Cambria"/>
        </w:rPr>
      </w:pPr>
      <w:bookmarkStart w:id="285" w:name="_Toc371586448"/>
      <w:r w:rsidRPr="00A17A95">
        <w:rPr>
          <w:rFonts w:ascii="Cambria" w:hAnsi="Cambria"/>
        </w:rPr>
        <w:t>Agent’s remuneration</w:t>
      </w:r>
      <w:bookmarkEnd w:id="285"/>
    </w:p>
    <w:p w:rsidR="008936B2" w:rsidRPr="00A17A95" w:rsidRDefault="008936B2" w:rsidP="00092462">
      <w:pPr>
        <w:spacing w:line="360" w:lineRule="auto"/>
        <w:rPr>
          <w:rFonts w:ascii="Cambria" w:hAnsi="Cambria"/>
        </w:rPr>
      </w:pPr>
      <w:r w:rsidRPr="00A17A95">
        <w:rPr>
          <w:rFonts w:ascii="Cambria" w:hAnsi="Cambria"/>
        </w:rPr>
        <w:t>The only remuneration for the agents is the commission and override commission</w:t>
      </w:r>
    </w:p>
    <w:p w:rsidR="00602490" w:rsidRPr="00A17A95" w:rsidRDefault="00602490" w:rsidP="00092462">
      <w:pPr>
        <w:spacing w:line="360" w:lineRule="auto"/>
        <w:rPr>
          <w:rFonts w:ascii="Cambria" w:hAnsi="Cambria"/>
        </w:rPr>
      </w:pPr>
      <w:r w:rsidRPr="00A17A95">
        <w:rPr>
          <w:rFonts w:ascii="Cambria" w:hAnsi="Cambria"/>
        </w:rPr>
        <w:t xml:space="preserve">The system should be able to cater for commission types &amp; rules e.g. upfront commission, term-based commission, annual commission, as  and when commission, single premium commission etc .  </w:t>
      </w:r>
    </w:p>
    <w:p w:rsidR="00602490" w:rsidRPr="00A17A95" w:rsidRDefault="00602490" w:rsidP="00602490">
      <w:pPr>
        <w:pStyle w:val="Heading3"/>
        <w:rPr>
          <w:rFonts w:ascii="Cambria" w:hAnsi="Cambria"/>
        </w:rPr>
      </w:pPr>
      <w:bookmarkStart w:id="286" w:name="_Toc371586449"/>
      <w:r w:rsidRPr="00A17A95">
        <w:rPr>
          <w:rFonts w:ascii="Cambria" w:hAnsi="Cambria"/>
        </w:rPr>
        <w:lastRenderedPageBreak/>
        <w:t>Upfront commission</w:t>
      </w:r>
      <w:bookmarkEnd w:id="286"/>
    </w:p>
    <w:p w:rsidR="000C3F55" w:rsidRPr="00A17A95" w:rsidRDefault="005C2BA9" w:rsidP="000C3F55">
      <w:pPr>
        <w:rPr>
          <w:rFonts w:ascii="Cambria" w:hAnsi="Cambria"/>
        </w:rPr>
      </w:pPr>
      <w:r>
        <w:rPr>
          <w:rFonts w:ascii="Cambria" w:hAnsi="Cambria"/>
        </w:rPr>
        <w:t xml:space="preserve">This is commission paid to the probationers based on anticipated commission on accepted policies. </w:t>
      </w:r>
      <w:r w:rsidR="000C3F55" w:rsidRPr="00A17A95">
        <w:rPr>
          <w:rFonts w:ascii="Cambria" w:hAnsi="Cambria"/>
        </w:rPr>
        <w:t>Probational commission</w:t>
      </w:r>
    </w:p>
    <w:p w:rsidR="00602490" w:rsidRPr="00A17A95" w:rsidRDefault="00602490" w:rsidP="00602490">
      <w:pPr>
        <w:pStyle w:val="Heading3"/>
        <w:rPr>
          <w:rFonts w:ascii="Cambria" w:hAnsi="Cambria"/>
        </w:rPr>
      </w:pPr>
      <w:bookmarkStart w:id="287" w:name="_Toc371586450"/>
      <w:r w:rsidRPr="00A17A95">
        <w:rPr>
          <w:rFonts w:ascii="Cambria" w:hAnsi="Cambria"/>
        </w:rPr>
        <w:t>Term-based commission</w:t>
      </w:r>
      <w:bookmarkEnd w:id="287"/>
    </w:p>
    <w:p w:rsidR="000C3F55" w:rsidRPr="00A17A95" w:rsidRDefault="005C2BA9" w:rsidP="000C3F55">
      <w:pPr>
        <w:rPr>
          <w:rFonts w:ascii="Cambria" w:hAnsi="Cambria"/>
        </w:rPr>
      </w:pPr>
      <w:r>
        <w:rPr>
          <w:rFonts w:ascii="Cambria" w:hAnsi="Cambria"/>
        </w:rPr>
        <w:t>This is commission on the traditional individual life products</w:t>
      </w:r>
    </w:p>
    <w:p w:rsidR="00602490" w:rsidRPr="00A17A95" w:rsidRDefault="00602490" w:rsidP="00602490">
      <w:pPr>
        <w:pStyle w:val="Heading3"/>
        <w:rPr>
          <w:rFonts w:ascii="Cambria" w:hAnsi="Cambria"/>
        </w:rPr>
      </w:pPr>
      <w:bookmarkStart w:id="288" w:name="_Toc371586451"/>
      <w:r w:rsidRPr="00A17A95">
        <w:rPr>
          <w:rFonts w:ascii="Cambria" w:hAnsi="Cambria"/>
        </w:rPr>
        <w:t>Annual</w:t>
      </w:r>
      <w:r w:rsidR="005C2BA9">
        <w:rPr>
          <w:rFonts w:ascii="Cambria" w:hAnsi="Cambria"/>
        </w:rPr>
        <w:t>/Peri</w:t>
      </w:r>
      <w:r w:rsidR="000F3004">
        <w:rPr>
          <w:rFonts w:ascii="Cambria" w:hAnsi="Cambria"/>
        </w:rPr>
        <w:t>o</w:t>
      </w:r>
      <w:r w:rsidR="005C2BA9">
        <w:rPr>
          <w:rFonts w:ascii="Cambria" w:hAnsi="Cambria"/>
        </w:rPr>
        <w:t>dical</w:t>
      </w:r>
      <w:r w:rsidRPr="00A17A95">
        <w:rPr>
          <w:rFonts w:ascii="Cambria" w:hAnsi="Cambria"/>
        </w:rPr>
        <w:t xml:space="preserve"> commission</w:t>
      </w:r>
      <w:bookmarkEnd w:id="288"/>
    </w:p>
    <w:p w:rsidR="000C3F55" w:rsidRPr="00A17A95" w:rsidRDefault="000C3F55" w:rsidP="000C3F55">
      <w:pPr>
        <w:rPr>
          <w:rFonts w:ascii="Cambria" w:hAnsi="Cambria"/>
        </w:rPr>
      </w:pPr>
      <w:r w:rsidRPr="00A17A95">
        <w:rPr>
          <w:rFonts w:ascii="Cambria" w:hAnsi="Cambria"/>
        </w:rPr>
        <w:t>Annualize</w:t>
      </w:r>
      <w:r w:rsidR="005C2BA9">
        <w:rPr>
          <w:rFonts w:ascii="Cambria" w:hAnsi="Cambria"/>
        </w:rPr>
        <w:t xml:space="preserve"> (defined period) on</w:t>
      </w:r>
      <w:r w:rsidRPr="00A17A95">
        <w:rPr>
          <w:rFonts w:ascii="Cambria" w:hAnsi="Cambria"/>
        </w:rPr>
        <w:t xml:space="preserve"> the upfront commission</w:t>
      </w:r>
      <w:r w:rsidR="005C2BA9">
        <w:rPr>
          <w:rFonts w:ascii="Cambria" w:hAnsi="Cambria"/>
        </w:rPr>
        <w:t xml:space="preserve"> on the incepted policies</w:t>
      </w:r>
    </w:p>
    <w:p w:rsidR="00602490" w:rsidRPr="00A17A95" w:rsidRDefault="00602490" w:rsidP="00602490">
      <w:pPr>
        <w:pStyle w:val="Heading3"/>
        <w:rPr>
          <w:rFonts w:ascii="Cambria" w:hAnsi="Cambria"/>
        </w:rPr>
      </w:pPr>
      <w:bookmarkStart w:id="289" w:name="_Toc371586452"/>
      <w:r w:rsidRPr="00A17A95">
        <w:rPr>
          <w:rFonts w:ascii="Cambria" w:hAnsi="Cambria"/>
        </w:rPr>
        <w:t>As  and when commission</w:t>
      </w:r>
      <w:bookmarkEnd w:id="289"/>
    </w:p>
    <w:p w:rsidR="000C3F55" w:rsidRPr="00A17A95" w:rsidRDefault="000C3F55" w:rsidP="000C3F55">
      <w:pPr>
        <w:rPr>
          <w:rFonts w:ascii="Cambria" w:hAnsi="Cambria"/>
        </w:rPr>
      </w:pPr>
      <w:r w:rsidRPr="00A17A95">
        <w:rPr>
          <w:rFonts w:ascii="Cambria" w:hAnsi="Cambria"/>
        </w:rPr>
        <w:t>Current scenario based on payment of premium</w:t>
      </w:r>
      <w:r w:rsidR="005C2BA9">
        <w:rPr>
          <w:rFonts w:ascii="Cambria" w:hAnsi="Cambria"/>
        </w:rPr>
        <w:t xml:space="preserve"> on incepted cases</w:t>
      </w:r>
    </w:p>
    <w:p w:rsidR="00602490" w:rsidRPr="00A17A95" w:rsidRDefault="00602490" w:rsidP="00602490">
      <w:pPr>
        <w:pStyle w:val="Heading3"/>
        <w:rPr>
          <w:rFonts w:ascii="Cambria" w:hAnsi="Cambria"/>
        </w:rPr>
      </w:pPr>
      <w:bookmarkStart w:id="290" w:name="_Toc371586453"/>
      <w:r w:rsidRPr="00A17A95">
        <w:rPr>
          <w:rFonts w:ascii="Cambria" w:hAnsi="Cambria"/>
        </w:rPr>
        <w:t>Single premium commission</w:t>
      </w:r>
      <w:bookmarkEnd w:id="290"/>
    </w:p>
    <w:p w:rsidR="00602490" w:rsidRDefault="000F3004" w:rsidP="00092462">
      <w:pPr>
        <w:spacing w:line="360" w:lineRule="auto"/>
        <w:rPr>
          <w:rFonts w:ascii="Cambria" w:hAnsi="Cambria"/>
        </w:rPr>
      </w:pPr>
      <w:r>
        <w:rPr>
          <w:rFonts w:ascii="Cambria" w:hAnsi="Cambria"/>
        </w:rPr>
        <w:t>Commission on policies that pay single premium.</w:t>
      </w:r>
    </w:p>
    <w:p w:rsidR="000F3004" w:rsidRPr="00A17A95" w:rsidRDefault="000F3004" w:rsidP="00092462">
      <w:pPr>
        <w:spacing w:line="360" w:lineRule="auto"/>
        <w:rPr>
          <w:rFonts w:ascii="Cambria" w:hAnsi="Cambria"/>
        </w:rPr>
      </w:pPr>
    </w:p>
    <w:p w:rsidR="00377D89" w:rsidRPr="00A17A95" w:rsidRDefault="00377D89" w:rsidP="00092462">
      <w:pPr>
        <w:spacing w:line="360" w:lineRule="auto"/>
        <w:rPr>
          <w:rFonts w:ascii="Cambria" w:hAnsi="Cambria"/>
        </w:rPr>
      </w:pPr>
      <w:r w:rsidRPr="00A17A95">
        <w:rPr>
          <w:rFonts w:ascii="Cambria" w:hAnsi="Cambria"/>
        </w:rPr>
        <w:t>Facility to define commission structure accommodating business variables such as retention</w:t>
      </w:r>
      <w:r w:rsidR="000C3F55" w:rsidRPr="00A17A95">
        <w:rPr>
          <w:rFonts w:ascii="Cambria" w:hAnsi="Cambria"/>
        </w:rPr>
        <w:t>(Based on persistency)</w:t>
      </w:r>
      <w:r w:rsidR="000F3004">
        <w:rPr>
          <w:rFonts w:ascii="Cambria" w:hAnsi="Cambria"/>
        </w:rPr>
        <w:t xml:space="preserve"> this can be used on the target commission for mature agents this should not affect the commission structure but in payments of bonus</w:t>
      </w:r>
      <w:r w:rsidRPr="00A17A95">
        <w:rPr>
          <w:rFonts w:ascii="Cambria" w:hAnsi="Cambria"/>
        </w:rPr>
        <w:t>, renewal percentage (%) at site level</w:t>
      </w:r>
      <w:r w:rsidR="007C18EB" w:rsidRPr="00A17A95">
        <w:rPr>
          <w:rFonts w:ascii="Cambria" w:hAnsi="Cambria"/>
        </w:rPr>
        <w:t>(paypoint)</w:t>
      </w:r>
      <w:r w:rsidR="001B3629">
        <w:rPr>
          <w:rFonts w:ascii="Cambria" w:hAnsi="Cambria"/>
        </w:rPr>
        <w:t xml:space="preserve"> this will also apply at persistency at the target commission</w:t>
      </w:r>
      <w:r w:rsidRPr="00A17A95">
        <w:rPr>
          <w:rFonts w:ascii="Cambria" w:hAnsi="Cambria"/>
        </w:rPr>
        <w:t>, broker level, policy level etc.</w:t>
      </w:r>
      <w:r w:rsidR="000F3004">
        <w:rPr>
          <w:rFonts w:ascii="Cambria" w:hAnsi="Cambria"/>
        </w:rPr>
        <w:t xml:space="preserve"> This can be based on fund provider i.e. direct debit(Categorize per traditional banks, stop order(large, small, government) this can be limited the probationers to guide their selling patterns.</w:t>
      </w:r>
    </w:p>
    <w:p w:rsidR="00BC169B" w:rsidRPr="00A17A95" w:rsidRDefault="00BC169B" w:rsidP="00BC169B">
      <w:pPr>
        <w:pStyle w:val="Heading2"/>
        <w:rPr>
          <w:rFonts w:ascii="Cambria" w:hAnsi="Cambria"/>
        </w:rPr>
      </w:pPr>
      <w:bookmarkStart w:id="291" w:name="_Toc371586454"/>
      <w:r w:rsidRPr="00A17A95">
        <w:rPr>
          <w:rFonts w:ascii="Cambria" w:hAnsi="Cambria"/>
        </w:rPr>
        <w:t>Hierarchy amongst agents</w:t>
      </w:r>
      <w:bookmarkEnd w:id="291"/>
    </w:p>
    <w:p w:rsidR="00BC169B" w:rsidRPr="00A17A95" w:rsidRDefault="00BC169B" w:rsidP="00092462">
      <w:pPr>
        <w:spacing w:line="360" w:lineRule="auto"/>
        <w:rPr>
          <w:rFonts w:ascii="Cambria" w:hAnsi="Cambria"/>
        </w:rPr>
      </w:pPr>
      <w:r w:rsidRPr="00A17A95">
        <w:rPr>
          <w:rFonts w:ascii="Cambria" w:hAnsi="Cambria"/>
        </w:rPr>
        <w:t xml:space="preserve">Agents will be classified </w:t>
      </w:r>
      <w:r w:rsidR="00012285" w:rsidRPr="00A17A95">
        <w:rPr>
          <w:rFonts w:ascii="Cambria" w:hAnsi="Cambria"/>
        </w:rPr>
        <w:t>using</w:t>
      </w:r>
      <w:r w:rsidRPr="00A17A95">
        <w:rPr>
          <w:rFonts w:ascii="Cambria" w:hAnsi="Cambria"/>
        </w:rPr>
        <w:t xml:space="preserve"> different rankings i.e. general advisers, senior advisers, chief advisers. These categories will have different commission structures.</w:t>
      </w:r>
    </w:p>
    <w:p w:rsidR="00FF58AC" w:rsidRDefault="00FF58AC" w:rsidP="00092462">
      <w:pPr>
        <w:spacing w:line="360" w:lineRule="auto"/>
        <w:rPr>
          <w:rFonts w:ascii="Cambria" w:hAnsi="Cambria"/>
        </w:rPr>
      </w:pPr>
      <w:r w:rsidRPr="00A17A95">
        <w:rPr>
          <w:rFonts w:ascii="Cambria" w:hAnsi="Cambria"/>
        </w:rPr>
        <w:t>Facility to promote agents through the ranks viz.probationer</w:t>
      </w:r>
      <w:r w:rsidR="00CF0FA1">
        <w:rPr>
          <w:rFonts w:ascii="Cambria" w:hAnsi="Cambria"/>
        </w:rPr>
        <w:t xml:space="preserve"> to marketing officer is automatic based on the 6 month waiting period and minimum number of policies brought. Failure to meet this they are terminated</w:t>
      </w:r>
      <w:r w:rsidRPr="00A17A95">
        <w:rPr>
          <w:rFonts w:ascii="Cambria" w:hAnsi="Cambria"/>
        </w:rPr>
        <w:t>, representative, consultant, senior consultant.</w:t>
      </w:r>
    </w:p>
    <w:p w:rsidR="00CF0FA1" w:rsidRPr="00A17A95" w:rsidRDefault="00CF0FA1" w:rsidP="00092462">
      <w:pPr>
        <w:spacing w:line="360" w:lineRule="auto"/>
        <w:rPr>
          <w:rFonts w:ascii="Cambria" w:hAnsi="Cambria"/>
        </w:rPr>
      </w:pPr>
      <w:r>
        <w:rPr>
          <w:rFonts w:ascii="Cambria" w:hAnsi="Cambria"/>
        </w:rPr>
        <w:t>Create the hierarchy in the system based on the expected figures i.e. production and other soft issues which are user driven. The system should prompt and allow staff to effect the promotion.</w:t>
      </w:r>
    </w:p>
    <w:p w:rsidR="00092462" w:rsidRPr="00A17A95" w:rsidRDefault="00092462" w:rsidP="00092462">
      <w:pPr>
        <w:spacing w:line="360" w:lineRule="auto"/>
        <w:rPr>
          <w:rFonts w:ascii="Cambria" w:hAnsi="Cambria"/>
        </w:rPr>
      </w:pPr>
      <w:r w:rsidRPr="00A17A95">
        <w:rPr>
          <w:rFonts w:ascii="Cambria" w:hAnsi="Cambria"/>
        </w:rPr>
        <w:t xml:space="preserve">Agent creation to give </w:t>
      </w:r>
      <w:r w:rsidR="00B775BC" w:rsidRPr="00A17A95">
        <w:rPr>
          <w:rFonts w:ascii="Cambria" w:hAnsi="Cambria"/>
        </w:rPr>
        <w:t>an opportunity to no</w:t>
      </w:r>
      <w:r w:rsidRPr="00A17A95">
        <w:rPr>
          <w:rFonts w:ascii="Cambria" w:hAnsi="Cambria"/>
        </w:rPr>
        <w:t xml:space="preserve">minate categories for agents for different rates applicable to those categories. These can be changes in any category </w:t>
      </w:r>
      <w:r w:rsidR="00CF0FA1">
        <w:rPr>
          <w:rFonts w:ascii="Cambria" w:hAnsi="Cambria"/>
        </w:rPr>
        <w:t>where</w:t>
      </w:r>
      <w:r w:rsidRPr="00A17A95">
        <w:rPr>
          <w:rFonts w:ascii="Cambria" w:hAnsi="Cambria"/>
        </w:rPr>
        <w:t xml:space="preserve"> all polici</w:t>
      </w:r>
      <w:r w:rsidR="00B775BC" w:rsidRPr="00A17A95">
        <w:rPr>
          <w:rFonts w:ascii="Cambria" w:hAnsi="Cambria"/>
        </w:rPr>
        <w:t>es sold after that period of no</w:t>
      </w:r>
      <w:r w:rsidRPr="00A17A95">
        <w:rPr>
          <w:rFonts w:ascii="Cambria" w:hAnsi="Cambria"/>
        </w:rPr>
        <w:t>minate should attract different rates</w:t>
      </w:r>
      <w:r w:rsidR="00B775BC" w:rsidRPr="00A17A95">
        <w:rPr>
          <w:rFonts w:ascii="Cambria" w:hAnsi="Cambria"/>
        </w:rPr>
        <w:t>.</w:t>
      </w:r>
      <w:r w:rsidR="009B64C7">
        <w:rPr>
          <w:rFonts w:ascii="Cambria" w:hAnsi="Cambria"/>
        </w:rPr>
        <w:t xml:space="preserve"> The difference in rating can be </w:t>
      </w:r>
      <w:r w:rsidR="009B64C7">
        <w:rPr>
          <w:rFonts w:ascii="Cambria" w:hAnsi="Cambria"/>
        </w:rPr>
        <w:lastRenderedPageBreak/>
        <w:t>defined at the category level where you increase commission by a defined rate i.e. 2%, 3% from the previous rate which are the normal commission rates</w:t>
      </w:r>
    </w:p>
    <w:p w:rsidR="00B775BC" w:rsidRPr="00A17A95" w:rsidRDefault="00B775BC" w:rsidP="00092462">
      <w:pPr>
        <w:spacing w:line="360" w:lineRule="auto"/>
        <w:rPr>
          <w:rFonts w:ascii="Cambria" w:hAnsi="Cambria"/>
        </w:rPr>
      </w:pPr>
    </w:p>
    <w:p w:rsidR="00B775BC" w:rsidRPr="00A17A95" w:rsidRDefault="00B775BC" w:rsidP="00092462">
      <w:pPr>
        <w:spacing w:line="360" w:lineRule="auto"/>
        <w:rPr>
          <w:rFonts w:ascii="Cambria" w:hAnsi="Cambria"/>
        </w:rPr>
      </w:pPr>
      <w:r w:rsidRPr="00A17A95">
        <w:rPr>
          <w:rFonts w:ascii="Cambria" w:hAnsi="Cambria"/>
        </w:rPr>
        <w:t>Agents may be moved to higher rank or lower rank on the basis of the following criteria, Service Period</w:t>
      </w:r>
      <w:r w:rsidR="00427EDE">
        <w:rPr>
          <w:rFonts w:ascii="Cambria" w:hAnsi="Cambria"/>
        </w:rPr>
        <w:t>( number of years serviced)</w:t>
      </w:r>
      <w:r w:rsidRPr="00A17A95">
        <w:rPr>
          <w:rFonts w:ascii="Cambria" w:hAnsi="Cambria"/>
        </w:rPr>
        <w:t>, Production Requirement</w:t>
      </w:r>
      <w:r w:rsidR="00427EDE">
        <w:rPr>
          <w:rFonts w:ascii="Cambria" w:hAnsi="Cambria"/>
        </w:rPr>
        <w:t>( Minimum number of policies sold)</w:t>
      </w:r>
      <w:r w:rsidRPr="00A17A95">
        <w:rPr>
          <w:rFonts w:ascii="Cambria" w:hAnsi="Cambria"/>
        </w:rPr>
        <w:t>, Persistency rate requirement</w:t>
      </w:r>
      <w:r w:rsidR="00427EDE">
        <w:rPr>
          <w:rFonts w:ascii="Cambria" w:hAnsi="Cambria"/>
        </w:rPr>
        <w:t xml:space="preserve"> (Retention within specified period i.e. last 12, 24 or 36 months)</w:t>
      </w:r>
      <w:r w:rsidRPr="00A17A95">
        <w:rPr>
          <w:rFonts w:ascii="Cambria" w:hAnsi="Cambria"/>
        </w:rPr>
        <w:t>and Training Requirement</w:t>
      </w:r>
      <w:r w:rsidR="00637C3C">
        <w:rPr>
          <w:rFonts w:ascii="Cambria" w:hAnsi="Cambria"/>
        </w:rPr>
        <w:t>(ensure chief officer training has been done</w:t>
      </w:r>
    </w:p>
    <w:p w:rsidR="00E616F2" w:rsidRPr="00A17A95" w:rsidRDefault="007F054A" w:rsidP="00BD6EBD">
      <w:pPr>
        <w:pStyle w:val="Heading2"/>
        <w:rPr>
          <w:rFonts w:ascii="Cambria" w:hAnsi="Cambria"/>
        </w:rPr>
      </w:pPr>
      <w:bookmarkStart w:id="292" w:name="_Toc371586455"/>
      <w:r w:rsidRPr="00A17A95">
        <w:rPr>
          <w:rFonts w:ascii="Cambria" w:hAnsi="Cambria"/>
        </w:rPr>
        <w:t>Agent bonus</w:t>
      </w:r>
      <w:bookmarkEnd w:id="292"/>
    </w:p>
    <w:p w:rsidR="00C172CB" w:rsidRPr="00A17A95" w:rsidRDefault="00C172CB" w:rsidP="0016312E">
      <w:pPr>
        <w:spacing w:line="360" w:lineRule="auto"/>
        <w:rPr>
          <w:rFonts w:ascii="Cambria" w:hAnsi="Cambria"/>
        </w:rPr>
      </w:pPr>
      <w:r w:rsidRPr="00A17A95">
        <w:rPr>
          <w:rFonts w:ascii="Cambria" w:hAnsi="Cambria"/>
        </w:rPr>
        <w:t>Bonuses are calculated every month and reserved for payment at the end of a period if the agent qualifies against set bonus parameters targets.</w:t>
      </w:r>
    </w:p>
    <w:p w:rsidR="00687E08" w:rsidRPr="00A17A95" w:rsidRDefault="00687E08" w:rsidP="00687E08">
      <w:pPr>
        <w:pStyle w:val="NoSpacing"/>
        <w:spacing w:line="360" w:lineRule="auto"/>
        <w:rPr>
          <w:rFonts w:ascii="Cambria" w:hAnsi="Cambria"/>
          <w:sz w:val="24"/>
          <w:szCs w:val="24"/>
        </w:rPr>
      </w:pPr>
      <w:r w:rsidRPr="00A17A95">
        <w:rPr>
          <w:rFonts w:ascii="Cambria" w:hAnsi="Cambria"/>
          <w:sz w:val="24"/>
          <w:szCs w:val="24"/>
        </w:rPr>
        <w:t xml:space="preserve">This is meant to be a long term/ pension benefit to be paid out to the agents after the attainment of certain specific number of years. Planned timeframes </w:t>
      </w:r>
      <w:r w:rsidR="002F794F">
        <w:rPr>
          <w:rFonts w:ascii="Cambria" w:hAnsi="Cambria"/>
          <w:sz w:val="24"/>
          <w:szCs w:val="24"/>
        </w:rPr>
        <w:t xml:space="preserve">for withdrawal </w:t>
      </w:r>
      <w:r w:rsidRPr="00A17A95">
        <w:rPr>
          <w:rFonts w:ascii="Cambria" w:hAnsi="Cambria"/>
          <w:sz w:val="24"/>
          <w:szCs w:val="24"/>
        </w:rPr>
        <w:t xml:space="preserve">are </w:t>
      </w:r>
      <w:r w:rsidRPr="00A17A95">
        <w:rPr>
          <w:rFonts w:ascii="Cambria" w:hAnsi="Cambria"/>
          <w:b/>
          <w:sz w:val="24"/>
          <w:szCs w:val="24"/>
        </w:rPr>
        <w:t>5</w:t>
      </w:r>
      <w:r w:rsidRPr="00A17A95">
        <w:rPr>
          <w:rFonts w:ascii="Cambria" w:hAnsi="Cambria"/>
          <w:sz w:val="24"/>
          <w:szCs w:val="24"/>
        </w:rPr>
        <w:t xml:space="preserve">, </w:t>
      </w:r>
      <w:r w:rsidRPr="00A17A95">
        <w:rPr>
          <w:rFonts w:ascii="Cambria" w:hAnsi="Cambria"/>
          <w:b/>
          <w:sz w:val="24"/>
          <w:szCs w:val="24"/>
        </w:rPr>
        <w:t>10, 15</w:t>
      </w:r>
      <w:r w:rsidRPr="00A17A95">
        <w:rPr>
          <w:rFonts w:ascii="Cambria" w:hAnsi="Cambria"/>
          <w:sz w:val="24"/>
          <w:szCs w:val="24"/>
        </w:rPr>
        <w:t xml:space="preserve"> years. After attainment of these timelines Agents are entitled to a certain percentage of the benefit</w:t>
      </w:r>
      <w:r w:rsidR="002F794F">
        <w:rPr>
          <w:rFonts w:ascii="Cambria" w:hAnsi="Cambria"/>
          <w:sz w:val="24"/>
          <w:szCs w:val="24"/>
        </w:rPr>
        <w:t xml:space="preserve"> i.e. 25%, 50% and 100%</w:t>
      </w:r>
      <w:r w:rsidRPr="00A17A95">
        <w:rPr>
          <w:rFonts w:ascii="Cambria" w:hAnsi="Cambria"/>
          <w:sz w:val="24"/>
          <w:szCs w:val="24"/>
        </w:rPr>
        <w:t>. And this will be processed from the system so we can keep track of it as well.</w:t>
      </w:r>
    </w:p>
    <w:p w:rsidR="00687E08" w:rsidRPr="00A17A95" w:rsidRDefault="00687E08" w:rsidP="00687E08">
      <w:pPr>
        <w:pStyle w:val="NoSpacing"/>
        <w:spacing w:line="360" w:lineRule="auto"/>
        <w:rPr>
          <w:rFonts w:ascii="Cambria" w:hAnsi="Cambria"/>
          <w:sz w:val="24"/>
          <w:szCs w:val="24"/>
        </w:rPr>
      </w:pPr>
    </w:p>
    <w:p w:rsidR="00687E08" w:rsidRPr="00A17A95" w:rsidRDefault="00687E08" w:rsidP="00687E08">
      <w:pPr>
        <w:pStyle w:val="NoSpacing"/>
        <w:spacing w:line="360" w:lineRule="auto"/>
        <w:rPr>
          <w:rFonts w:ascii="Cambria" w:hAnsi="Cambria"/>
          <w:sz w:val="24"/>
          <w:szCs w:val="24"/>
        </w:rPr>
      </w:pPr>
      <w:r w:rsidRPr="00A17A95">
        <w:rPr>
          <w:rFonts w:ascii="Cambria" w:hAnsi="Cambria"/>
          <w:sz w:val="24"/>
          <w:szCs w:val="24"/>
        </w:rPr>
        <w:t xml:space="preserve">Annual statements will be generated for the Marketing Officers at the end of each year to indicate the opening balance, amount contributed to during the year and the closing balances. </w:t>
      </w:r>
      <w:r w:rsidR="00B10A9E">
        <w:rPr>
          <w:rFonts w:ascii="Cambria" w:hAnsi="Cambria"/>
          <w:sz w:val="24"/>
          <w:szCs w:val="24"/>
        </w:rPr>
        <w:t xml:space="preserve">The annual statements should be posted to the agents portal. </w:t>
      </w:r>
      <w:r w:rsidRPr="00A17A95">
        <w:rPr>
          <w:rFonts w:ascii="Cambria" w:hAnsi="Cambria"/>
          <w:sz w:val="24"/>
          <w:szCs w:val="24"/>
        </w:rPr>
        <w:t xml:space="preserve">It should be possible to add the interest generated from the fund managers so the system can give them a statement just as clients will receive statements </w:t>
      </w:r>
      <w:r w:rsidR="00B10A9E">
        <w:rPr>
          <w:rFonts w:ascii="Cambria" w:hAnsi="Cambria"/>
          <w:sz w:val="24"/>
          <w:szCs w:val="24"/>
        </w:rPr>
        <w:t>for their savings policies showing</w:t>
      </w:r>
      <w:r w:rsidRPr="00A17A95">
        <w:rPr>
          <w:rFonts w:ascii="Cambria" w:hAnsi="Cambria"/>
          <w:sz w:val="24"/>
          <w:szCs w:val="24"/>
        </w:rPr>
        <w:t xml:space="preserve"> growth in their funds.</w:t>
      </w:r>
    </w:p>
    <w:p w:rsidR="00B10A9E" w:rsidRPr="00A17A95" w:rsidRDefault="00B10A9E" w:rsidP="0016312E">
      <w:pPr>
        <w:spacing w:line="360" w:lineRule="auto"/>
        <w:rPr>
          <w:rFonts w:ascii="Cambria" w:hAnsi="Cambria"/>
        </w:rPr>
      </w:pPr>
    </w:p>
    <w:p w:rsidR="00B10A9E" w:rsidRDefault="00C172CB" w:rsidP="0016312E">
      <w:pPr>
        <w:spacing w:line="360" w:lineRule="auto"/>
        <w:rPr>
          <w:rFonts w:ascii="Cambria" w:hAnsi="Cambria"/>
        </w:rPr>
      </w:pPr>
      <w:r w:rsidRPr="00A17A95">
        <w:rPr>
          <w:rFonts w:ascii="Cambria" w:hAnsi="Cambria"/>
        </w:rPr>
        <w:t>Facility to create multiple retention funds with varying release frequencies based on business rules  e.g. annual  bonus retention</w:t>
      </w:r>
      <w:r w:rsidR="00151FC7">
        <w:rPr>
          <w:rFonts w:ascii="Cambria" w:hAnsi="Cambria"/>
        </w:rPr>
        <w:t xml:space="preserve"> (Depending on how long the agent has been with the company they do not exit with the bonus, the system should be able to define the period allowed)</w:t>
      </w:r>
      <w:r w:rsidRPr="00A17A95">
        <w:rPr>
          <w:rFonts w:ascii="Cambria" w:hAnsi="Cambria"/>
        </w:rPr>
        <w:t xml:space="preserve"> which is released once in a year. </w:t>
      </w:r>
      <w:r w:rsidR="00B10A9E">
        <w:rPr>
          <w:rFonts w:ascii="Cambria" w:hAnsi="Cambria"/>
        </w:rPr>
        <w:t xml:space="preserve">The company should be able to see how much of the bonus and target commission is left behind when the agents leave the company. </w:t>
      </w:r>
      <w:r w:rsidR="00991532">
        <w:rPr>
          <w:rFonts w:ascii="Cambria" w:hAnsi="Cambria"/>
        </w:rPr>
        <w:t xml:space="preserve"> The agent can also contribute a percentage of their commission to the bonus and </w:t>
      </w:r>
      <w:r w:rsidR="00991532">
        <w:rPr>
          <w:rFonts w:ascii="Cambria" w:hAnsi="Cambria"/>
        </w:rPr>
        <w:lastRenderedPageBreak/>
        <w:t>is free to leave with the bonus when they exit, but the company contribution is restricted based on set rules.</w:t>
      </w:r>
    </w:p>
    <w:p w:rsidR="00862426" w:rsidRDefault="00862426" w:rsidP="00B10A9E">
      <w:pPr>
        <w:spacing w:line="360" w:lineRule="auto"/>
        <w:ind w:left="357"/>
        <w:rPr>
          <w:rFonts w:ascii="Cambria" w:hAnsi="Cambria"/>
          <w:lang w:val="en-ZA" w:eastAsia="en-ZA"/>
        </w:rPr>
      </w:pPr>
    </w:p>
    <w:p w:rsidR="00B10A9E" w:rsidRDefault="00B10A9E" w:rsidP="00862426">
      <w:pPr>
        <w:pStyle w:val="Heading2"/>
        <w:rPr>
          <w:lang w:val="en-ZA" w:eastAsia="en-ZA"/>
        </w:rPr>
      </w:pPr>
      <w:bookmarkStart w:id="293" w:name="_Toc371586456"/>
      <w:r>
        <w:rPr>
          <w:lang w:val="en-ZA" w:eastAsia="en-ZA"/>
        </w:rPr>
        <w:t>Incentives</w:t>
      </w:r>
      <w:bookmarkEnd w:id="293"/>
    </w:p>
    <w:p w:rsidR="00862426" w:rsidRPr="00862426" w:rsidRDefault="00862426" w:rsidP="00862426">
      <w:pPr>
        <w:rPr>
          <w:lang w:val="en-ZA" w:eastAsia="en-ZA"/>
        </w:rPr>
      </w:pPr>
    </w:p>
    <w:p w:rsidR="00B31217" w:rsidRPr="00A17A95" w:rsidRDefault="00B31217" w:rsidP="00E259CB">
      <w:pPr>
        <w:pStyle w:val="ListParagraph"/>
        <w:numPr>
          <w:ilvl w:val="0"/>
          <w:numId w:val="80"/>
        </w:numPr>
        <w:spacing w:after="0" w:line="360" w:lineRule="auto"/>
        <w:ind w:left="714" w:hanging="357"/>
        <w:rPr>
          <w:rFonts w:ascii="Cambria" w:hAnsi="Cambria"/>
          <w:sz w:val="24"/>
          <w:szCs w:val="24"/>
          <w:lang w:val="en-ZA" w:eastAsia="en-ZA"/>
        </w:rPr>
      </w:pPr>
      <w:r w:rsidRPr="00A17A95">
        <w:rPr>
          <w:rFonts w:ascii="Cambria" w:hAnsi="Cambria"/>
          <w:sz w:val="24"/>
          <w:szCs w:val="24"/>
          <w:lang w:val="en-ZA" w:eastAsia="en-ZA"/>
        </w:rPr>
        <w:t>Define product, premium or policy count based incentives</w:t>
      </w:r>
      <w:r w:rsidR="00B10A9E">
        <w:rPr>
          <w:rFonts w:ascii="Cambria" w:hAnsi="Cambria"/>
          <w:sz w:val="24"/>
          <w:szCs w:val="24"/>
          <w:lang w:val="en-ZA" w:eastAsia="en-ZA"/>
        </w:rPr>
        <w:t>. You can have incentives based on product sold, premium amount and the number of policies with a specified threshhold.</w:t>
      </w:r>
    </w:p>
    <w:p w:rsidR="00B31217" w:rsidRPr="00A17A95" w:rsidRDefault="00B31217" w:rsidP="00E259CB">
      <w:pPr>
        <w:pStyle w:val="ListParagraph"/>
        <w:numPr>
          <w:ilvl w:val="0"/>
          <w:numId w:val="80"/>
        </w:numPr>
        <w:spacing w:after="0" w:line="360" w:lineRule="auto"/>
        <w:ind w:left="714" w:hanging="357"/>
        <w:rPr>
          <w:rFonts w:ascii="Cambria" w:hAnsi="Cambria"/>
          <w:sz w:val="24"/>
          <w:szCs w:val="24"/>
          <w:lang w:val="en-ZA" w:eastAsia="en-ZA"/>
        </w:rPr>
      </w:pPr>
      <w:r w:rsidRPr="00A17A95">
        <w:rPr>
          <w:rFonts w:ascii="Cambria" w:hAnsi="Cambria"/>
          <w:sz w:val="24"/>
          <w:szCs w:val="24"/>
          <w:lang w:val="en-ZA" w:eastAsia="en-ZA"/>
        </w:rPr>
        <w:t>Defined threshold and financial benefits</w:t>
      </w:r>
    </w:p>
    <w:p w:rsidR="00B31217" w:rsidRPr="00A17A95" w:rsidRDefault="00B31217" w:rsidP="00E259CB">
      <w:pPr>
        <w:pStyle w:val="ListParagraph"/>
        <w:numPr>
          <w:ilvl w:val="0"/>
          <w:numId w:val="80"/>
        </w:numPr>
        <w:spacing w:after="0" w:line="360" w:lineRule="auto"/>
        <w:ind w:left="714" w:hanging="357"/>
        <w:rPr>
          <w:rFonts w:ascii="Cambria" w:hAnsi="Cambria"/>
          <w:sz w:val="24"/>
          <w:szCs w:val="24"/>
          <w:lang w:val="en-ZA" w:eastAsia="en-ZA"/>
        </w:rPr>
      </w:pPr>
      <w:r w:rsidRPr="00A17A95">
        <w:rPr>
          <w:rFonts w:ascii="Cambria" w:hAnsi="Cambria"/>
          <w:sz w:val="24"/>
          <w:szCs w:val="24"/>
          <w:lang w:val="en-ZA" w:eastAsia="en-ZA"/>
        </w:rPr>
        <w:t>Define period</w:t>
      </w:r>
      <w:r w:rsidR="006377CE">
        <w:rPr>
          <w:rFonts w:ascii="Cambria" w:hAnsi="Cambria"/>
          <w:sz w:val="24"/>
          <w:szCs w:val="24"/>
          <w:lang w:val="en-ZA" w:eastAsia="en-ZA"/>
        </w:rPr>
        <w:t xml:space="preserve"> ( Can run the incentives over a month, a quarter, semi annual or annual or over several years</w:t>
      </w:r>
    </w:p>
    <w:p w:rsidR="00B31217" w:rsidRPr="00A17A95" w:rsidRDefault="00B31217" w:rsidP="00E259CB">
      <w:pPr>
        <w:pStyle w:val="ListParagraph"/>
        <w:numPr>
          <w:ilvl w:val="0"/>
          <w:numId w:val="80"/>
        </w:numPr>
        <w:spacing w:after="0" w:line="360" w:lineRule="auto"/>
        <w:ind w:left="714" w:hanging="357"/>
        <w:rPr>
          <w:rFonts w:ascii="Cambria" w:hAnsi="Cambria"/>
          <w:sz w:val="24"/>
          <w:szCs w:val="24"/>
          <w:lang w:val="en-ZA" w:eastAsia="en-ZA"/>
        </w:rPr>
      </w:pPr>
      <w:r w:rsidRPr="00A17A95">
        <w:rPr>
          <w:rFonts w:ascii="Cambria" w:hAnsi="Cambria"/>
          <w:sz w:val="24"/>
          <w:szCs w:val="24"/>
          <w:lang w:val="en-ZA" w:eastAsia="en-ZA"/>
        </w:rPr>
        <w:t>Define number of winners</w:t>
      </w:r>
      <w:r w:rsidR="006377CE">
        <w:rPr>
          <w:rFonts w:ascii="Cambria" w:hAnsi="Cambria"/>
          <w:sz w:val="24"/>
          <w:szCs w:val="24"/>
          <w:lang w:val="en-ZA" w:eastAsia="en-ZA"/>
        </w:rPr>
        <w:t>( Based on those who qualify for the incentive and arrange them in a specified order.</w:t>
      </w:r>
    </w:p>
    <w:p w:rsidR="00B31217" w:rsidRPr="00A17A95" w:rsidRDefault="00B31217" w:rsidP="00E259CB">
      <w:pPr>
        <w:pStyle w:val="ListParagraph"/>
        <w:numPr>
          <w:ilvl w:val="0"/>
          <w:numId w:val="80"/>
        </w:numPr>
        <w:spacing w:after="0" w:line="360" w:lineRule="auto"/>
        <w:ind w:left="714" w:hanging="357"/>
        <w:rPr>
          <w:rFonts w:ascii="Cambria" w:hAnsi="Cambria"/>
          <w:sz w:val="24"/>
          <w:szCs w:val="24"/>
          <w:lang w:val="en-ZA" w:eastAsia="en-ZA"/>
        </w:rPr>
      </w:pPr>
      <w:r w:rsidRPr="00A17A95">
        <w:rPr>
          <w:rFonts w:ascii="Cambria" w:hAnsi="Cambria"/>
          <w:sz w:val="24"/>
          <w:szCs w:val="24"/>
          <w:lang w:val="en-ZA" w:eastAsia="en-ZA"/>
        </w:rPr>
        <w:t>Define agents’ club memberships</w:t>
      </w:r>
      <w:r w:rsidR="006377CE">
        <w:rPr>
          <w:rFonts w:ascii="Cambria" w:hAnsi="Cambria"/>
          <w:sz w:val="24"/>
          <w:szCs w:val="24"/>
          <w:lang w:val="en-ZA" w:eastAsia="en-ZA"/>
        </w:rPr>
        <w:t xml:space="preserve"> ( Qualifications based on commission earned within a specified period i.e. 1M dollar, 0.5 dollar club etc</w:t>
      </w:r>
    </w:p>
    <w:p w:rsidR="00B31217" w:rsidRPr="00A17A95" w:rsidRDefault="00B31217" w:rsidP="00E259CB">
      <w:pPr>
        <w:pStyle w:val="ListParagraph"/>
        <w:numPr>
          <w:ilvl w:val="0"/>
          <w:numId w:val="80"/>
        </w:numPr>
        <w:spacing w:after="0" w:line="360" w:lineRule="auto"/>
        <w:ind w:left="714" w:hanging="357"/>
        <w:rPr>
          <w:rFonts w:ascii="Cambria" w:hAnsi="Cambria"/>
          <w:sz w:val="24"/>
          <w:szCs w:val="24"/>
          <w:lang w:val="en-ZA" w:eastAsia="en-ZA"/>
        </w:rPr>
      </w:pPr>
      <w:r w:rsidRPr="00A17A95">
        <w:rPr>
          <w:rFonts w:ascii="Cambria" w:hAnsi="Cambria"/>
          <w:sz w:val="24"/>
          <w:szCs w:val="24"/>
          <w:lang w:val="en-ZA" w:eastAsia="en-ZA"/>
        </w:rPr>
        <w:t>Define club admission rules</w:t>
      </w:r>
      <w:r w:rsidR="006377CE">
        <w:rPr>
          <w:rFonts w:ascii="Cambria" w:hAnsi="Cambria"/>
          <w:sz w:val="24"/>
          <w:szCs w:val="24"/>
          <w:lang w:val="en-ZA" w:eastAsia="en-ZA"/>
        </w:rPr>
        <w:t xml:space="preserve"> ( This defines the retention rules, business made in a certain year)</w:t>
      </w:r>
    </w:p>
    <w:p w:rsidR="00B31217" w:rsidRDefault="00B31217" w:rsidP="00E259CB">
      <w:pPr>
        <w:pStyle w:val="ListParagraph"/>
        <w:numPr>
          <w:ilvl w:val="0"/>
          <w:numId w:val="80"/>
        </w:numPr>
        <w:spacing w:after="0" w:line="360" w:lineRule="auto"/>
        <w:ind w:left="714" w:hanging="357"/>
        <w:rPr>
          <w:rFonts w:ascii="Cambria" w:hAnsi="Cambria"/>
          <w:sz w:val="24"/>
          <w:szCs w:val="24"/>
          <w:lang w:val="en-ZA" w:eastAsia="en-ZA"/>
        </w:rPr>
      </w:pPr>
      <w:r w:rsidRPr="00A17A95">
        <w:rPr>
          <w:rFonts w:ascii="Cambria" w:hAnsi="Cambria"/>
          <w:sz w:val="24"/>
          <w:szCs w:val="24"/>
          <w:lang w:val="en-ZA" w:eastAsia="en-ZA"/>
        </w:rPr>
        <w:t>Define club benefits</w:t>
      </w:r>
      <w:r w:rsidR="00005CF4">
        <w:rPr>
          <w:rFonts w:ascii="Cambria" w:hAnsi="Cambria"/>
          <w:sz w:val="24"/>
          <w:szCs w:val="24"/>
          <w:lang w:val="en-ZA" w:eastAsia="en-ZA"/>
        </w:rPr>
        <w:t xml:space="preserve"> (To defined based on the rules and qualifications)</w:t>
      </w:r>
    </w:p>
    <w:p w:rsidR="00005CF4" w:rsidRPr="00A17A95" w:rsidRDefault="00005CF4" w:rsidP="00E259CB">
      <w:pPr>
        <w:pStyle w:val="ListParagraph"/>
        <w:numPr>
          <w:ilvl w:val="0"/>
          <w:numId w:val="80"/>
        </w:numPr>
        <w:spacing w:after="0" w:line="360" w:lineRule="auto"/>
        <w:ind w:left="714" w:hanging="357"/>
        <w:rPr>
          <w:rFonts w:ascii="Cambria" w:hAnsi="Cambria"/>
          <w:sz w:val="24"/>
          <w:szCs w:val="24"/>
          <w:lang w:val="en-ZA" w:eastAsia="en-ZA"/>
        </w:rPr>
      </w:pPr>
      <w:r>
        <w:rPr>
          <w:rFonts w:ascii="Cambria" w:hAnsi="Cambria"/>
          <w:sz w:val="24"/>
          <w:szCs w:val="24"/>
          <w:lang w:val="en-ZA" w:eastAsia="en-ZA"/>
        </w:rPr>
        <w:t>This should be defined for the other hierarchies</w:t>
      </w:r>
      <w:r w:rsidR="00877960">
        <w:rPr>
          <w:rFonts w:ascii="Cambria" w:hAnsi="Cambria"/>
          <w:sz w:val="24"/>
          <w:szCs w:val="24"/>
          <w:lang w:val="en-ZA" w:eastAsia="en-ZA"/>
        </w:rPr>
        <w:t xml:space="preserve"> and incentives will vary i.e. monetary</w:t>
      </w:r>
    </w:p>
    <w:p w:rsidR="007F054A" w:rsidRPr="00A17A95" w:rsidRDefault="007F054A" w:rsidP="00BC169B">
      <w:pPr>
        <w:pStyle w:val="Heading2"/>
        <w:rPr>
          <w:rFonts w:ascii="Cambria" w:hAnsi="Cambria"/>
        </w:rPr>
      </w:pPr>
      <w:bookmarkStart w:id="294" w:name="_Toc371586457"/>
      <w:r w:rsidRPr="00A17A95">
        <w:rPr>
          <w:rFonts w:ascii="Cambria" w:hAnsi="Cambria"/>
        </w:rPr>
        <w:t>Agents Budgets</w:t>
      </w:r>
      <w:bookmarkEnd w:id="294"/>
    </w:p>
    <w:p w:rsidR="00505B80" w:rsidRPr="00A17A95" w:rsidRDefault="00882B36" w:rsidP="00505B80">
      <w:pPr>
        <w:spacing w:line="360" w:lineRule="auto"/>
        <w:rPr>
          <w:rFonts w:ascii="Cambria" w:hAnsi="Cambria"/>
        </w:rPr>
      </w:pPr>
      <w:r w:rsidRPr="00A17A95">
        <w:rPr>
          <w:rFonts w:ascii="Cambria" w:hAnsi="Cambria"/>
        </w:rPr>
        <w:t xml:space="preserve">The budgets </w:t>
      </w:r>
      <w:r w:rsidR="00505B80" w:rsidRPr="00A17A95">
        <w:rPr>
          <w:rFonts w:ascii="Cambria" w:hAnsi="Cambria"/>
        </w:rPr>
        <w:t xml:space="preserve">are set per </w:t>
      </w:r>
      <w:r w:rsidR="000705B5" w:rsidRPr="00A17A95">
        <w:rPr>
          <w:rFonts w:ascii="Cambria" w:hAnsi="Cambria"/>
        </w:rPr>
        <w:t xml:space="preserve">account type i.e. </w:t>
      </w:r>
      <w:r w:rsidR="00505B80" w:rsidRPr="00A17A95">
        <w:rPr>
          <w:rFonts w:ascii="Cambria" w:hAnsi="Cambria"/>
        </w:rPr>
        <w:t>Agency</w:t>
      </w:r>
      <w:r w:rsidR="000705B5" w:rsidRPr="00A17A95">
        <w:rPr>
          <w:rFonts w:ascii="Cambria" w:hAnsi="Cambria"/>
        </w:rPr>
        <w:t>/Broker</w:t>
      </w:r>
      <w:r w:rsidR="00505B80" w:rsidRPr="00A17A95">
        <w:rPr>
          <w:rFonts w:ascii="Cambria" w:hAnsi="Cambria"/>
        </w:rPr>
        <w:t xml:space="preserve"> and parameters set</w:t>
      </w:r>
      <w:r w:rsidR="00733021" w:rsidRPr="00A17A95">
        <w:rPr>
          <w:rFonts w:ascii="Cambria" w:hAnsi="Cambria"/>
        </w:rPr>
        <w:t>. The system should provide a facility to define and link periodic sales budgets for agents, sales teams, brokers etc.   The budget types are</w:t>
      </w:r>
    </w:p>
    <w:p w:rsidR="00F753A0" w:rsidRPr="00A17A95" w:rsidRDefault="00F753A0" w:rsidP="00F753A0">
      <w:pPr>
        <w:pStyle w:val="Heading3"/>
        <w:rPr>
          <w:rFonts w:ascii="Cambria" w:hAnsi="Cambria"/>
        </w:rPr>
      </w:pPr>
      <w:bookmarkStart w:id="295" w:name="_Toc371586458"/>
      <w:r w:rsidRPr="00A17A95">
        <w:rPr>
          <w:rFonts w:ascii="Cambria" w:hAnsi="Cambria"/>
        </w:rPr>
        <w:t>Agency Sales</w:t>
      </w:r>
      <w:bookmarkEnd w:id="295"/>
    </w:p>
    <w:p w:rsidR="00EA0325" w:rsidRPr="00A17A95" w:rsidRDefault="00EA0325" w:rsidP="00E259CB">
      <w:pPr>
        <w:pStyle w:val="ListParagraph"/>
        <w:numPr>
          <w:ilvl w:val="0"/>
          <w:numId w:val="74"/>
        </w:numPr>
        <w:spacing w:after="0" w:line="360" w:lineRule="auto"/>
        <w:rPr>
          <w:rFonts w:ascii="Cambria" w:hAnsi="Cambria"/>
          <w:sz w:val="24"/>
          <w:szCs w:val="24"/>
        </w:rPr>
      </w:pPr>
      <w:r w:rsidRPr="00A17A95">
        <w:rPr>
          <w:rFonts w:ascii="Cambria" w:hAnsi="Cambria"/>
          <w:sz w:val="24"/>
          <w:szCs w:val="24"/>
        </w:rPr>
        <w:t>Month, year</w:t>
      </w:r>
    </w:p>
    <w:p w:rsidR="00EA0325" w:rsidRPr="00A17A95" w:rsidRDefault="00EA0325" w:rsidP="00E259CB">
      <w:pPr>
        <w:pStyle w:val="ListParagraph"/>
        <w:numPr>
          <w:ilvl w:val="0"/>
          <w:numId w:val="74"/>
        </w:numPr>
        <w:spacing w:after="0" w:line="360" w:lineRule="auto"/>
        <w:rPr>
          <w:rFonts w:ascii="Cambria" w:hAnsi="Cambria"/>
          <w:sz w:val="24"/>
          <w:szCs w:val="24"/>
        </w:rPr>
      </w:pPr>
      <w:r w:rsidRPr="00A17A95">
        <w:rPr>
          <w:rFonts w:ascii="Cambria" w:hAnsi="Cambria"/>
          <w:sz w:val="24"/>
          <w:szCs w:val="24"/>
        </w:rPr>
        <w:t>Number of weeks in a month</w:t>
      </w:r>
    </w:p>
    <w:p w:rsidR="00882B36" w:rsidRPr="00A17A95" w:rsidRDefault="00505B80" w:rsidP="00E259CB">
      <w:pPr>
        <w:pStyle w:val="ListParagraph"/>
        <w:numPr>
          <w:ilvl w:val="0"/>
          <w:numId w:val="74"/>
        </w:numPr>
        <w:spacing w:after="0" w:line="360" w:lineRule="auto"/>
        <w:rPr>
          <w:rFonts w:ascii="Cambria" w:hAnsi="Cambria"/>
          <w:sz w:val="24"/>
          <w:szCs w:val="24"/>
        </w:rPr>
      </w:pPr>
      <w:r w:rsidRPr="00A17A95">
        <w:rPr>
          <w:rFonts w:ascii="Cambria" w:hAnsi="Cambria"/>
          <w:sz w:val="24"/>
          <w:szCs w:val="24"/>
        </w:rPr>
        <w:t>Productivity per product per agent i.e</w:t>
      </w:r>
      <w:r w:rsidR="00A04770" w:rsidRPr="00A17A95">
        <w:rPr>
          <w:rFonts w:ascii="Cambria" w:hAnsi="Cambria"/>
          <w:sz w:val="24"/>
          <w:szCs w:val="24"/>
        </w:rPr>
        <w:t>.</w:t>
      </w:r>
      <w:r w:rsidRPr="00A17A95">
        <w:rPr>
          <w:rFonts w:ascii="Cambria" w:hAnsi="Cambria"/>
          <w:sz w:val="24"/>
          <w:szCs w:val="24"/>
        </w:rPr>
        <w:t xml:space="preserve"> no of accepted cases per month</w:t>
      </w:r>
    </w:p>
    <w:p w:rsidR="00EA0325" w:rsidRPr="00A17A95" w:rsidRDefault="00EA0325" w:rsidP="00E259CB">
      <w:pPr>
        <w:pStyle w:val="ListParagraph"/>
        <w:numPr>
          <w:ilvl w:val="0"/>
          <w:numId w:val="74"/>
        </w:numPr>
        <w:spacing w:after="0" w:line="360" w:lineRule="auto"/>
        <w:rPr>
          <w:rFonts w:ascii="Cambria" w:hAnsi="Cambria"/>
          <w:sz w:val="24"/>
          <w:szCs w:val="24"/>
        </w:rPr>
      </w:pPr>
      <w:r w:rsidRPr="00A17A95">
        <w:rPr>
          <w:rFonts w:ascii="Cambria" w:hAnsi="Cambria"/>
          <w:sz w:val="24"/>
          <w:szCs w:val="24"/>
        </w:rPr>
        <w:t>Total number of agents</w:t>
      </w:r>
    </w:p>
    <w:p w:rsidR="00EA0325" w:rsidRDefault="00EA0325" w:rsidP="00E259CB">
      <w:pPr>
        <w:pStyle w:val="ListParagraph"/>
        <w:numPr>
          <w:ilvl w:val="0"/>
          <w:numId w:val="74"/>
        </w:numPr>
        <w:spacing w:after="0" w:line="360" w:lineRule="auto"/>
        <w:rPr>
          <w:rFonts w:ascii="Cambria" w:hAnsi="Cambria"/>
          <w:sz w:val="24"/>
          <w:szCs w:val="24"/>
        </w:rPr>
      </w:pPr>
      <w:r w:rsidRPr="00A17A95">
        <w:rPr>
          <w:rFonts w:ascii="Cambria" w:hAnsi="Cambria"/>
          <w:sz w:val="24"/>
          <w:szCs w:val="24"/>
        </w:rPr>
        <w:t>Accepted sales = Productivity * Manpower</w:t>
      </w:r>
    </w:p>
    <w:p w:rsidR="00AF2111" w:rsidRPr="00A17A95" w:rsidRDefault="00AF2111" w:rsidP="00E259CB">
      <w:pPr>
        <w:pStyle w:val="ListParagraph"/>
        <w:numPr>
          <w:ilvl w:val="0"/>
          <w:numId w:val="74"/>
        </w:numPr>
        <w:spacing w:after="0" w:line="360" w:lineRule="auto"/>
        <w:rPr>
          <w:rFonts w:ascii="Cambria" w:hAnsi="Cambria"/>
          <w:sz w:val="24"/>
          <w:szCs w:val="24"/>
        </w:rPr>
      </w:pPr>
      <w:r>
        <w:rPr>
          <w:rFonts w:ascii="Cambria" w:hAnsi="Cambria"/>
          <w:sz w:val="24"/>
          <w:szCs w:val="24"/>
        </w:rPr>
        <w:lastRenderedPageBreak/>
        <w:t>Ratio per product to be applied on the production figures</w:t>
      </w:r>
      <w:r w:rsidR="003F62F2">
        <w:rPr>
          <w:rFonts w:ascii="Cambria" w:hAnsi="Cambria"/>
          <w:sz w:val="24"/>
          <w:szCs w:val="24"/>
        </w:rPr>
        <w:t xml:space="preserve"> for accepted cases</w:t>
      </w:r>
    </w:p>
    <w:p w:rsidR="00505B80" w:rsidRPr="00A17A95" w:rsidRDefault="00505B80" w:rsidP="00882B36">
      <w:pPr>
        <w:rPr>
          <w:rFonts w:ascii="Cambria" w:hAnsi="Cambria"/>
        </w:rPr>
      </w:pPr>
    </w:p>
    <w:tbl>
      <w:tblPr>
        <w:tblW w:w="7032" w:type="pct"/>
        <w:tblInd w:w="-1026" w:type="dxa"/>
        <w:tblLayout w:type="fixed"/>
        <w:tblLook w:val="04A0" w:firstRow="1" w:lastRow="0" w:firstColumn="1" w:lastColumn="0" w:noHBand="0" w:noVBand="1"/>
      </w:tblPr>
      <w:tblGrid>
        <w:gridCol w:w="1703"/>
        <w:gridCol w:w="793"/>
        <w:gridCol w:w="777"/>
        <w:gridCol w:w="569"/>
        <w:gridCol w:w="569"/>
        <w:gridCol w:w="572"/>
        <w:gridCol w:w="709"/>
        <w:gridCol w:w="709"/>
        <w:gridCol w:w="709"/>
        <w:gridCol w:w="709"/>
        <w:gridCol w:w="709"/>
        <w:gridCol w:w="708"/>
        <w:gridCol w:w="708"/>
        <w:gridCol w:w="708"/>
        <w:gridCol w:w="708"/>
        <w:gridCol w:w="708"/>
        <w:gridCol w:w="708"/>
        <w:gridCol w:w="692"/>
      </w:tblGrid>
      <w:tr w:rsidR="00A27550" w:rsidRPr="00A17A95" w:rsidTr="00A27550">
        <w:trPr>
          <w:trHeight w:val="315"/>
        </w:trPr>
        <w:tc>
          <w:tcPr>
            <w:tcW w:w="632" w:type="pct"/>
            <w:tcBorders>
              <w:top w:val="nil"/>
              <w:left w:val="nil"/>
              <w:bottom w:val="nil"/>
              <w:right w:val="nil"/>
            </w:tcBorders>
            <w:shd w:val="clear" w:color="000000" w:fill="E5E0EC"/>
            <w:noWrap/>
            <w:hideMark/>
          </w:tcPr>
          <w:p w:rsidR="00A27550" w:rsidRPr="00A17A95" w:rsidRDefault="00AF2111" w:rsidP="00A27550">
            <w:pPr>
              <w:rPr>
                <w:rFonts w:ascii="Cambria" w:hAnsi="Cambria" w:cs="Arial"/>
                <w:color w:val="FF0000"/>
                <w:sz w:val="16"/>
                <w:szCs w:val="16"/>
                <w:lang w:val="en-ZA" w:eastAsia="en-ZA"/>
              </w:rPr>
            </w:pPr>
            <w:r>
              <w:rPr>
                <w:rFonts w:ascii="Cambria" w:hAnsi="Cambria" w:cs="Arial"/>
                <w:color w:val="FF0000"/>
                <w:sz w:val="16"/>
                <w:szCs w:val="16"/>
                <w:lang w:val="en-ZA" w:eastAsia="en-ZA"/>
              </w:rPr>
              <w:t>Total productions</w:t>
            </w:r>
          </w:p>
        </w:tc>
        <w:tc>
          <w:tcPr>
            <w:tcW w:w="294" w:type="pct"/>
            <w:tcBorders>
              <w:top w:val="nil"/>
              <w:left w:val="nil"/>
              <w:bottom w:val="nil"/>
              <w:right w:val="nil"/>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p>
        </w:tc>
        <w:tc>
          <w:tcPr>
            <w:tcW w:w="288" w:type="pct"/>
            <w:tcBorders>
              <w:top w:val="nil"/>
              <w:left w:val="nil"/>
              <w:bottom w:val="nil"/>
              <w:right w:val="nil"/>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p>
        </w:tc>
        <w:tc>
          <w:tcPr>
            <w:tcW w:w="211" w:type="pct"/>
            <w:tcBorders>
              <w:top w:val="nil"/>
              <w:left w:val="nil"/>
              <w:bottom w:val="nil"/>
              <w:right w:val="nil"/>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p>
        </w:tc>
        <w:tc>
          <w:tcPr>
            <w:tcW w:w="211" w:type="pct"/>
            <w:tcBorders>
              <w:top w:val="nil"/>
              <w:left w:val="nil"/>
              <w:bottom w:val="nil"/>
              <w:right w:val="nil"/>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p>
        </w:tc>
        <w:tc>
          <w:tcPr>
            <w:tcW w:w="212" w:type="pct"/>
            <w:tcBorders>
              <w:top w:val="nil"/>
              <w:left w:val="nil"/>
              <w:bottom w:val="nil"/>
              <w:right w:val="nil"/>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p>
        </w:tc>
        <w:tc>
          <w:tcPr>
            <w:tcW w:w="263" w:type="pct"/>
            <w:tcBorders>
              <w:top w:val="nil"/>
              <w:left w:val="nil"/>
              <w:bottom w:val="nil"/>
              <w:right w:val="nil"/>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p>
        </w:tc>
        <w:tc>
          <w:tcPr>
            <w:tcW w:w="263" w:type="pct"/>
            <w:tcBorders>
              <w:top w:val="nil"/>
              <w:left w:val="nil"/>
              <w:bottom w:val="nil"/>
              <w:right w:val="nil"/>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p>
        </w:tc>
        <w:tc>
          <w:tcPr>
            <w:tcW w:w="263" w:type="pct"/>
            <w:tcBorders>
              <w:top w:val="nil"/>
              <w:left w:val="nil"/>
              <w:bottom w:val="nil"/>
              <w:right w:val="nil"/>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p>
        </w:tc>
        <w:tc>
          <w:tcPr>
            <w:tcW w:w="263" w:type="pct"/>
            <w:tcBorders>
              <w:top w:val="nil"/>
              <w:left w:val="nil"/>
              <w:bottom w:val="nil"/>
              <w:right w:val="nil"/>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p>
        </w:tc>
        <w:tc>
          <w:tcPr>
            <w:tcW w:w="263" w:type="pct"/>
            <w:tcBorders>
              <w:top w:val="nil"/>
              <w:left w:val="nil"/>
              <w:bottom w:val="nil"/>
              <w:right w:val="nil"/>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p>
        </w:tc>
        <w:tc>
          <w:tcPr>
            <w:tcW w:w="263" w:type="pct"/>
            <w:tcBorders>
              <w:top w:val="nil"/>
              <w:left w:val="nil"/>
              <w:bottom w:val="nil"/>
              <w:right w:val="nil"/>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p>
        </w:tc>
        <w:tc>
          <w:tcPr>
            <w:tcW w:w="263" w:type="pct"/>
            <w:tcBorders>
              <w:top w:val="nil"/>
              <w:left w:val="nil"/>
              <w:bottom w:val="nil"/>
              <w:right w:val="nil"/>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p>
        </w:tc>
        <w:tc>
          <w:tcPr>
            <w:tcW w:w="263" w:type="pct"/>
            <w:tcBorders>
              <w:top w:val="nil"/>
              <w:left w:val="nil"/>
              <w:bottom w:val="nil"/>
              <w:right w:val="nil"/>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p>
        </w:tc>
        <w:tc>
          <w:tcPr>
            <w:tcW w:w="263" w:type="pct"/>
            <w:tcBorders>
              <w:top w:val="nil"/>
              <w:left w:val="nil"/>
              <w:bottom w:val="nil"/>
              <w:right w:val="nil"/>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p>
        </w:tc>
        <w:tc>
          <w:tcPr>
            <w:tcW w:w="263" w:type="pct"/>
            <w:tcBorders>
              <w:top w:val="nil"/>
              <w:left w:val="nil"/>
              <w:bottom w:val="nil"/>
              <w:right w:val="nil"/>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p>
        </w:tc>
        <w:tc>
          <w:tcPr>
            <w:tcW w:w="263" w:type="pct"/>
            <w:tcBorders>
              <w:top w:val="nil"/>
              <w:left w:val="nil"/>
              <w:bottom w:val="nil"/>
              <w:right w:val="nil"/>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p>
        </w:tc>
        <w:tc>
          <w:tcPr>
            <w:tcW w:w="257" w:type="pct"/>
            <w:tcBorders>
              <w:top w:val="nil"/>
              <w:left w:val="nil"/>
              <w:bottom w:val="nil"/>
              <w:right w:val="nil"/>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p>
        </w:tc>
      </w:tr>
      <w:tr w:rsidR="00A27550" w:rsidRPr="00A17A95" w:rsidTr="00A27550">
        <w:trPr>
          <w:trHeight w:val="315"/>
        </w:trPr>
        <w:tc>
          <w:tcPr>
            <w:tcW w:w="632" w:type="pct"/>
            <w:tcBorders>
              <w:top w:val="nil"/>
              <w:left w:val="nil"/>
              <w:bottom w:val="nil"/>
              <w:right w:val="nil"/>
            </w:tcBorders>
            <w:shd w:val="clear" w:color="auto" w:fill="auto"/>
            <w:noWrap/>
            <w:hideMark/>
          </w:tcPr>
          <w:p w:rsidR="00A27550" w:rsidRPr="00A17A95" w:rsidRDefault="00A27550" w:rsidP="00A27550">
            <w:pPr>
              <w:rPr>
                <w:rFonts w:ascii="Cambria" w:hAnsi="Cambria" w:cs="Arial"/>
                <w:sz w:val="16"/>
                <w:szCs w:val="16"/>
                <w:lang w:val="en-ZA" w:eastAsia="en-ZA"/>
              </w:rPr>
            </w:pPr>
            <w:r w:rsidRPr="00A17A95">
              <w:rPr>
                <w:rFonts w:ascii="Cambria" w:hAnsi="Cambria" w:cs="Arial"/>
                <w:sz w:val="16"/>
                <w:szCs w:val="16"/>
                <w:lang w:val="en-ZA" w:eastAsia="en-ZA"/>
              </w:rPr>
              <w:t>MONTH</w:t>
            </w:r>
          </w:p>
        </w:tc>
        <w:tc>
          <w:tcPr>
            <w:tcW w:w="294" w:type="pct"/>
            <w:tcBorders>
              <w:top w:val="single" w:sz="4" w:space="0" w:color="auto"/>
              <w:left w:val="single" w:sz="4" w:space="0" w:color="auto"/>
              <w:bottom w:val="single" w:sz="4" w:space="0" w:color="auto"/>
              <w:right w:val="single" w:sz="4" w:space="0" w:color="auto"/>
            </w:tcBorders>
            <w:shd w:val="clear" w:color="000000" w:fill="F2DDDC"/>
            <w:noWrap/>
            <w:hideMark/>
          </w:tcPr>
          <w:p w:rsidR="00A27550" w:rsidRPr="00A17A95" w:rsidRDefault="00A27550" w:rsidP="00A27550">
            <w:pPr>
              <w:jc w:val="right"/>
              <w:rPr>
                <w:rFonts w:ascii="Cambria" w:hAnsi="Cambria" w:cs="Arial"/>
                <w:b/>
                <w:bCs/>
                <w:sz w:val="16"/>
                <w:szCs w:val="16"/>
                <w:lang w:val="en-ZA" w:eastAsia="en-ZA"/>
              </w:rPr>
            </w:pPr>
            <w:r w:rsidRPr="00A17A95">
              <w:rPr>
                <w:rFonts w:ascii="Cambria" w:hAnsi="Cambria" w:cs="Arial"/>
                <w:b/>
                <w:bCs/>
                <w:sz w:val="16"/>
                <w:szCs w:val="16"/>
                <w:lang w:val="en-ZA" w:eastAsia="en-ZA"/>
              </w:rPr>
              <w:t>Sep-13</w:t>
            </w:r>
          </w:p>
        </w:tc>
        <w:tc>
          <w:tcPr>
            <w:tcW w:w="288" w:type="pct"/>
            <w:tcBorders>
              <w:top w:val="single" w:sz="4" w:space="0" w:color="auto"/>
              <w:left w:val="nil"/>
              <w:bottom w:val="single" w:sz="4" w:space="0" w:color="auto"/>
              <w:right w:val="single" w:sz="4" w:space="0" w:color="auto"/>
            </w:tcBorders>
            <w:shd w:val="clear" w:color="000000" w:fill="F2DDDC"/>
            <w:noWrap/>
            <w:hideMark/>
          </w:tcPr>
          <w:p w:rsidR="00A27550" w:rsidRPr="00A17A95" w:rsidRDefault="00A27550" w:rsidP="00A27550">
            <w:pPr>
              <w:jc w:val="right"/>
              <w:rPr>
                <w:rFonts w:ascii="Cambria" w:hAnsi="Cambria" w:cs="Arial"/>
                <w:b/>
                <w:bCs/>
                <w:sz w:val="16"/>
                <w:szCs w:val="16"/>
                <w:lang w:val="en-ZA" w:eastAsia="en-ZA"/>
              </w:rPr>
            </w:pPr>
            <w:r w:rsidRPr="00A17A95">
              <w:rPr>
                <w:rFonts w:ascii="Cambria" w:hAnsi="Cambria" w:cs="Arial"/>
                <w:b/>
                <w:bCs/>
                <w:sz w:val="16"/>
                <w:szCs w:val="16"/>
                <w:lang w:val="en-ZA" w:eastAsia="en-ZA"/>
              </w:rPr>
              <w:t>Oct-13</w:t>
            </w:r>
          </w:p>
        </w:tc>
        <w:tc>
          <w:tcPr>
            <w:tcW w:w="211" w:type="pct"/>
            <w:tcBorders>
              <w:top w:val="single" w:sz="4" w:space="0" w:color="auto"/>
              <w:left w:val="nil"/>
              <w:bottom w:val="single" w:sz="4" w:space="0" w:color="auto"/>
              <w:right w:val="single" w:sz="4" w:space="0" w:color="auto"/>
            </w:tcBorders>
            <w:shd w:val="clear" w:color="000000" w:fill="F2DDDC"/>
            <w:noWrap/>
            <w:hideMark/>
          </w:tcPr>
          <w:p w:rsidR="00A27550" w:rsidRPr="00A17A95" w:rsidRDefault="00A27550" w:rsidP="00A27550">
            <w:pPr>
              <w:jc w:val="right"/>
              <w:rPr>
                <w:rFonts w:ascii="Cambria" w:hAnsi="Cambria" w:cs="Arial"/>
                <w:b/>
                <w:bCs/>
                <w:sz w:val="16"/>
                <w:szCs w:val="16"/>
                <w:lang w:val="en-ZA" w:eastAsia="en-ZA"/>
              </w:rPr>
            </w:pPr>
            <w:r w:rsidRPr="00A17A95">
              <w:rPr>
                <w:rFonts w:ascii="Cambria" w:hAnsi="Cambria" w:cs="Arial"/>
                <w:b/>
                <w:bCs/>
                <w:sz w:val="16"/>
                <w:szCs w:val="16"/>
                <w:lang w:val="en-ZA" w:eastAsia="en-ZA"/>
              </w:rPr>
              <w:t>Nov-13</w:t>
            </w:r>
          </w:p>
        </w:tc>
        <w:tc>
          <w:tcPr>
            <w:tcW w:w="211" w:type="pct"/>
            <w:tcBorders>
              <w:top w:val="single" w:sz="4" w:space="0" w:color="auto"/>
              <w:left w:val="nil"/>
              <w:bottom w:val="single" w:sz="4" w:space="0" w:color="auto"/>
              <w:right w:val="single" w:sz="4" w:space="0" w:color="auto"/>
            </w:tcBorders>
            <w:shd w:val="clear" w:color="000000" w:fill="F2DDDC"/>
            <w:noWrap/>
            <w:hideMark/>
          </w:tcPr>
          <w:p w:rsidR="00A27550" w:rsidRPr="00A17A95" w:rsidRDefault="00A27550" w:rsidP="00A27550">
            <w:pPr>
              <w:jc w:val="right"/>
              <w:rPr>
                <w:rFonts w:ascii="Cambria" w:hAnsi="Cambria" w:cs="Arial"/>
                <w:b/>
                <w:bCs/>
                <w:sz w:val="16"/>
                <w:szCs w:val="16"/>
                <w:lang w:val="en-ZA" w:eastAsia="en-ZA"/>
              </w:rPr>
            </w:pPr>
            <w:r w:rsidRPr="00A17A95">
              <w:rPr>
                <w:rFonts w:ascii="Cambria" w:hAnsi="Cambria" w:cs="Arial"/>
                <w:b/>
                <w:bCs/>
                <w:sz w:val="16"/>
                <w:szCs w:val="16"/>
                <w:lang w:val="en-ZA" w:eastAsia="en-ZA"/>
              </w:rPr>
              <w:t>Dec-13</w:t>
            </w:r>
          </w:p>
        </w:tc>
        <w:tc>
          <w:tcPr>
            <w:tcW w:w="212" w:type="pct"/>
            <w:tcBorders>
              <w:top w:val="single" w:sz="4" w:space="0" w:color="auto"/>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b/>
                <w:bCs/>
                <w:sz w:val="16"/>
                <w:szCs w:val="16"/>
                <w:lang w:val="en-ZA" w:eastAsia="en-ZA"/>
              </w:rPr>
            </w:pPr>
            <w:r w:rsidRPr="00A17A95">
              <w:rPr>
                <w:rFonts w:ascii="Cambria" w:hAnsi="Cambria" w:cs="Arial"/>
                <w:b/>
                <w:bCs/>
                <w:sz w:val="16"/>
                <w:szCs w:val="16"/>
                <w:lang w:val="en-ZA" w:eastAsia="en-ZA"/>
              </w:rPr>
              <w:t>Jan-14</w:t>
            </w:r>
          </w:p>
        </w:tc>
        <w:tc>
          <w:tcPr>
            <w:tcW w:w="263" w:type="pct"/>
            <w:tcBorders>
              <w:top w:val="single" w:sz="4" w:space="0" w:color="auto"/>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b/>
                <w:bCs/>
                <w:sz w:val="16"/>
                <w:szCs w:val="16"/>
                <w:lang w:val="en-ZA" w:eastAsia="en-ZA"/>
              </w:rPr>
            </w:pPr>
            <w:r w:rsidRPr="00A17A95">
              <w:rPr>
                <w:rFonts w:ascii="Cambria" w:hAnsi="Cambria" w:cs="Arial"/>
                <w:b/>
                <w:bCs/>
                <w:sz w:val="16"/>
                <w:szCs w:val="16"/>
                <w:lang w:val="en-ZA" w:eastAsia="en-ZA"/>
              </w:rPr>
              <w:t>Feb-14</w:t>
            </w:r>
          </w:p>
        </w:tc>
        <w:tc>
          <w:tcPr>
            <w:tcW w:w="263" w:type="pct"/>
            <w:tcBorders>
              <w:top w:val="single" w:sz="4" w:space="0" w:color="auto"/>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b/>
                <w:bCs/>
                <w:sz w:val="16"/>
                <w:szCs w:val="16"/>
                <w:lang w:val="en-ZA" w:eastAsia="en-ZA"/>
              </w:rPr>
            </w:pPr>
            <w:r w:rsidRPr="00A17A95">
              <w:rPr>
                <w:rFonts w:ascii="Cambria" w:hAnsi="Cambria" w:cs="Arial"/>
                <w:b/>
                <w:bCs/>
                <w:sz w:val="16"/>
                <w:szCs w:val="16"/>
                <w:lang w:val="en-ZA" w:eastAsia="en-ZA"/>
              </w:rPr>
              <w:t>Mar-14</w:t>
            </w:r>
          </w:p>
        </w:tc>
        <w:tc>
          <w:tcPr>
            <w:tcW w:w="263" w:type="pct"/>
            <w:tcBorders>
              <w:top w:val="single" w:sz="4" w:space="0" w:color="auto"/>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b/>
                <w:bCs/>
                <w:sz w:val="16"/>
                <w:szCs w:val="16"/>
                <w:lang w:val="en-ZA" w:eastAsia="en-ZA"/>
              </w:rPr>
            </w:pPr>
            <w:r w:rsidRPr="00A17A95">
              <w:rPr>
                <w:rFonts w:ascii="Cambria" w:hAnsi="Cambria" w:cs="Arial"/>
                <w:b/>
                <w:bCs/>
                <w:sz w:val="16"/>
                <w:szCs w:val="16"/>
                <w:lang w:val="en-ZA" w:eastAsia="en-ZA"/>
              </w:rPr>
              <w:t>Apr-14</w:t>
            </w:r>
          </w:p>
        </w:tc>
        <w:tc>
          <w:tcPr>
            <w:tcW w:w="263" w:type="pct"/>
            <w:tcBorders>
              <w:top w:val="single" w:sz="4" w:space="0" w:color="auto"/>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b/>
                <w:bCs/>
                <w:sz w:val="16"/>
                <w:szCs w:val="16"/>
                <w:lang w:val="en-ZA" w:eastAsia="en-ZA"/>
              </w:rPr>
            </w:pPr>
            <w:r w:rsidRPr="00A17A95">
              <w:rPr>
                <w:rFonts w:ascii="Cambria" w:hAnsi="Cambria" w:cs="Arial"/>
                <w:b/>
                <w:bCs/>
                <w:sz w:val="16"/>
                <w:szCs w:val="16"/>
                <w:lang w:val="en-ZA" w:eastAsia="en-ZA"/>
              </w:rPr>
              <w:t>May-14</w:t>
            </w:r>
          </w:p>
        </w:tc>
        <w:tc>
          <w:tcPr>
            <w:tcW w:w="263" w:type="pct"/>
            <w:tcBorders>
              <w:top w:val="single" w:sz="4" w:space="0" w:color="auto"/>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b/>
                <w:bCs/>
                <w:sz w:val="16"/>
                <w:szCs w:val="16"/>
                <w:lang w:val="en-ZA" w:eastAsia="en-ZA"/>
              </w:rPr>
            </w:pPr>
            <w:r w:rsidRPr="00A17A95">
              <w:rPr>
                <w:rFonts w:ascii="Cambria" w:hAnsi="Cambria" w:cs="Arial"/>
                <w:b/>
                <w:bCs/>
                <w:sz w:val="16"/>
                <w:szCs w:val="16"/>
                <w:lang w:val="en-ZA" w:eastAsia="en-ZA"/>
              </w:rPr>
              <w:t>Jun-14</w:t>
            </w:r>
          </w:p>
        </w:tc>
        <w:tc>
          <w:tcPr>
            <w:tcW w:w="263" w:type="pct"/>
            <w:tcBorders>
              <w:top w:val="single" w:sz="4" w:space="0" w:color="auto"/>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b/>
                <w:bCs/>
                <w:sz w:val="16"/>
                <w:szCs w:val="16"/>
                <w:lang w:val="en-ZA" w:eastAsia="en-ZA"/>
              </w:rPr>
            </w:pPr>
            <w:r w:rsidRPr="00A17A95">
              <w:rPr>
                <w:rFonts w:ascii="Cambria" w:hAnsi="Cambria" w:cs="Arial"/>
                <w:b/>
                <w:bCs/>
                <w:sz w:val="16"/>
                <w:szCs w:val="16"/>
                <w:lang w:val="en-ZA" w:eastAsia="en-ZA"/>
              </w:rPr>
              <w:t>Jul-14</w:t>
            </w:r>
          </w:p>
        </w:tc>
        <w:tc>
          <w:tcPr>
            <w:tcW w:w="263" w:type="pct"/>
            <w:tcBorders>
              <w:top w:val="single" w:sz="4" w:space="0" w:color="auto"/>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b/>
                <w:bCs/>
                <w:sz w:val="16"/>
                <w:szCs w:val="16"/>
                <w:lang w:val="en-ZA" w:eastAsia="en-ZA"/>
              </w:rPr>
            </w:pPr>
            <w:r w:rsidRPr="00A17A95">
              <w:rPr>
                <w:rFonts w:ascii="Cambria" w:hAnsi="Cambria" w:cs="Arial"/>
                <w:b/>
                <w:bCs/>
                <w:sz w:val="16"/>
                <w:szCs w:val="16"/>
                <w:lang w:val="en-ZA" w:eastAsia="en-ZA"/>
              </w:rPr>
              <w:t>Aug-14</w:t>
            </w:r>
          </w:p>
        </w:tc>
        <w:tc>
          <w:tcPr>
            <w:tcW w:w="263" w:type="pct"/>
            <w:tcBorders>
              <w:top w:val="single" w:sz="4" w:space="0" w:color="auto"/>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b/>
                <w:bCs/>
                <w:sz w:val="16"/>
                <w:szCs w:val="16"/>
                <w:lang w:val="en-ZA" w:eastAsia="en-ZA"/>
              </w:rPr>
            </w:pPr>
            <w:r w:rsidRPr="00A17A95">
              <w:rPr>
                <w:rFonts w:ascii="Cambria" w:hAnsi="Cambria" w:cs="Arial"/>
                <w:b/>
                <w:bCs/>
                <w:sz w:val="16"/>
                <w:szCs w:val="16"/>
                <w:lang w:val="en-ZA" w:eastAsia="en-ZA"/>
              </w:rPr>
              <w:t>Sep-14</w:t>
            </w:r>
          </w:p>
        </w:tc>
        <w:tc>
          <w:tcPr>
            <w:tcW w:w="263" w:type="pct"/>
            <w:tcBorders>
              <w:top w:val="single" w:sz="4" w:space="0" w:color="auto"/>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b/>
                <w:bCs/>
                <w:sz w:val="16"/>
                <w:szCs w:val="16"/>
                <w:lang w:val="en-ZA" w:eastAsia="en-ZA"/>
              </w:rPr>
            </w:pPr>
            <w:r w:rsidRPr="00A17A95">
              <w:rPr>
                <w:rFonts w:ascii="Cambria" w:hAnsi="Cambria" w:cs="Arial"/>
                <w:b/>
                <w:bCs/>
                <w:sz w:val="16"/>
                <w:szCs w:val="16"/>
                <w:lang w:val="en-ZA" w:eastAsia="en-ZA"/>
              </w:rPr>
              <w:t>Oct-14</w:t>
            </w:r>
          </w:p>
        </w:tc>
        <w:tc>
          <w:tcPr>
            <w:tcW w:w="263" w:type="pct"/>
            <w:tcBorders>
              <w:top w:val="single" w:sz="4" w:space="0" w:color="auto"/>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b/>
                <w:bCs/>
                <w:sz w:val="16"/>
                <w:szCs w:val="16"/>
                <w:lang w:val="en-ZA" w:eastAsia="en-ZA"/>
              </w:rPr>
            </w:pPr>
            <w:r w:rsidRPr="00A17A95">
              <w:rPr>
                <w:rFonts w:ascii="Cambria" w:hAnsi="Cambria" w:cs="Arial"/>
                <w:b/>
                <w:bCs/>
                <w:sz w:val="16"/>
                <w:szCs w:val="16"/>
                <w:lang w:val="en-ZA" w:eastAsia="en-ZA"/>
              </w:rPr>
              <w:t>Nov-14</w:t>
            </w:r>
          </w:p>
        </w:tc>
        <w:tc>
          <w:tcPr>
            <w:tcW w:w="263" w:type="pct"/>
            <w:tcBorders>
              <w:top w:val="single" w:sz="4" w:space="0" w:color="auto"/>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b/>
                <w:bCs/>
                <w:sz w:val="16"/>
                <w:szCs w:val="16"/>
                <w:lang w:val="en-ZA" w:eastAsia="en-ZA"/>
              </w:rPr>
            </w:pPr>
            <w:r w:rsidRPr="00A17A95">
              <w:rPr>
                <w:rFonts w:ascii="Cambria" w:hAnsi="Cambria" w:cs="Arial"/>
                <w:b/>
                <w:bCs/>
                <w:sz w:val="16"/>
                <w:szCs w:val="16"/>
                <w:lang w:val="en-ZA" w:eastAsia="en-ZA"/>
              </w:rPr>
              <w:t>Dec-14</w:t>
            </w:r>
          </w:p>
        </w:tc>
        <w:tc>
          <w:tcPr>
            <w:tcW w:w="257" w:type="pct"/>
            <w:tcBorders>
              <w:top w:val="single" w:sz="4" w:space="0" w:color="auto"/>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b/>
                <w:bCs/>
                <w:color w:val="000000"/>
                <w:sz w:val="16"/>
                <w:szCs w:val="16"/>
                <w:lang w:val="en-ZA" w:eastAsia="en-ZA"/>
              </w:rPr>
            </w:pPr>
            <w:r w:rsidRPr="00A17A95">
              <w:rPr>
                <w:rFonts w:ascii="Cambria" w:hAnsi="Cambria" w:cs="Arial"/>
                <w:b/>
                <w:bCs/>
                <w:color w:val="000000"/>
                <w:sz w:val="16"/>
                <w:szCs w:val="16"/>
                <w:lang w:val="en-ZA" w:eastAsia="en-ZA"/>
              </w:rPr>
              <w:t>Total</w:t>
            </w:r>
          </w:p>
        </w:tc>
      </w:tr>
      <w:tr w:rsidR="00A27550" w:rsidRPr="00A17A95" w:rsidTr="00A27550">
        <w:trPr>
          <w:trHeight w:val="315"/>
        </w:trPr>
        <w:tc>
          <w:tcPr>
            <w:tcW w:w="632" w:type="pct"/>
            <w:tcBorders>
              <w:top w:val="nil"/>
              <w:left w:val="nil"/>
              <w:bottom w:val="nil"/>
              <w:right w:val="nil"/>
            </w:tcBorders>
            <w:shd w:val="clear" w:color="auto" w:fill="auto"/>
            <w:noWrap/>
            <w:hideMark/>
          </w:tcPr>
          <w:p w:rsidR="00A27550" w:rsidRPr="00A17A95" w:rsidRDefault="00A27550" w:rsidP="00A27550">
            <w:pPr>
              <w:rPr>
                <w:rFonts w:ascii="Cambria" w:hAnsi="Cambria" w:cs="Arial"/>
                <w:sz w:val="16"/>
                <w:szCs w:val="16"/>
                <w:lang w:val="en-ZA" w:eastAsia="en-ZA"/>
              </w:rPr>
            </w:pPr>
            <w:r w:rsidRPr="00A17A95">
              <w:rPr>
                <w:rFonts w:ascii="Cambria" w:hAnsi="Cambria" w:cs="Arial"/>
                <w:sz w:val="16"/>
                <w:szCs w:val="16"/>
                <w:lang w:val="en-ZA" w:eastAsia="en-ZA"/>
              </w:rPr>
              <w:t>NO. OF WEEKS</w:t>
            </w:r>
          </w:p>
        </w:tc>
        <w:tc>
          <w:tcPr>
            <w:tcW w:w="294" w:type="pct"/>
            <w:tcBorders>
              <w:top w:val="nil"/>
              <w:left w:val="single" w:sz="4" w:space="0" w:color="auto"/>
              <w:bottom w:val="single" w:sz="4" w:space="0" w:color="auto"/>
              <w:right w:val="single" w:sz="4" w:space="0" w:color="auto"/>
            </w:tcBorders>
            <w:shd w:val="clear" w:color="000000" w:fill="F2DDDC"/>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4</w:t>
            </w:r>
          </w:p>
        </w:tc>
        <w:tc>
          <w:tcPr>
            <w:tcW w:w="288" w:type="pct"/>
            <w:tcBorders>
              <w:top w:val="nil"/>
              <w:left w:val="nil"/>
              <w:bottom w:val="single" w:sz="4" w:space="0" w:color="auto"/>
              <w:right w:val="single" w:sz="4" w:space="0" w:color="auto"/>
            </w:tcBorders>
            <w:shd w:val="clear" w:color="000000" w:fill="F2DDDC"/>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5</w:t>
            </w:r>
          </w:p>
        </w:tc>
        <w:tc>
          <w:tcPr>
            <w:tcW w:w="211" w:type="pct"/>
            <w:tcBorders>
              <w:top w:val="nil"/>
              <w:left w:val="nil"/>
              <w:bottom w:val="single" w:sz="4" w:space="0" w:color="auto"/>
              <w:right w:val="single" w:sz="4" w:space="0" w:color="auto"/>
            </w:tcBorders>
            <w:shd w:val="clear" w:color="000000" w:fill="F2DDDC"/>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4</w:t>
            </w:r>
          </w:p>
        </w:tc>
        <w:tc>
          <w:tcPr>
            <w:tcW w:w="211" w:type="pct"/>
            <w:tcBorders>
              <w:top w:val="nil"/>
              <w:left w:val="nil"/>
              <w:bottom w:val="single" w:sz="4" w:space="0" w:color="auto"/>
              <w:right w:val="single" w:sz="4" w:space="0" w:color="auto"/>
            </w:tcBorders>
            <w:shd w:val="clear" w:color="000000" w:fill="F2DDDC"/>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4</w:t>
            </w:r>
          </w:p>
        </w:tc>
        <w:tc>
          <w:tcPr>
            <w:tcW w:w="212"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5</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4</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4</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5</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5</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4</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5</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4</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4</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5</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4</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4</w:t>
            </w:r>
          </w:p>
        </w:tc>
        <w:tc>
          <w:tcPr>
            <w:tcW w:w="257" w:type="pct"/>
            <w:tcBorders>
              <w:top w:val="nil"/>
              <w:left w:val="nil"/>
              <w:bottom w:val="single" w:sz="4" w:space="0" w:color="auto"/>
              <w:right w:val="single" w:sz="4" w:space="0" w:color="auto"/>
            </w:tcBorders>
            <w:shd w:val="clear" w:color="000000" w:fill="B8CCE4"/>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53</w:t>
            </w:r>
          </w:p>
        </w:tc>
      </w:tr>
      <w:tr w:rsidR="00A27550" w:rsidRPr="00A17A95" w:rsidTr="00A27550">
        <w:trPr>
          <w:trHeight w:val="315"/>
        </w:trPr>
        <w:tc>
          <w:tcPr>
            <w:tcW w:w="632" w:type="pct"/>
            <w:tcBorders>
              <w:top w:val="nil"/>
              <w:left w:val="nil"/>
              <w:bottom w:val="nil"/>
              <w:right w:val="nil"/>
            </w:tcBorders>
            <w:shd w:val="clear" w:color="auto" w:fill="auto"/>
            <w:noWrap/>
            <w:hideMark/>
          </w:tcPr>
          <w:p w:rsidR="00A27550" w:rsidRPr="00A17A95" w:rsidRDefault="00A27550" w:rsidP="00A27550">
            <w:pPr>
              <w:rPr>
                <w:rFonts w:ascii="Cambria" w:hAnsi="Cambria" w:cs="Arial"/>
                <w:sz w:val="16"/>
                <w:szCs w:val="16"/>
                <w:lang w:val="en-ZA" w:eastAsia="en-ZA"/>
              </w:rPr>
            </w:pPr>
            <w:r w:rsidRPr="00A17A95">
              <w:rPr>
                <w:rFonts w:ascii="Cambria" w:hAnsi="Cambria" w:cs="Arial"/>
                <w:sz w:val="16"/>
                <w:szCs w:val="16"/>
                <w:lang w:val="en-ZA" w:eastAsia="en-ZA"/>
              </w:rPr>
              <w:t>PRODUCTIVITY</w:t>
            </w:r>
          </w:p>
        </w:tc>
        <w:tc>
          <w:tcPr>
            <w:tcW w:w="294" w:type="pct"/>
            <w:tcBorders>
              <w:top w:val="nil"/>
              <w:left w:val="single" w:sz="4" w:space="0" w:color="auto"/>
              <w:bottom w:val="single" w:sz="4" w:space="0" w:color="auto"/>
              <w:right w:val="single" w:sz="4" w:space="0" w:color="auto"/>
            </w:tcBorders>
            <w:shd w:val="clear" w:color="000000" w:fill="F2DDDC"/>
            <w:noWrap/>
            <w:hideMark/>
          </w:tcPr>
          <w:p w:rsidR="00A27550" w:rsidRPr="00A17A95" w:rsidRDefault="00A27550" w:rsidP="00A27550">
            <w:pPr>
              <w:jc w:val="right"/>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5</w:t>
            </w:r>
          </w:p>
        </w:tc>
        <w:tc>
          <w:tcPr>
            <w:tcW w:w="288" w:type="pct"/>
            <w:tcBorders>
              <w:top w:val="nil"/>
              <w:left w:val="nil"/>
              <w:bottom w:val="single" w:sz="4" w:space="0" w:color="auto"/>
              <w:right w:val="single" w:sz="4" w:space="0" w:color="auto"/>
            </w:tcBorders>
            <w:shd w:val="clear" w:color="000000" w:fill="F2DDDC"/>
            <w:noWrap/>
            <w:hideMark/>
          </w:tcPr>
          <w:p w:rsidR="00A27550" w:rsidRPr="00A17A95" w:rsidRDefault="00A27550" w:rsidP="00A27550">
            <w:pPr>
              <w:jc w:val="right"/>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5</w:t>
            </w:r>
          </w:p>
        </w:tc>
        <w:tc>
          <w:tcPr>
            <w:tcW w:w="211" w:type="pct"/>
            <w:tcBorders>
              <w:top w:val="nil"/>
              <w:left w:val="nil"/>
              <w:bottom w:val="single" w:sz="4" w:space="0" w:color="auto"/>
              <w:right w:val="single" w:sz="4" w:space="0" w:color="auto"/>
            </w:tcBorders>
            <w:shd w:val="clear" w:color="000000" w:fill="F2DDDC"/>
            <w:noWrap/>
            <w:hideMark/>
          </w:tcPr>
          <w:p w:rsidR="00A27550" w:rsidRPr="00A17A95" w:rsidRDefault="00A27550" w:rsidP="00A27550">
            <w:pPr>
              <w:jc w:val="right"/>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4</w:t>
            </w:r>
          </w:p>
        </w:tc>
        <w:tc>
          <w:tcPr>
            <w:tcW w:w="211" w:type="pct"/>
            <w:tcBorders>
              <w:top w:val="nil"/>
              <w:left w:val="nil"/>
              <w:bottom w:val="single" w:sz="4" w:space="0" w:color="auto"/>
              <w:right w:val="single" w:sz="4" w:space="0" w:color="auto"/>
            </w:tcBorders>
            <w:shd w:val="clear" w:color="000000" w:fill="F2DDDC"/>
            <w:noWrap/>
            <w:hideMark/>
          </w:tcPr>
          <w:p w:rsidR="00A27550" w:rsidRPr="00A17A95" w:rsidRDefault="00A27550" w:rsidP="00A27550">
            <w:pPr>
              <w:jc w:val="right"/>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3</w:t>
            </w:r>
          </w:p>
        </w:tc>
        <w:tc>
          <w:tcPr>
            <w:tcW w:w="212"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3</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4</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5</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5</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5</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4</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4</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4</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4</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4</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3</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3</w:t>
            </w:r>
          </w:p>
        </w:tc>
        <w:tc>
          <w:tcPr>
            <w:tcW w:w="257" w:type="pct"/>
            <w:tcBorders>
              <w:top w:val="nil"/>
              <w:left w:val="nil"/>
              <w:bottom w:val="single" w:sz="4" w:space="0" w:color="auto"/>
              <w:right w:val="single" w:sz="4" w:space="0" w:color="auto"/>
            </w:tcBorders>
            <w:shd w:val="clear" w:color="000000" w:fill="B8CCE4"/>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4</w:t>
            </w:r>
          </w:p>
        </w:tc>
      </w:tr>
      <w:tr w:rsidR="00A27550" w:rsidRPr="00A17A95" w:rsidTr="00A27550">
        <w:trPr>
          <w:trHeight w:val="315"/>
        </w:trPr>
        <w:tc>
          <w:tcPr>
            <w:tcW w:w="632" w:type="pct"/>
            <w:tcBorders>
              <w:top w:val="nil"/>
              <w:left w:val="nil"/>
              <w:bottom w:val="nil"/>
              <w:right w:val="nil"/>
            </w:tcBorders>
            <w:shd w:val="clear" w:color="auto" w:fill="auto"/>
            <w:noWrap/>
            <w:hideMark/>
          </w:tcPr>
          <w:p w:rsidR="00A27550" w:rsidRPr="00A17A95" w:rsidRDefault="00A27550" w:rsidP="00A27550">
            <w:pPr>
              <w:rPr>
                <w:rFonts w:ascii="Cambria" w:hAnsi="Cambria" w:cs="Arial"/>
                <w:sz w:val="16"/>
                <w:szCs w:val="16"/>
                <w:lang w:val="en-ZA" w:eastAsia="en-ZA"/>
              </w:rPr>
            </w:pPr>
            <w:r w:rsidRPr="00A17A95">
              <w:rPr>
                <w:rFonts w:ascii="Cambria" w:hAnsi="Cambria" w:cs="Arial"/>
                <w:sz w:val="16"/>
                <w:szCs w:val="16"/>
                <w:lang w:val="en-ZA" w:eastAsia="en-ZA"/>
              </w:rPr>
              <w:t>MANPOWER</w:t>
            </w:r>
          </w:p>
        </w:tc>
        <w:tc>
          <w:tcPr>
            <w:tcW w:w="294" w:type="pct"/>
            <w:tcBorders>
              <w:top w:val="nil"/>
              <w:left w:val="single" w:sz="4" w:space="0" w:color="auto"/>
              <w:bottom w:val="single" w:sz="4" w:space="0" w:color="auto"/>
              <w:right w:val="single" w:sz="4" w:space="0" w:color="auto"/>
            </w:tcBorders>
            <w:shd w:val="clear" w:color="auto" w:fill="auto"/>
            <w:noWrap/>
            <w:vAlign w:val="bottom"/>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231 </w:t>
            </w:r>
          </w:p>
        </w:tc>
        <w:tc>
          <w:tcPr>
            <w:tcW w:w="288"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231 </w:t>
            </w:r>
          </w:p>
        </w:tc>
        <w:tc>
          <w:tcPr>
            <w:tcW w:w="211"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231 </w:t>
            </w:r>
          </w:p>
        </w:tc>
        <w:tc>
          <w:tcPr>
            <w:tcW w:w="211"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231 </w:t>
            </w:r>
          </w:p>
        </w:tc>
        <w:tc>
          <w:tcPr>
            <w:tcW w:w="212"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312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312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402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402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436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436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474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474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480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480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480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480 </w:t>
            </w:r>
          </w:p>
        </w:tc>
        <w:tc>
          <w:tcPr>
            <w:tcW w:w="257" w:type="pct"/>
            <w:tcBorders>
              <w:top w:val="nil"/>
              <w:left w:val="nil"/>
              <w:bottom w:val="single" w:sz="4" w:space="0" w:color="auto"/>
              <w:right w:val="single" w:sz="4" w:space="0" w:color="auto"/>
            </w:tcBorders>
            <w:shd w:val="clear" w:color="000000" w:fill="B8CCE4"/>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5,168 </w:t>
            </w:r>
          </w:p>
        </w:tc>
      </w:tr>
      <w:tr w:rsidR="00A27550" w:rsidRPr="00A17A95" w:rsidTr="00A27550">
        <w:trPr>
          <w:trHeight w:val="315"/>
        </w:trPr>
        <w:tc>
          <w:tcPr>
            <w:tcW w:w="632" w:type="pct"/>
            <w:tcBorders>
              <w:top w:val="nil"/>
              <w:left w:val="nil"/>
              <w:bottom w:val="nil"/>
              <w:right w:val="nil"/>
            </w:tcBorders>
            <w:shd w:val="clear" w:color="auto" w:fill="auto"/>
            <w:noWrap/>
            <w:hideMark/>
          </w:tcPr>
          <w:p w:rsidR="00A27550" w:rsidRPr="00A17A95" w:rsidRDefault="00A27550" w:rsidP="00A27550">
            <w:pPr>
              <w:rPr>
                <w:rFonts w:ascii="Cambria" w:hAnsi="Cambria" w:cs="Arial"/>
                <w:sz w:val="16"/>
                <w:szCs w:val="16"/>
                <w:lang w:val="en-ZA" w:eastAsia="en-ZA"/>
              </w:rPr>
            </w:pPr>
            <w:r w:rsidRPr="00A17A95">
              <w:rPr>
                <w:rFonts w:ascii="Cambria" w:hAnsi="Cambria" w:cs="Arial"/>
                <w:sz w:val="16"/>
                <w:szCs w:val="16"/>
                <w:lang w:val="en-ZA" w:eastAsia="en-ZA"/>
              </w:rPr>
              <w:t>TOTAL</w:t>
            </w:r>
          </w:p>
        </w:tc>
        <w:tc>
          <w:tcPr>
            <w:tcW w:w="294" w:type="pct"/>
            <w:tcBorders>
              <w:top w:val="nil"/>
              <w:left w:val="single" w:sz="4" w:space="0" w:color="auto"/>
              <w:bottom w:val="single" w:sz="4" w:space="0" w:color="auto"/>
              <w:right w:val="single" w:sz="4" w:space="0" w:color="auto"/>
            </w:tcBorders>
            <w:shd w:val="clear" w:color="auto" w:fill="auto"/>
            <w:noWrap/>
            <w:vAlign w:val="bottom"/>
            <w:hideMark/>
          </w:tcPr>
          <w:p w:rsidR="00A27550" w:rsidRPr="00A17A95" w:rsidRDefault="00A27550" w:rsidP="00A27550">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1,063 </w:t>
            </w:r>
          </w:p>
        </w:tc>
        <w:tc>
          <w:tcPr>
            <w:tcW w:w="288"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1,169 </w:t>
            </w:r>
          </w:p>
        </w:tc>
        <w:tc>
          <w:tcPr>
            <w:tcW w:w="211"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832 </w:t>
            </w:r>
          </w:p>
        </w:tc>
        <w:tc>
          <w:tcPr>
            <w:tcW w:w="211"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728 </w:t>
            </w:r>
          </w:p>
        </w:tc>
        <w:tc>
          <w:tcPr>
            <w:tcW w:w="212"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961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1,236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1,920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1,920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2,337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1,878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1,999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1,675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1,882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2,074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1,555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1,363 </w:t>
            </w:r>
          </w:p>
        </w:tc>
        <w:tc>
          <w:tcPr>
            <w:tcW w:w="257" w:type="pct"/>
            <w:tcBorders>
              <w:top w:val="nil"/>
              <w:left w:val="nil"/>
              <w:bottom w:val="single" w:sz="4" w:space="0" w:color="auto"/>
              <w:right w:val="single" w:sz="4" w:space="0" w:color="auto"/>
            </w:tcBorders>
            <w:shd w:val="clear" w:color="000000" w:fill="B8CCE4"/>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20,799 </w:t>
            </w:r>
          </w:p>
        </w:tc>
      </w:tr>
      <w:tr w:rsidR="00A27550" w:rsidRPr="00A17A95" w:rsidTr="00A27550">
        <w:trPr>
          <w:trHeight w:val="315"/>
        </w:trPr>
        <w:tc>
          <w:tcPr>
            <w:tcW w:w="632" w:type="pct"/>
            <w:tcBorders>
              <w:top w:val="nil"/>
              <w:left w:val="nil"/>
              <w:bottom w:val="nil"/>
              <w:right w:val="nil"/>
            </w:tcBorders>
            <w:shd w:val="clear" w:color="auto" w:fill="auto"/>
            <w:noWrap/>
            <w:hideMark/>
          </w:tcPr>
          <w:p w:rsidR="00A27550" w:rsidRPr="00A17A95" w:rsidRDefault="00A27550" w:rsidP="00A27550">
            <w:pPr>
              <w:rPr>
                <w:rFonts w:ascii="Cambria" w:hAnsi="Cambria" w:cs="Arial"/>
                <w:sz w:val="16"/>
                <w:szCs w:val="16"/>
                <w:lang w:val="en-ZA" w:eastAsia="en-ZA"/>
              </w:rPr>
            </w:pPr>
            <w:r w:rsidRPr="00A17A95">
              <w:rPr>
                <w:rFonts w:ascii="Cambria" w:hAnsi="Cambria" w:cs="Arial"/>
                <w:sz w:val="16"/>
                <w:szCs w:val="16"/>
                <w:lang w:val="en-ZA" w:eastAsia="en-ZA"/>
              </w:rPr>
              <w:t>ACCEPTED SALES</w:t>
            </w:r>
          </w:p>
        </w:tc>
        <w:tc>
          <w:tcPr>
            <w:tcW w:w="294" w:type="pct"/>
            <w:tcBorders>
              <w:top w:val="nil"/>
              <w:left w:val="single" w:sz="4" w:space="0" w:color="auto"/>
              <w:bottom w:val="single" w:sz="4" w:space="0" w:color="auto"/>
              <w:right w:val="single" w:sz="4" w:space="0" w:color="auto"/>
            </w:tcBorders>
            <w:shd w:val="clear" w:color="auto" w:fill="auto"/>
            <w:noWrap/>
            <w:vAlign w:val="bottom"/>
            <w:hideMark/>
          </w:tcPr>
          <w:p w:rsidR="00A27550" w:rsidRPr="00A17A95" w:rsidRDefault="00A27550" w:rsidP="00A27550">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1,063 </w:t>
            </w:r>
          </w:p>
        </w:tc>
        <w:tc>
          <w:tcPr>
            <w:tcW w:w="288"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1,169 </w:t>
            </w:r>
          </w:p>
        </w:tc>
        <w:tc>
          <w:tcPr>
            <w:tcW w:w="211"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832 </w:t>
            </w:r>
          </w:p>
        </w:tc>
        <w:tc>
          <w:tcPr>
            <w:tcW w:w="211"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728 </w:t>
            </w:r>
          </w:p>
        </w:tc>
        <w:tc>
          <w:tcPr>
            <w:tcW w:w="212"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961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1,236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1,920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1,920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2,337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1,878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1,999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1,675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1,882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2,074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1,555 </w:t>
            </w:r>
          </w:p>
        </w:tc>
        <w:tc>
          <w:tcPr>
            <w:tcW w:w="263" w:type="pct"/>
            <w:tcBorders>
              <w:top w:val="nil"/>
              <w:left w:val="nil"/>
              <w:bottom w:val="single" w:sz="4" w:space="0" w:color="auto"/>
              <w:right w:val="single" w:sz="4" w:space="0" w:color="auto"/>
            </w:tcBorders>
            <w:shd w:val="clear" w:color="auto" w:fill="auto"/>
            <w:noWrap/>
            <w:hideMark/>
          </w:tcPr>
          <w:p w:rsidR="00A27550" w:rsidRPr="00A17A95" w:rsidRDefault="00A27550" w:rsidP="00A27550">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1,363 </w:t>
            </w:r>
          </w:p>
        </w:tc>
        <w:tc>
          <w:tcPr>
            <w:tcW w:w="257" w:type="pct"/>
            <w:tcBorders>
              <w:top w:val="nil"/>
              <w:left w:val="nil"/>
              <w:bottom w:val="single" w:sz="4" w:space="0" w:color="auto"/>
              <w:right w:val="single" w:sz="4" w:space="0" w:color="auto"/>
            </w:tcBorders>
            <w:shd w:val="clear" w:color="000000" w:fill="B8CCE4"/>
            <w:noWrap/>
            <w:hideMark/>
          </w:tcPr>
          <w:p w:rsidR="00A27550" w:rsidRPr="00A17A95" w:rsidRDefault="00A27550" w:rsidP="00A27550">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20,799 </w:t>
            </w:r>
          </w:p>
        </w:tc>
      </w:tr>
    </w:tbl>
    <w:p w:rsidR="00505B80" w:rsidRPr="00A17A95" w:rsidRDefault="00505B80" w:rsidP="00882B36">
      <w:pPr>
        <w:rPr>
          <w:rFonts w:ascii="Cambria" w:hAnsi="Cambria"/>
        </w:rPr>
      </w:pPr>
    </w:p>
    <w:p w:rsidR="007F054A" w:rsidRPr="00A17A95" w:rsidRDefault="00503002" w:rsidP="00BC169B">
      <w:pPr>
        <w:pStyle w:val="Heading2"/>
        <w:rPr>
          <w:rFonts w:ascii="Cambria" w:hAnsi="Cambria"/>
        </w:rPr>
      </w:pPr>
      <w:bookmarkStart w:id="296" w:name="_Toc371586459"/>
      <w:r w:rsidRPr="00A17A95">
        <w:rPr>
          <w:rFonts w:ascii="Cambria" w:hAnsi="Cambria"/>
        </w:rPr>
        <w:t>Target Commission</w:t>
      </w:r>
      <w:bookmarkEnd w:id="296"/>
    </w:p>
    <w:p w:rsidR="000B4B2A" w:rsidRPr="001A345E" w:rsidRDefault="000B4B2A" w:rsidP="001A345E">
      <w:pPr>
        <w:spacing w:line="360" w:lineRule="auto"/>
        <w:rPr>
          <w:rFonts w:ascii="Cambria" w:hAnsi="Cambria"/>
        </w:rPr>
      </w:pPr>
      <w:r w:rsidRPr="001A345E">
        <w:rPr>
          <w:rFonts w:ascii="Cambria" w:hAnsi="Cambria"/>
        </w:rPr>
        <w:t>Target commission will only be paid out based upon the attainment of certain targets (target is set by head of distribution from time to time. The targets are based on accepted (Cases accepted) and or incepted cases) set out as an incentive. These imperatives will change each year based on the strategic objectives and so therefore the system must allow us to define the target benchmarks so the target commission will be calculated  and a report generated showing those who have earned and the rest put into unearned commissions.</w:t>
      </w:r>
    </w:p>
    <w:p w:rsidR="00503002" w:rsidRPr="00A17A95" w:rsidRDefault="00503002" w:rsidP="000B4B2A">
      <w:pPr>
        <w:pStyle w:val="Heading2"/>
      </w:pPr>
      <w:bookmarkStart w:id="297" w:name="_Toc371586460"/>
      <w:r w:rsidRPr="00A17A95">
        <w:t>Agency Management</w:t>
      </w:r>
      <w:bookmarkEnd w:id="297"/>
    </w:p>
    <w:p w:rsidR="000841BC" w:rsidRDefault="000841BC" w:rsidP="000841BC">
      <w:pPr>
        <w:rPr>
          <w:rFonts w:ascii="Cambria" w:hAnsi="Cambria"/>
        </w:rPr>
      </w:pPr>
      <w:r w:rsidRPr="00A17A95">
        <w:rPr>
          <w:rFonts w:ascii="Cambria" w:hAnsi="Cambria"/>
        </w:rPr>
        <w:t xml:space="preserve">The agency management funds are computed on commission and </w:t>
      </w:r>
      <w:r w:rsidR="006F0492">
        <w:rPr>
          <w:rFonts w:ascii="Cambria" w:hAnsi="Cambria"/>
        </w:rPr>
        <w:t xml:space="preserve">the total figure </w:t>
      </w:r>
      <w:r w:rsidRPr="00A17A95">
        <w:rPr>
          <w:rFonts w:ascii="Cambria" w:hAnsi="Cambria"/>
        </w:rPr>
        <w:t>posted to accounts periodical</w:t>
      </w:r>
      <w:r w:rsidR="001E2209">
        <w:rPr>
          <w:rFonts w:ascii="Cambria" w:hAnsi="Cambria"/>
        </w:rPr>
        <w:t>ly.</w:t>
      </w:r>
    </w:p>
    <w:p w:rsidR="001E2209" w:rsidRPr="001E2209" w:rsidRDefault="001E2209" w:rsidP="001E2209">
      <w:pPr>
        <w:spacing w:line="360" w:lineRule="auto"/>
        <w:rPr>
          <w:rFonts w:ascii="Cambria" w:hAnsi="Cambria"/>
        </w:rPr>
      </w:pPr>
      <w:r w:rsidRPr="001E2209">
        <w:rPr>
          <w:rFonts w:ascii="Cambria" w:hAnsi="Cambria"/>
        </w:rPr>
        <w:t>This is reserved for the running of the Distribution department and is calculated based on actual premiums received on all policies sold, both by active and inactive marketing officers. Report for this must be monthly and also show the cumulative build up.</w:t>
      </w:r>
    </w:p>
    <w:p w:rsidR="006E488C" w:rsidRPr="00A17A95" w:rsidRDefault="006E488C" w:rsidP="00BC169B">
      <w:pPr>
        <w:pStyle w:val="Heading2"/>
        <w:rPr>
          <w:rFonts w:ascii="Cambria" w:hAnsi="Cambria"/>
        </w:rPr>
      </w:pPr>
      <w:bookmarkStart w:id="298" w:name="_Toc371586461"/>
      <w:r w:rsidRPr="00A17A95">
        <w:rPr>
          <w:rFonts w:ascii="Cambria" w:hAnsi="Cambria"/>
        </w:rPr>
        <w:t>Agent termination</w:t>
      </w:r>
      <w:bookmarkEnd w:id="298"/>
    </w:p>
    <w:p w:rsidR="00717CFF" w:rsidRPr="00A17A95" w:rsidRDefault="00717CFF" w:rsidP="00E276FB">
      <w:pPr>
        <w:spacing w:line="360" w:lineRule="auto"/>
        <w:rPr>
          <w:rFonts w:ascii="Cambria" w:hAnsi="Cambria"/>
        </w:rPr>
      </w:pPr>
      <w:r w:rsidRPr="00A17A95">
        <w:rPr>
          <w:rFonts w:ascii="Cambria" w:hAnsi="Cambria"/>
        </w:rPr>
        <w:t>Terminated agents do not earn any commission after they are inactivated. But the policies remain under the agent and any commission earned is posted to the un</w:t>
      </w:r>
      <w:r w:rsidR="00A04770" w:rsidRPr="00A17A95">
        <w:rPr>
          <w:rFonts w:ascii="Cambria" w:hAnsi="Cambria"/>
        </w:rPr>
        <w:t xml:space="preserve">claimed </w:t>
      </w:r>
      <w:r w:rsidRPr="00A17A95">
        <w:rPr>
          <w:rFonts w:ascii="Cambria" w:hAnsi="Cambria"/>
        </w:rPr>
        <w:t>commissions</w:t>
      </w:r>
      <w:r w:rsidR="00A04770" w:rsidRPr="00A17A95">
        <w:rPr>
          <w:rFonts w:ascii="Cambria" w:hAnsi="Cambria"/>
        </w:rPr>
        <w:t xml:space="preserve"> account</w:t>
      </w:r>
      <w:r w:rsidR="00B83650">
        <w:rPr>
          <w:rFonts w:ascii="Cambria" w:hAnsi="Cambria"/>
        </w:rPr>
        <w:t>. The other people in the hierarchy continue earning their commissions.</w:t>
      </w:r>
    </w:p>
    <w:p w:rsidR="00BD6EBD" w:rsidRPr="00A17A95" w:rsidRDefault="00BD6EBD" w:rsidP="00BC169B">
      <w:pPr>
        <w:pStyle w:val="Heading2"/>
        <w:rPr>
          <w:rFonts w:ascii="Cambria" w:hAnsi="Cambria"/>
        </w:rPr>
      </w:pPr>
      <w:bookmarkStart w:id="299" w:name="_Toc371586462"/>
      <w:r w:rsidRPr="00A17A95">
        <w:rPr>
          <w:rFonts w:ascii="Cambria" w:hAnsi="Cambria"/>
        </w:rPr>
        <w:t>Agents Recruitment</w:t>
      </w:r>
      <w:bookmarkEnd w:id="299"/>
    </w:p>
    <w:p w:rsidR="00F9047E" w:rsidRPr="00A17A95" w:rsidRDefault="00BD6EBD" w:rsidP="00092462">
      <w:pPr>
        <w:spacing w:line="360" w:lineRule="auto"/>
        <w:contextualSpacing/>
        <w:rPr>
          <w:rFonts w:ascii="Cambria" w:hAnsi="Cambria"/>
        </w:rPr>
      </w:pPr>
      <w:r w:rsidRPr="00A17A95">
        <w:rPr>
          <w:rFonts w:ascii="Cambria" w:hAnsi="Cambria"/>
        </w:rPr>
        <w:t xml:space="preserve">Agents are recruited through different means namely referral, institutions, walkin. The system should be able to capture referral cases under each agent and monitor their status. </w:t>
      </w:r>
      <w:r w:rsidRPr="00A17A95">
        <w:rPr>
          <w:rFonts w:ascii="Cambria" w:hAnsi="Cambria"/>
        </w:rPr>
        <w:lastRenderedPageBreak/>
        <w:t xml:space="preserve">When referrals </w:t>
      </w:r>
      <w:r w:rsidR="00B83650">
        <w:rPr>
          <w:rFonts w:ascii="Cambria" w:hAnsi="Cambria"/>
        </w:rPr>
        <w:t>complete</w:t>
      </w:r>
      <w:r w:rsidR="007F3C0D" w:rsidRPr="00A17A95">
        <w:rPr>
          <w:rFonts w:ascii="Cambria" w:hAnsi="Cambria"/>
        </w:rPr>
        <w:t xml:space="preserve"> train</w:t>
      </w:r>
      <w:r w:rsidR="00B83650">
        <w:rPr>
          <w:rFonts w:ascii="Cambria" w:hAnsi="Cambria"/>
        </w:rPr>
        <w:t xml:space="preserve">ing and start work </w:t>
      </w:r>
      <w:r w:rsidRPr="00A17A95">
        <w:rPr>
          <w:rFonts w:ascii="Cambria" w:hAnsi="Cambria"/>
        </w:rPr>
        <w:t>the person who referred them earns a one time commission of GH</w:t>
      </w:r>
      <w:r w:rsidRPr="00A17A95">
        <w:rPr>
          <w:rFonts w:ascii="Cambria" w:hAnsi="Cambria" w:cstheme="minorHAnsi"/>
        </w:rPr>
        <w:t>₵</w:t>
      </w:r>
      <w:r w:rsidRPr="00A17A95">
        <w:rPr>
          <w:rFonts w:ascii="Cambria" w:hAnsi="Cambria"/>
        </w:rPr>
        <w:t xml:space="preserve">20. This should be captured- attach referral through DMS. </w:t>
      </w:r>
    </w:p>
    <w:p w:rsidR="00BD6EBD" w:rsidRDefault="00F9047E" w:rsidP="00092462">
      <w:pPr>
        <w:spacing w:line="360" w:lineRule="auto"/>
        <w:contextualSpacing/>
        <w:rPr>
          <w:rFonts w:ascii="Cambria" w:hAnsi="Cambria"/>
        </w:rPr>
      </w:pPr>
      <w:r w:rsidRPr="00A17A95">
        <w:rPr>
          <w:rFonts w:ascii="Cambria" w:hAnsi="Cambria"/>
        </w:rPr>
        <w:t xml:space="preserve">Reports should be generated on </w:t>
      </w:r>
      <w:r w:rsidR="00BD6EBD" w:rsidRPr="00A17A95">
        <w:rPr>
          <w:rFonts w:ascii="Cambria" w:hAnsi="Cambria"/>
        </w:rPr>
        <w:t>CV</w:t>
      </w:r>
      <w:r w:rsidRPr="00A17A95">
        <w:rPr>
          <w:rFonts w:ascii="Cambria" w:hAnsi="Cambria"/>
        </w:rPr>
        <w:t>s</w:t>
      </w:r>
      <w:r w:rsidR="00BD6EBD" w:rsidRPr="00A17A95">
        <w:rPr>
          <w:rFonts w:ascii="Cambria" w:hAnsi="Cambria"/>
        </w:rPr>
        <w:t xml:space="preserve"> received</w:t>
      </w:r>
      <w:r w:rsidRPr="00A17A95">
        <w:rPr>
          <w:rFonts w:ascii="Cambria" w:hAnsi="Cambria"/>
        </w:rPr>
        <w:t>/attached</w:t>
      </w:r>
      <w:r w:rsidR="00BD6EBD" w:rsidRPr="00A17A95">
        <w:rPr>
          <w:rFonts w:ascii="Cambria" w:hAnsi="Cambria"/>
        </w:rPr>
        <w:t xml:space="preserve"> within a period. How long the pe</w:t>
      </w:r>
      <w:r w:rsidRPr="00A17A95">
        <w:rPr>
          <w:rFonts w:ascii="Cambria" w:hAnsi="Cambria"/>
        </w:rPr>
        <w:t>ople referred stay on the Job? This helps to d</w:t>
      </w:r>
      <w:r w:rsidR="00BD6EBD" w:rsidRPr="00A17A95">
        <w:rPr>
          <w:rFonts w:ascii="Cambria" w:hAnsi="Cambria"/>
        </w:rPr>
        <w:t>etermine the kind of people coming on job</w:t>
      </w:r>
      <w:r w:rsidRPr="00A17A95">
        <w:rPr>
          <w:rFonts w:ascii="Cambria" w:hAnsi="Cambria"/>
        </w:rPr>
        <w:t xml:space="preserve"> under a specified agent.</w:t>
      </w:r>
    </w:p>
    <w:p w:rsidR="00E20752" w:rsidRPr="00A17A95" w:rsidRDefault="00E20752" w:rsidP="00BC169B">
      <w:pPr>
        <w:pStyle w:val="Heading2"/>
        <w:rPr>
          <w:rFonts w:ascii="Cambria" w:hAnsi="Cambria"/>
        </w:rPr>
      </w:pPr>
      <w:bookmarkStart w:id="300" w:name="_Toc371586463"/>
      <w:r w:rsidRPr="00A17A95">
        <w:rPr>
          <w:rFonts w:ascii="Cambria" w:hAnsi="Cambria"/>
        </w:rPr>
        <w:t>Agents Training</w:t>
      </w:r>
      <w:bookmarkEnd w:id="300"/>
    </w:p>
    <w:p w:rsidR="00E20752" w:rsidRDefault="00E20752" w:rsidP="00E276FB">
      <w:pPr>
        <w:spacing w:line="360" w:lineRule="auto"/>
        <w:rPr>
          <w:rFonts w:ascii="Cambria" w:hAnsi="Cambria"/>
        </w:rPr>
      </w:pPr>
      <w:r w:rsidRPr="00A17A95">
        <w:rPr>
          <w:rFonts w:ascii="Cambria" w:hAnsi="Cambria"/>
        </w:rPr>
        <w:t>Periodically agents are trained on the products they s</w:t>
      </w:r>
      <w:r w:rsidR="007F3C0D" w:rsidRPr="00A17A95">
        <w:rPr>
          <w:rFonts w:ascii="Cambria" w:hAnsi="Cambria"/>
        </w:rPr>
        <w:t>ell</w:t>
      </w:r>
      <w:r w:rsidRPr="00A17A95">
        <w:rPr>
          <w:rFonts w:ascii="Cambria" w:hAnsi="Cambria"/>
        </w:rPr>
        <w:t xml:space="preserve"> and an exam given. The expected exam score is 70% and those who attain less than this score per product have to be retrained. The system should be able to keep the exam score and be generated in a report for given period</w:t>
      </w:r>
      <w:r w:rsidR="00F1285C">
        <w:rPr>
          <w:rFonts w:ascii="Cambria" w:hAnsi="Cambria"/>
        </w:rPr>
        <w:t>.</w:t>
      </w:r>
    </w:p>
    <w:p w:rsidR="00F1285C" w:rsidRDefault="00F1285C" w:rsidP="00E276FB">
      <w:pPr>
        <w:spacing w:line="360" w:lineRule="auto"/>
        <w:rPr>
          <w:rFonts w:ascii="Cambria" w:hAnsi="Cambria"/>
        </w:rPr>
      </w:pPr>
      <w:r>
        <w:rPr>
          <w:rFonts w:ascii="Cambria" w:hAnsi="Cambria"/>
        </w:rPr>
        <w:t>Once the agent is trained the details are captured and confirmed. Those without complete details remain unconfirmed i.e. ID, certificates etc. When commission is computed one needs to separate for unconfirmed, confirmed  and unclaimed commissions</w:t>
      </w:r>
    </w:p>
    <w:p w:rsidR="00877960" w:rsidRDefault="00877960" w:rsidP="00877960">
      <w:pPr>
        <w:pStyle w:val="Heading2"/>
      </w:pPr>
      <w:bookmarkStart w:id="301" w:name="_Toc371586464"/>
      <w:r>
        <w:t>Manpower Retention Levels</w:t>
      </w:r>
      <w:bookmarkEnd w:id="301"/>
    </w:p>
    <w:p w:rsidR="00877960" w:rsidRDefault="00877960" w:rsidP="00877960">
      <w:pPr>
        <w:spacing w:line="360" w:lineRule="auto"/>
        <w:rPr>
          <w:rFonts w:ascii="Cambria" w:hAnsi="Cambria"/>
        </w:rPr>
      </w:pPr>
      <w:r w:rsidRPr="00A17A95">
        <w:rPr>
          <w:rFonts w:ascii="Cambria" w:hAnsi="Cambria"/>
        </w:rPr>
        <w:t>Facility to define the retention levels  at various levels viz. broker company, branch, sales team, intermediary etc.</w:t>
      </w:r>
      <w:r>
        <w:rPr>
          <w:rFonts w:ascii="Cambria" w:hAnsi="Cambria"/>
        </w:rPr>
        <w:t xml:space="preserve"> the system should be able to provide a report on the number of people and the retention rate periodically. Start Number, Losses, Closing balances.</w:t>
      </w:r>
    </w:p>
    <w:p w:rsidR="00877960" w:rsidRPr="00A17A95" w:rsidRDefault="00877960" w:rsidP="00E276FB">
      <w:pPr>
        <w:spacing w:line="360" w:lineRule="auto"/>
        <w:rPr>
          <w:rFonts w:ascii="Cambria" w:hAnsi="Cambria"/>
        </w:rPr>
      </w:pPr>
    </w:p>
    <w:p w:rsidR="00BC169B" w:rsidRPr="00A17A95" w:rsidRDefault="00BC169B" w:rsidP="00BC169B">
      <w:pPr>
        <w:pStyle w:val="Heading2"/>
        <w:rPr>
          <w:rFonts w:ascii="Cambria" w:hAnsi="Cambria"/>
        </w:rPr>
      </w:pPr>
      <w:bookmarkStart w:id="302" w:name="_Toc371586465"/>
      <w:r w:rsidRPr="00A17A95">
        <w:rPr>
          <w:rFonts w:ascii="Cambria" w:hAnsi="Cambria"/>
        </w:rPr>
        <w:t>Brokers</w:t>
      </w:r>
      <w:bookmarkEnd w:id="302"/>
    </w:p>
    <w:p w:rsidR="00BC169B" w:rsidRPr="00A17A95" w:rsidRDefault="003D0994" w:rsidP="00BC169B">
      <w:pPr>
        <w:rPr>
          <w:rFonts w:ascii="Cambria" w:hAnsi="Cambria"/>
        </w:rPr>
      </w:pPr>
      <w:r w:rsidRPr="00A17A95">
        <w:rPr>
          <w:rFonts w:ascii="Cambria" w:hAnsi="Cambria"/>
        </w:rPr>
        <w:t>The b</w:t>
      </w:r>
      <w:r w:rsidR="00BC169B" w:rsidRPr="00A17A95">
        <w:rPr>
          <w:rFonts w:ascii="Cambria" w:hAnsi="Cambria"/>
        </w:rPr>
        <w:t xml:space="preserve">rokers </w:t>
      </w:r>
      <w:r w:rsidRPr="00A17A95">
        <w:rPr>
          <w:rFonts w:ascii="Cambria" w:hAnsi="Cambria"/>
        </w:rPr>
        <w:t xml:space="preserve">are </w:t>
      </w:r>
      <w:r w:rsidR="00BC169B" w:rsidRPr="00A17A95">
        <w:rPr>
          <w:rFonts w:ascii="Cambria" w:hAnsi="Cambria"/>
        </w:rPr>
        <w:t>treated as teams</w:t>
      </w:r>
      <w:r w:rsidR="002338B4" w:rsidRPr="00A17A95">
        <w:rPr>
          <w:rFonts w:ascii="Cambria" w:hAnsi="Cambria"/>
        </w:rPr>
        <w:t xml:space="preserve"> and the </w:t>
      </w:r>
      <w:r w:rsidRPr="00A17A95">
        <w:rPr>
          <w:rFonts w:ascii="Cambria" w:hAnsi="Cambria"/>
        </w:rPr>
        <w:t>structure for brokers is shown below</w:t>
      </w:r>
    </w:p>
    <w:p w:rsidR="000814E0" w:rsidRPr="00A17A95" w:rsidRDefault="00AE1055" w:rsidP="00BC169B">
      <w:pPr>
        <w:rPr>
          <w:rFonts w:ascii="Cambria" w:hAnsi="Cambria"/>
        </w:rPr>
      </w:pPr>
      <w:r>
        <w:rPr>
          <w:rFonts w:ascii="Cambria" w:hAnsi="Cambria"/>
          <w:noProof/>
          <w:lang w:val="en-ZA" w:eastAsia="en-ZA"/>
        </w:rPr>
        <w:pict>
          <v:group id="_x0000_s1043" style="position:absolute;margin-left:-13.1pt;margin-top:9.45pt;width:466.2pt;height:351.8pt;z-index:251706368" coordorigin="1178,2210" coordsize="9324,7036">
            <v:shape id="_x0000_s1044" type="#_x0000_t202" style="position:absolute;left:4018;top:2210;width:3683;height:562">
              <v:textbox style="mso-next-textbox:#_x0000_s1044">
                <w:txbxContent>
                  <w:p w:rsidR="007A126D" w:rsidRPr="000814E0" w:rsidRDefault="007A126D" w:rsidP="000814E0">
                    <w:pPr>
                      <w:jc w:val="center"/>
                      <w:rPr>
                        <w:b/>
                        <w:sz w:val="20"/>
                        <w:szCs w:val="20"/>
                        <w:lang w:val="en-ZA"/>
                      </w:rPr>
                    </w:pPr>
                    <w:r w:rsidRPr="000814E0">
                      <w:rPr>
                        <w:b/>
                        <w:sz w:val="20"/>
                        <w:szCs w:val="20"/>
                        <w:lang w:val="en-ZA"/>
                      </w:rPr>
                      <w:t>HEAD OF DISTRIBUTION</w:t>
                    </w:r>
                  </w:p>
                </w:txbxContent>
              </v:textbox>
            </v:shape>
            <v:shape id="_x0000_s1045" type="#_x0000_t32" style="position:absolute;left:5826;top:2772;width:0;height:579" o:connectortype="straight">
              <v:stroke endarrow="block"/>
            </v:shape>
            <v:shape id="_x0000_s1046" type="#_x0000_t32" style="position:absolute;left:2445;top:4597;width:6765;height:1" o:connectortype="straight"/>
            <v:shape id="_x0000_s1047" type="#_x0000_t32" style="position:absolute;left:2444;top:4597;width:0;height:667" o:connectortype="straight">
              <v:stroke endarrow="block"/>
            </v:shape>
            <v:shape id="_x0000_s1048" type="#_x0000_t32" style="position:absolute;left:9209;top:4597;width:1;height:667" o:connectortype="straight">
              <v:stroke endarrow="block"/>
            </v:shape>
            <v:shape id="_x0000_s1049" type="#_x0000_t202" style="position:absolute;left:1278;top:5264;width:2545;height:562">
              <v:textbox style="mso-next-textbox:#_x0000_s1049">
                <w:txbxContent>
                  <w:p w:rsidR="007A126D" w:rsidRPr="000814E0" w:rsidRDefault="007A126D" w:rsidP="00BC169B">
                    <w:pPr>
                      <w:jc w:val="center"/>
                      <w:rPr>
                        <w:b/>
                        <w:sz w:val="20"/>
                        <w:szCs w:val="20"/>
                        <w:lang w:val="en-ZA"/>
                      </w:rPr>
                    </w:pPr>
                    <w:r w:rsidRPr="000814E0">
                      <w:rPr>
                        <w:b/>
                        <w:sz w:val="20"/>
                        <w:szCs w:val="20"/>
                        <w:lang w:val="en-ZA"/>
                      </w:rPr>
                      <w:t>BROKER 1</w:t>
                    </w:r>
                  </w:p>
                </w:txbxContent>
              </v:textbox>
            </v:shape>
            <v:shape id="_x0000_s1050" type="#_x0000_t202" style="position:absolute;left:4538;top:3351;width:2545;height:562">
              <v:textbox style="mso-next-textbox:#_x0000_s1050">
                <w:txbxContent>
                  <w:p w:rsidR="007A126D" w:rsidRPr="000814E0" w:rsidRDefault="007A126D" w:rsidP="00BC169B">
                    <w:pPr>
                      <w:jc w:val="center"/>
                      <w:rPr>
                        <w:b/>
                        <w:sz w:val="20"/>
                        <w:szCs w:val="20"/>
                        <w:lang w:val="en-ZA"/>
                      </w:rPr>
                    </w:pPr>
                    <w:r w:rsidRPr="000814E0">
                      <w:rPr>
                        <w:b/>
                        <w:sz w:val="20"/>
                        <w:szCs w:val="20"/>
                        <w:lang w:val="en-ZA"/>
                      </w:rPr>
                      <w:t>BROKER CONSULTANT</w:t>
                    </w:r>
                  </w:p>
                </w:txbxContent>
              </v:textbox>
            </v:shape>
            <v:shape id="_x0000_s1051" type="#_x0000_t202" style="position:absolute;left:7957;top:5264;width:2545;height:562">
              <v:textbox style="mso-next-textbox:#_x0000_s1051">
                <w:txbxContent>
                  <w:p w:rsidR="007A126D" w:rsidRPr="000814E0" w:rsidRDefault="007A126D" w:rsidP="00BC169B">
                    <w:pPr>
                      <w:jc w:val="center"/>
                      <w:rPr>
                        <w:b/>
                        <w:sz w:val="20"/>
                        <w:szCs w:val="20"/>
                        <w:lang w:val="en-ZA"/>
                      </w:rPr>
                    </w:pPr>
                    <w:r w:rsidRPr="000814E0">
                      <w:rPr>
                        <w:b/>
                        <w:sz w:val="20"/>
                        <w:szCs w:val="20"/>
                        <w:lang w:val="en-ZA"/>
                      </w:rPr>
                      <w:t>BROKER 3</w:t>
                    </w:r>
                  </w:p>
                  <w:p w:rsidR="007A126D" w:rsidRDefault="007A126D" w:rsidP="00BC169B"/>
                </w:txbxContent>
              </v:textbox>
            </v:shape>
            <v:shape id="_x0000_s1052" type="#_x0000_t32" style="position:absolute;left:5826;top:3913;width:0;height:1351" o:connectortype="straight">
              <v:stroke endarrow="block"/>
            </v:shape>
            <v:shape id="_x0000_s1053" type="#_x0000_t202" style="position:absolute;left:4538;top:5264;width:2545;height:562">
              <v:textbox style="mso-next-textbox:#_x0000_s1053">
                <w:txbxContent>
                  <w:p w:rsidR="007A126D" w:rsidRPr="000814E0" w:rsidRDefault="007A126D" w:rsidP="00BC169B">
                    <w:pPr>
                      <w:jc w:val="center"/>
                      <w:rPr>
                        <w:b/>
                        <w:sz w:val="20"/>
                        <w:szCs w:val="20"/>
                        <w:lang w:val="en-ZA"/>
                      </w:rPr>
                    </w:pPr>
                    <w:r w:rsidRPr="000814E0">
                      <w:rPr>
                        <w:b/>
                        <w:sz w:val="20"/>
                        <w:szCs w:val="20"/>
                        <w:lang w:val="en-ZA"/>
                      </w:rPr>
                      <w:t>BROKER 2</w:t>
                    </w:r>
                  </w:p>
                  <w:p w:rsidR="007A126D" w:rsidRDefault="007A126D" w:rsidP="00BC169B"/>
                </w:txbxContent>
              </v:textbox>
            </v:shape>
            <v:shape id="_x0000_s1054" type="#_x0000_t32" style="position:absolute;left:2444;top:5826;width:0;height:578" o:connectortype="straight">
              <v:stroke endarrow="block"/>
            </v:shape>
            <v:shape id="_x0000_s1055" type="#_x0000_t32" style="position:absolute;left:5826;top:5826;width:0;height:578" o:connectortype="straight">
              <v:stroke endarrow="block"/>
            </v:shape>
            <v:shape id="_x0000_s1056" type="#_x0000_t32" style="position:absolute;left:9210;top:5826;width:0;height:578" o:connectortype="straight">
              <v:stroke endarrow="block"/>
            </v:shape>
            <v:shape id="_x0000_s1057" type="#_x0000_t202" style="position:absolute;left:1278;top:6404;width:2545;height:562">
              <v:textbox style="mso-next-textbox:#_x0000_s1057">
                <w:txbxContent>
                  <w:p w:rsidR="007A126D" w:rsidRPr="000814E0" w:rsidRDefault="007A126D" w:rsidP="00BC169B">
                    <w:pPr>
                      <w:jc w:val="center"/>
                      <w:rPr>
                        <w:b/>
                        <w:sz w:val="20"/>
                        <w:szCs w:val="20"/>
                        <w:lang w:val="en-ZA"/>
                      </w:rPr>
                    </w:pPr>
                    <w:r w:rsidRPr="000814E0">
                      <w:rPr>
                        <w:b/>
                        <w:sz w:val="20"/>
                        <w:szCs w:val="20"/>
                        <w:lang w:val="en-ZA"/>
                      </w:rPr>
                      <w:t>BROKER BRANCH MGR</w:t>
                    </w:r>
                  </w:p>
                </w:txbxContent>
              </v:textbox>
            </v:shape>
            <v:shape id="_x0000_s1058" type="#_x0000_t202" style="position:absolute;left:4538;top:6404;width:2545;height:562">
              <v:textbox style="mso-next-textbox:#_x0000_s1058">
                <w:txbxContent>
                  <w:p w:rsidR="007A126D" w:rsidRPr="000814E0" w:rsidRDefault="007A126D" w:rsidP="000814E0">
                    <w:pPr>
                      <w:jc w:val="center"/>
                      <w:rPr>
                        <w:b/>
                        <w:sz w:val="20"/>
                        <w:szCs w:val="20"/>
                        <w:lang w:val="en-ZA"/>
                      </w:rPr>
                    </w:pPr>
                    <w:r w:rsidRPr="000814E0">
                      <w:rPr>
                        <w:b/>
                        <w:sz w:val="20"/>
                        <w:szCs w:val="20"/>
                        <w:lang w:val="en-ZA"/>
                      </w:rPr>
                      <w:t>BROKER BRANCH MGR</w:t>
                    </w:r>
                  </w:p>
                  <w:p w:rsidR="007A126D" w:rsidRPr="000814E0" w:rsidRDefault="007A126D" w:rsidP="000814E0"/>
                </w:txbxContent>
              </v:textbox>
            </v:shape>
            <v:shape id="_x0000_s1059" type="#_x0000_t202" style="position:absolute;left:7957;top:6404;width:2545;height:562">
              <v:textbox style="mso-next-textbox:#_x0000_s1059">
                <w:txbxContent>
                  <w:p w:rsidR="007A126D" w:rsidRPr="000814E0" w:rsidRDefault="007A126D" w:rsidP="000814E0">
                    <w:pPr>
                      <w:jc w:val="center"/>
                      <w:rPr>
                        <w:b/>
                        <w:sz w:val="20"/>
                        <w:szCs w:val="20"/>
                        <w:lang w:val="en-ZA"/>
                      </w:rPr>
                    </w:pPr>
                    <w:r w:rsidRPr="000814E0">
                      <w:rPr>
                        <w:b/>
                        <w:sz w:val="20"/>
                        <w:szCs w:val="20"/>
                        <w:lang w:val="en-ZA"/>
                      </w:rPr>
                      <w:t>BROKER BRANCH MGR</w:t>
                    </w:r>
                  </w:p>
                  <w:p w:rsidR="007A126D" w:rsidRPr="000814E0" w:rsidRDefault="007A126D" w:rsidP="000814E0"/>
                </w:txbxContent>
              </v:textbox>
            </v:shape>
            <v:shape id="_x0000_s1060" type="#_x0000_t202" style="position:absolute;left:1278;top:7544;width:2545;height:562">
              <v:textbox style="mso-next-textbox:#_x0000_s1060">
                <w:txbxContent>
                  <w:p w:rsidR="007A126D" w:rsidRPr="000814E0" w:rsidRDefault="007A126D" w:rsidP="000814E0">
                    <w:pPr>
                      <w:jc w:val="center"/>
                      <w:rPr>
                        <w:b/>
                        <w:sz w:val="20"/>
                        <w:szCs w:val="20"/>
                        <w:lang w:val="en-ZA"/>
                      </w:rPr>
                    </w:pPr>
                    <w:r w:rsidRPr="000814E0">
                      <w:rPr>
                        <w:b/>
                        <w:sz w:val="20"/>
                        <w:szCs w:val="20"/>
                        <w:lang w:val="en-ZA"/>
                      </w:rPr>
                      <w:t xml:space="preserve">BROKER </w:t>
                    </w:r>
                    <w:r>
                      <w:rPr>
                        <w:b/>
                        <w:sz w:val="20"/>
                        <w:szCs w:val="20"/>
                        <w:lang w:val="en-ZA"/>
                      </w:rPr>
                      <w:t>SALES</w:t>
                    </w:r>
                    <w:r w:rsidRPr="000814E0">
                      <w:rPr>
                        <w:b/>
                        <w:sz w:val="20"/>
                        <w:szCs w:val="20"/>
                        <w:lang w:val="en-ZA"/>
                      </w:rPr>
                      <w:t xml:space="preserve"> MGR</w:t>
                    </w:r>
                  </w:p>
                </w:txbxContent>
              </v:textbox>
            </v:shape>
            <v:shape id="_x0000_s1061" type="#_x0000_t202" style="position:absolute;left:4538;top:7544;width:2545;height:562">
              <v:textbox style="mso-next-textbox:#_x0000_s1061">
                <w:txbxContent>
                  <w:p w:rsidR="007A126D" w:rsidRPr="000814E0" w:rsidRDefault="007A126D" w:rsidP="000814E0">
                    <w:pPr>
                      <w:jc w:val="center"/>
                      <w:rPr>
                        <w:b/>
                        <w:sz w:val="20"/>
                        <w:szCs w:val="20"/>
                        <w:lang w:val="en-ZA"/>
                      </w:rPr>
                    </w:pPr>
                    <w:r w:rsidRPr="000814E0">
                      <w:rPr>
                        <w:b/>
                        <w:sz w:val="20"/>
                        <w:szCs w:val="20"/>
                        <w:lang w:val="en-ZA"/>
                      </w:rPr>
                      <w:t xml:space="preserve">BROKER </w:t>
                    </w:r>
                    <w:r>
                      <w:rPr>
                        <w:b/>
                        <w:sz w:val="20"/>
                        <w:szCs w:val="20"/>
                        <w:lang w:val="en-ZA"/>
                      </w:rPr>
                      <w:t xml:space="preserve">SALES </w:t>
                    </w:r>
                    <w:r w:rsidRPr="000814E0">
                      <w:rPr>
                        <w:b/>
                        <w:sz w:val="20"/>
                        <w:szCs w:val="20"/>
                        <w:lang w:val="en-ZA"/>
                      </w:rPr>
                      <w:t>MGR</w:t>
                    </w:r>
                  </w:p>
                </w:txbxContent>
              </v:textbox>
            </v:shape>
            <v:shape id="_x0000_s1062" type="#_x0000_t202" style="position:absolute;left:7957;top:7544;width:2545;height:562">
              <v:textbox style="mso-next-textbox:#_x0000_s1062">
                <w:txbxContent>
                  <w:p w:rsidR="007A126D" w:rsidRPr="000814E0" w:rsidRDefault="007A126D" w:rsidP="000814E0">
                    <w:pPr>
                      <w:jc w:val="center"/>
                      <w:rPr>
                        <w:b/>
                        <w:sz w:val="20"/>
                        <w:szCs w:val="20"/>
                        <w:lang w:val="en-ZA"/>
                      </w:rPr>
                    </w:pPr>
                    <w:r w:rsidRPr="000814E0">
                      <w:rPr>
                        <w:b/>
                        <w:sz w:val="20"/>
                        <w:szCs w:val="20"/>
                        <w:lang w:val="en-ZA"/>
                      </w:rPr>
                      <w:t xml:space="preserve">BROKER </w:t>
                    </w:r>
                    <w:r>
                      <w:rPr>
                        <w:b/>
                        <w:sz w:val="20"/>
                        <w:szCs w:val="20"/>
                        <w:lang w:val="en-ZA"/>
                      </w:rPr>
                      <w:t>SALES</w:t>
                    </w:r>
                    <w:r w:rsidRPr="000814E0">
                      <w:rPr>
                        <w:b/>
                        <w:sz w:val="20"/>
                        <w:szCs w:val="20"/>
                        <w:lang w:val="en-ZA"/>
                      </w:rPr>
                      <w:t xml:space="preserve"> MGR</w:t>
                    </w:r>
                  </w:p>
                </w:txbxContent>
              </v:textbox>
            </v:shape>
            <v:shape id="_x0000_s1063" type="#_x0000_t32" style="position:absolute;left:2445;top:6966;width:0;height:578" o:connectortype="straight">
              <v:stroke endarrow="block"/>
            </v:shape>
            <v:shape id="_x0000_s1064" type="#_x0000_t32" style="position:absolute;left:5826;top:6966;width:0;height:578" o:connectortype="straight">
              <v:stroke endarrow="block"/>
            </v:shape>
            <v:shape id="_x0000_s1065" type="#_x0000_t32" style="position:absolute;left:9210;top:6966;width:0;height:578" o:connectortype="straight">
              <v:stroke endarrow="block"/>
            </v:shape>
            <v:shape id="_x0000_s1066" type="#_x0000_t32" style="position:absolute;left:2445;top:8106;width:0;height:578" o:connectortype="straight">
              <v:stroke endarrow="block"/>
            </v:shape>
            <v:shape id="_x0000_s1067" type="#_x0000_t32" style="position:absolute;left:5826;top:8106;width:0;height:578" o:connectortype="straight">
              <v:stroke endarrow="block"/>
            </v:shape>
            <v:shape id="_x0000_s1068" type="#_x0000_t32" style="position:absolute;left:9210;top:8106;width:0;height:578" o:connectortype="straight">
              <v:stroke endarrow="block"/>
            </v:shape>
            <v:shape id="_x0000_s1069" type="#_x0000_t202" style="position:absolute;left:1178;top:8684;width:2545;height:562">
              <v:textbox style="mso-next-textbox:#_x0000_s1069">
                <w:txbxContent>
                  <w:p w:rsidR="007A126D" w:rsidRPr="000814E0" w:rsidRDefault="007A126D" w:rsidP="000814E0">
                    <w:pPr>
                      <w:jc w:val="center"/>
                      <w:rPr>
                        <w:b/>
                        <w:sz w:val="20"/>
                        <w:szCs w:val="20"/>
                        <w:lang w:val="en-ZA"/>
                      </w:rPr>
                    </w:pPr>
                    <w:r w:rsidRPr="000814E0">
                      <w:rPr>
                        <w:b/>
                        <w:sz w:val="20"/>
                        <w:szCs w:val="20"/>
                        <w:lang w:val="en-ZA"/>
                      </w:rPr>
                      <w:t xml:space="preserve">BROKER </w:t>
                    </w:r>
                    <w:r>
                      <w:rPr>
                        <w:b/>
                        <w:sz w:val="20"/>
                        <w:szCs w:val="20"/>
                        <w:lang w:val="en-ZA"/>
                      </w:rPr>
                      <w:t>AGENTS</w:t>
                    </w:r>
                  </w:p>
                </w:txbxContent>
              </v:textbox>
            </v:shape>
            <v:shape id="_x0000_s1070" type="#_x0000_t202" style="position:absolute;left:4538;top:8684;width:2545;height:562">
              <v:textbox style="mso-next-textbox:#_x0000_s1070">
                <w:txbxContent>
                  <w:p w:rsidR="007A126D" w:rsidRPr="000814E0" w:rsidRDefault="007A126D" w:rsidP="000814E0">
                    <w:pPr>
                      <w:jc w:val="center"/>
                      <w:rPr>
                        <w:b/>
                        <w:sz w:val="20"/>
                        <w:szCs w:val="20"/>
                        <w:lang w:val="en-ZA"/>
                      </w:rPr>
                    </w:pPr>
                    <w:r w:rsidRPr="000814E0">
                      <w:rPr>
                        <w:b/>
                        <w:sz w:val="20"/>
                        <w:szCs w:val="20"/>
                        <w:lang w:val="en-ZA"/>
                      </w:rPr>
                      <w:t xml:space="preserve">BROKER </w:t>
                    </w:r>
                    <w:r>
                      <w:rPr>
                        <w:b/>
                        <w:sz w:val="20"/>
                        <w:szCs w:val="20"/>
                        <w:lang w:val="en-ZA"/>
                      </w:rPr>
                      <w:t>AGENTS</w:t>
                    </w:r>
                  </w:p>
                </w:txbxContent>
              </v:textbox>
            </v:shape>
            <v:shape id="_x0000_s1071" type="#_x0000_t202" style="position:absolute;left:7957;top:8684;width:2545;height:562">
              <v:textbox style="mso-next-textbox:#_x0000_s1071">
                <w:txbxContent>
                  <w:p w:rsidR="007A126D" w:rsidRPr="000814E0" w:rsidRDefault="007A126D" w:rsidP="000814E0">
                    <w:pPr>
                      <w:jc w:val="center"/>
                      <w:rPr>
                        <w:b/>
                        <w:sz w:val="20"/>
                        <w:szCs w:val="20"/>
                        <w:lang w:val="en-ZA"/>
                      </w:rPr>
                    </w:pPr>
                    <w:r w:rsidRPr="000814E0">
                      <w:rPr>
                        <w:b/>
                        <w:sz w:val="20"/>
                        <w:szCs w:val="20"/>
                        <w:lang w:val="en-ZA"/>
                      </w:rPr>
                      <w:t xml:space="preserve">BROKER </w:t>
                    </w:r>
                    <w:r>
                      <w:rPr>
                        <w:b/>
                        <w:sz w:val="20"/>
                        <w:szCs w:val="20"/>
                        <w:lang w:val="en-ZA"/>
                      </w:rPr>
                      <w:t>AGENTS</w:t>
                    </w:r>
                  </w:p>
                </w:txbxContent>
              </v:textbox>
            </v:shape>
          </v:group>
        </w:pict>
      </w:r>
    </w:p>
    <w:p w:rsidR="000814E0" w:rsidRPr="00A17A95" w:rsidRDefault="000814E0" w:rsidP="00BC169B">
      <w:pPr>
        <w:rPr>
          <w:rFonts w:ascii="Cambria" w:hAnsi="Cambria"/>
        </w:rPr>
      </w:pPr>
    </w:p>
    <w:p w:rsidR="000814E0" w:rsidRPr="00A17A95" w:rsidRDefault="000814E0" w:rsidP="00BC169B">
      <w:pPr>
        <w:rPr>
          <w:rFonts w:ascii="Cambria" w:hAnsi="Cambria"/>
        </w:rPr>
      </w:pPr>
    </w:p>
    <w:p w:rsidR="005315E8" w:rsidRPr="00A17A95" w:rsidRDefault="005315E8" w:rsidP="00BC169B">
      <w:pPr>
        <w:rPr>
          <w:rFonts w:ascii="Cambria" w:hAnsi="Cambria"/>
        </w:rPr>
      </w:pPr>
    </w:p>
    <w:p w:rsidR="005315E8" w:rsidRPr="00A17A95" w:rsidRDefault="005315E8" w:rsidP="00BC169B">
      <w:pPr>
        <w:rPr>
          <w:rFonts w:ascii="Cambria" w:hAnsi="Cambria"/>
        </w:rPr>
      </w:pPr>
    </w:p>
    <w:p w:rsidR="005315E8" w:rsidRPr="00A17A95" w:rsidRDefault="005315E8" w:rsidP="00BC169B">
      <w:pPr>
        <w:rPr>
          <w:rFonts w:ascii="Cambria" w:hAnsi="Cambria"/>
        </w:rPr>
      </w:pPr>
    </w:p>
    <w:p w:rsidR="005315E8" w:rsidRPr="00A17A95" w:rsidRDefault="005315E8" w:rsidP="00BC169B">
      <w:pPr>
        <w:rPr>
          <w:rFonts w:ascii="Cambria" w:hAnsi="Cambria"/>
        </w:rPr>
      </w:pPr>
    </w:p>
    <w:p w:rsidR="000814E0" w:rsidRPr="00A17A95" w:rsidRDefault="000814E0" w:rsidP="00BC169B">
      <w:pPr>
        <w:rPr>
          <w:rFonts w:ascii="Cambria" w:hAnsi="Cambria"/>
        </w:rPr>
      </w:pPr>
    </w:p>
    <w:p w:rsidR="000814E0" w:rsidRPr="00A17A95" w:rsidRDefault="000814E0" w:rsidP="00BC169B">
      <w:pPr>
        <w:rPr>
          <w:rFonts w:ascii="Cambria" w:hAnsi="Cambria"/>
        </w:rPr>
      </w:pPr>
    </w:p>
    <w:p w:rsidR="000814E0" w:rsidRPr="00A17A95" w:rsidRDefault="000814E0" w:rsidP="00BC169B">
      <w:pPr>
        <w:rPr>
          <w:rFonts w:ascii="Cambria" w:hAnsi="Cambria"/>
        </w:rPr>
      </w:pPr>
    </w:p>
    <w:p w:rsidR="000814E0" w:rsidRPr="00A17A95" w:rsidRDefault="000814E0" w:rsidP="00BC169B">
      <w:pPr>
        <w:rPr>
          <w:rFonts w:ascii="Cambria" w:hAnsi="Cambria"/>
        </w:rPr>
      </w:pPr>
    </w:p>
    <w:p w:rsidR="00BC169B" w:rsidRPr="00A17A95" w:rsidRDefault="00BC169B" w:rsidP="00BC169B">
      <w:pPr>
        <w:rPr>
          <w:rFonts w:ascii="Cambria" w:hAnsi="Cambria"/>
        </w:rPr>
      </w:pPr>
    </w:p>
    <w:p w:rsidR="00BC169B" w:rsidRPr="00A17A95" w:rsidRDefault="00BC169B" w:rsidP="00BC169B">
      <w:pPr>
        <w:rPr>
          <w:rFonts w:ascii="Cambria" w:hAnsi="Cambria"/>
        </w:rPr>
      </w:pPr>
    </w:p>
    <w:p w:rsidR="00BC169B" w:rsidRPr="00A17A95" w:rsidRDefault="00BC169B" w:rsidP="00BC169B">
      <w:pPr>
        <w:rPr>
          <w:rFonts w:ascii="Cambria" w:hAnsi="Cambria"/>
        </w:rPr>
      </w:pPr>
    </w:p>
    <w:p w:rsidR="00BC169B" w:rsidRPr="00A17A95" w:rsidRDefault="00BC169B" w:rsidP="00BC169B">
      <w:pPr>
        <w:rPr>
          <w:rFonts w:ascii="Cambria" w:hAnsi="Cambria"/>
        </w:rPr>
      </w:pPr>
    </w:p>
    <w:p w:rsidR="00BC169B" w:rsidRPr="00A17A95" w:rsidRDefault="00BC169B" w:rsidP="00BC169B">
      <w:pPr>
        <w:rPr>
          <w:rFonts w:ascii="Cambria" w:hAnsi="Cambria"/>
        </w:rPr>
      </w:pPr>
    </w:p>
    <w:p w:rsidR="00BC169B" w:rsidRPr="00A17A95" w:rsidRDefault="00BC169B" w:rsidP="00BC169B">
      <w:pPr>
        <w:rPr>
          <w:rFonts w:ascii="Cambria" w:hAnsi="Cambria"/>
        </w:rPr>
      </w:pPr>
    </w:p>
    <w:p w:rsidR="00BC169B" w:rsidRPr="00A17A95" w:rsidRDefault="00BC169B" w:rsidP="00BC169B">
      <w:pPr>
        <w:rPr>
          <w:rFonts w:ascii="Cambria" w:hAnsi="Cambria"/>
        </w:rPr>
      </w:pPr>
    </w:p>
    <w:p w:rsidR="00BC169B" w:rsidRPr="00A17A95" w:rsidRDefault="00BC169B" w:rsidP="00BC169B">
      <w:pPr>
        <w:rPr>
          <w:rFonts w:ascii="Cambria" w:hAnsi="Cambria"/>
        </w:rPr>
      </w:pPr>
    </w:p>
    <w:p w:rsidR="00BC169B" w:rsidRPr="00A17A95" w:rsidRDefault="00BC169B" w:rsidP="00BC169B">
      <w:pPr>
        <w:rPr>
          <w:rFonts w:ascii="Cambria" w:hAnsi="Cambria"/>
        </w:rPr>
      </w:pPr>
    </w:p>
    <w:p w:rsidR="00BC169B" w:rsidRPr="00A17A95" w:rsidRDefault="00BC169B" w:rsidP="00BC169B">
      <w:pPr>
        <w:rPr>
          <w:rFonts w:ascii="Cambria" w:hAnsi="Cambria"/>
        </w:rPr>
      </w:pPr>
    </w:p>
    <w:p w:rsidR="00BC169B" w:rsidRPr="00A17A95" w:rsidRDefault="00BC169B" w:rsidP="00BC169B">
      <w:pPr>
        <w:rPr>
          <w:rFonts w:ascii="Cambria" w:hAnsi="Cambria"/>
        </w:rPr>
      </w:pPr>
    </w:p>
    <w:p w:rsidR="00BC169B" w:rsidRPr="00A17A95" w:rsidRDefault="00BC169B" w:rsidP="00BC169B">
      <w:pPr>
        <w:rPr>
          <w:rFonts w:ascii="Cambria" w:hAnsi="Cambria"/>
        </w:rPr>
      </w:pPr>
    </w:p>
    <w:p w:rsidR="00BC169B" w:rsidRPr="00A17A95" w:rsidRDefault="00BC169B" w:rsidP="00BC169B">
      <w:pPr>
        <w:rPr>
          <w:rFonts w:ascii="Cambria" w:hAnsi="Cambria"/>
        </w:rPr>
      </w:pPr>
    </w:p>
    <w:p w:rsidR="00BC169B" w:rsidRPr="00A17A95" w:rsidRDefault="00BC169B" w:rsidP="00BC169B">
      <w:pPr>
        <w:rPr>
          <w:rFonts w:ascii="Cambria" w:hAnsi="Cambria"/>
        </w:rPr>
      </w:pPr>
    </w:p>
    <w:p w:rsidR="00BC169B" w:rsidRPr="00A17A95" w:rsidRDefault="00BC169B" w:rsidP="00BC169B">
      <w:pPr>
        <w:rPr>
          <w:rFonts w:ascii="Cambria" w:hAnsi="Cambria"/>
        </w:rPr>
      </w:pPr>
    </w:p>
    <w:p w:rsidR="00BC169B" w:rsidRPr="00A17A95" w:rsidRDefault="00BC169B" w:rsidP="00BC169B">
      <w:pPr>
        <w:rPr>
          <w:rFonts w:ascii="Cambria" w:hAnsi="Cambria"/>
        </w:rPr>
      </w:pPr>
    </w:p>
    <w:p w:rsidR="000814E0" w:rsidRDefault="00693DA3" w:rsidP="00BC169B">
      <w:pPr>
        <w:rPr>
          <w:rFonts w:ascii="Cambria" w:hAnsi="Cambria"/>
        </w:rPr>
      </w:pPr>
      <w:r w:rsidRPr="00A17A95">
        <w:rPr>
          <w:rFonts w:ascii="Cambria" w:hAnsi="Cambria"/>
        </w:rPr>
        <w:t>All the brokers from the broker level downwards are paid commission. The system should be able to monitor the total commission rate applied per broker on any given policy</w:t>
      </w:r>
    </w:p>
    <w:p w:rsidR="00736DCE" w:rsidRDefault="00736DCE" w:rsidP="00BC169B">
      <w:pPr>
        <w:rPr>
          <w:rFonts w:ascii="Cambria" w:hAnsi="Cambria"/>
        </w:rPr>
      </w:pPr>
    </w:p>
    <w:tbl>
      <w:tblPr>
        <w:tblStyle w:val="TableGrid"/>
        <w:tblW w:w="0" w:type="auto"/>
        <w:tblLook w:val="04A0" w:firstRow="1" w:lastRow="0" w:firstColumn="1" w:lastColumn="0" w:noHBand="0" w:noVBand="1"/>
      </w:tblPr>
      <w:tblGrid>
        <w:gridCol w:w="4788"/>
        <w:gridCol w:w="4788"/>
      </w:tblGrid>
      <w:tr w:rsidR="00736DCE" w:rsidTr="00736DCE">
        <w:tc>
          <w:tcPr>
            <w:tcW w:w="4788" w:type="dxa"/>
          </w:tcPr>
          <w:p w:rsidR="00736DCE" w:rsidRDefault="00736DCE" w:rsidP="00BC169B">
            <w:pPr>
              <w:rPr>
                <w:rFonts w:ascii="Cambria" w:hAnsi="Cambria"/>
              </w:rPr>
            </w:pPr>
          </w:p>
        </w:tc>
        <w:tc>
          <w:tcPr>
            <w:tcW w:w="4788" w:type="dxa"/>
          </w:tcPr>
          <w:p w:rsidR="00736DCE" w:rsidRDefault="00736DCE" w:rsidP="00BC169B">
            <w:pPr>
              <w:rPr>
                <w:rFonts w:ascii="Cambria" w:hAnsi="Cambria"/>
              </w:rPr>
            </w:pPr>
            <w:r>
              <w:rPr>
                <w:rFonts w:ascii="Cambria" w:hAnsi="Cambria"/>
              </w:rPr>
              <w:t>Rates are negotiated</w:t>
            </w:r>
          </w:p>
        </w:tc>
      </w:tr>
      <w:tr w:rsidR="00736DCE" w:rsidTr="00736DCE">
        <w:tc>
          <w:tcPr>
            <w:tcW w:w="4788" w:type="dxa"/>
          </w:tcPr>
          <w:p w:rsidR="00736DCE" w:rsidRDefault="00736DCE" w:rsidP="00BC169B">
            <w:pPr>
              <w:rPr>
                <w:rFonts w:ascii="Cambria" w:hAnsi="Cambria"/>
              </w:rPr>
            </w:pPr>
            <w:r>
              <w:rPr>
                <w:rFonts w:ascii="Cambria" w:hAnsi="Cambria"/>
              </w:rPr>
              <w:t>Broker</w:t>
            </w:r>
          </w:p>
        </w:tc>
        <w:tc>
          <w:tcPr>
            <w:tcW w:w="4788" w:type="dxa"/>
          </w:tcPr>
          <w:p w:rsidR="00736DCE" w:rsidRDefault="00736DCE" w:rsidP="00BC169B">
            <w:pPr>
              <w:rPr>
                <w:rFonts w:ascii="Cambria" w:hAnsi="Cambria"/>
              </w:rPr>
            </w:pPr>
          </w:p>
        </w:tc>
      </w:tr>
      <w:tr w:rsidR="00736DCE" w:rsidTr="00736DCE">
        <w:tc>
          <w:tcPr>
            <w:tcW w:w="4788" w:type="dxa"/>
          </w:tcPr>
          <w:p w:rsidR="00736DCE" w:rsidRDefault="00736DCE" w:rsidP="00BC169B">
            <w:pPr>
              <w:rPr>
                <w:rFonts w:ascii="Cambria" w:hAnsi="Cambria"/>
              </w:rPr>
            </w:pPr>
            <w:r>
              <w:rPr>
                <w:rFonts w:ascii="Cambria" w:hAnsi="Cambria"/>
              </w:rPr>
              <w:t>Broker Branch Manager</w:t>
            </w:r>
          </w:p>
        </w:tc>
        <w:tc>
          <w:tcPr>
            <w:tcW w:w="4788" w:type="dxa"/>
          </w:tcPr>
          <w:p w:rsidR="00736DCE" w:rsidRDefault="00736DCE" w:rsidP="00BC169B">
            <w:pPr>
              <w:rPr>
                <w:rFonts w:ascii="Cambria" w:hAnsi="Cambria"/>
              </w:rPr>
            </w:pPr>
          </w:p>
        </w:tc>
      </w:tr>
      <w:tr w:rsidR="00736DCE" w:rsidTr="00736DCE">
        <w:tc>
          <w:tcPr>
            <w:tcW w:w="4788" w:type="dxa"/>
          </w:tcPr>
          <w:p w:rsidR="00736DCE" w:rsidRDefault="00736DCE" w:rsidP="00BC169B">
            <w:pPr>
              <w:rPr>
                <w:rFonts w:ascii="Cambria" w:hAnsi="Cambria"/>
              </w:rPr>
            </w:pPr>
            <w:r>
              <w:rPr>
                <w:rFonts w:ascii="Cambria" w:hAnsi="Cambria"/>
              </w:rPr>
              <w:t>Broker Sales Manager</w:t>
            </w:r>
          </w:p>
        </w:tc>
        <w:tc>
          <w:tcPr>
            <w:tcW w:w="4788" w:type="dxa"/>
          </w:tcPr>
          <w:p w:rsidR="00736DCE" w:rsidRDefault="00736DCE" w:rsidP="00BC169B">
            <w:pPr>
              <w:rPr>
                <w:rFonts w:ascii="Cambria" w:hAnsi="Cambria"/>
              </w:rPr>
            </w:pPr>
          </w:p>
        </w:tc>
      </w:tr>
      <w:tr w:rsidR="00736DCE" w:rsidTr="00736DCE">
        <w:tc>
          <w:tcPr>
            <w:tcW w:w="4788" w:type="dxa"/>
          </w:tcPr>
          <w:p w:rsidR="00736DCE" w:rsidRDefault="00736DCE" w:rsidP="00BC169B">
            <w:pPr>
              <w:rPr>
                <w:rFonts w:ascii="Cambria" w:hAnsi="Cambria"/>
              </w:rPr>
            </w:pPr>
            <w:r>
              <w:rPr>
                <w:rFonts w:ascii="Cambria" w:hAnsi="Cambria"/>
              </w:rPr>
              <w:t>Broker Agents</w:t>
            </w:r>
          </w:p>
        </w:tc>
        <w:tc>
          <w:tcPr>
            <w:tcW w:w="4788" w:type="dxa"/>
          </w:tcPr>
          <w:p w:rsidR="00736DCE" w:rsidRDefault="00736DCE" w:rsidP="00BC169B">
            <w:pPr>
              <w:rPr>
                <w:rFonts w:ascii="Cambria" w:hAnsi="Cambria"/>
              </w:rPr>
            </w:pPr>
          </w:p>
        </w:tc>
      </w:tr>
    </w:tbl>
    <w:p w:rsidR="00736DCE" w:rsidRPr="00A17A95" w:rsidRDefault="00736DCE" w:rsidP="00BC169B">
      <w:pPr>
        <w:rPr>
          <w:rFonts w:ascii="Cambria" w:hAnsi="Cambria"/>
        </w:rPr>
      </w:pPr>
    </w:p>
    <w:p w:rsidR="00BD21C7" w:rsidRPr="00A17A95" w:rsidRDefault="00BD21C7" w:rsidP="00BC169B">
      <w:pPr>
        <w:rPr>
          <w:rFonts w:ascii="Cambria" w:hAnsi="Cambria"/>
        </w:rPr>
      </w:pPr>
    </w:p>
    <w:p w:rsidR="00BD21C7" w:rsidRPr="00A17A95" w:rsidRDefault="00BD21C7" w:rsidP="00BD21C7">
      <w:pPr>
        <w:pStyle w:val="Heading3"/>
        <w:rPr>
          <w:rFonts w:ascii="Cambria" w:hAnsi="Cambria"/>
        </w:rPr>
      </w:pPr>
      <w:bookmarkStart w:id="303" w:name="_Toc371586466"/>
      <w:r w:rsidRPr="00A17A95">
        <w:rPr>
          <w:rFonts w:ascii="Cambria" w:hAnsi="Cambria"/>
        </w:rPr>
        <w:t>Broker Numbering</w:t>
      </w:r>
      <w:bookmarkEnd w:id="303"/>
    </w:p>
    <w:p w:rsidR="00BD21C7" w:rsidRPr="00A17A95" w:rsidRDefault="00BD21C7" w:rsidP="00E259CB">
      <w:pPr>
        <w:pStyle w:val="ListParagraph"/>
        <w:numPr>
          <w:ilvl w:val="0"/>
          <w:numId w:val="62"/>
        </w:numPr>
        <w:spacing w:after="0"/>
        <w:ind w:left="357" w:hanging="357"/>
        <w:rPr>
          <w:rFonts w:ascii="Cambria" w:hAnsi="Cambria"/>
          <w:sz w:val="24"/>
          <w:szCs w:val="24"/>
        </w:rPr>
      </w:pPr>
      <w:r w:rsidRPr="00A17A95">
        <w:rPr>
          <w:rFonts w:ascii="Cambria" w:hAnsi="Cambria"/>
          <w:sz w:val="24"/>
          <w:szCs w:val="24"/>
        </w:rPr>
        <w:t>Company Short Description (EX)</w:t>
      </w:r>
    </w:p>
    <w:p w:rsidR="00BD21C7" w:rsidRPr="00A17A95" w:rsidRDefault="00BD21C7" w:rsidP="00E259CB">
      <w:pPr>
        <w:pStyle w:val="ListParagraph"/>
        <w:numPr>
          <w:ilvl w:val="0"/>
          <w:numId w:val="62"/>
        </w:numPr>
        <w:spacing w:after="0"/>
        <w:ind w:left="357" w:hanging="357"/>
        <w:rPr>
          <w:rFonts w:ascii="Cambria" w:hAnsi="Cambria"/>
          <w:sz w:val="24"/>
          <w:szCs w:val="24"/>
        </w:rPr>
      </w:pPr>
      <w:r w:rsidRPr="00A17A95">
        <w:rPr>
          <w:rFonts w:ascii="Cambria" w:hAnsi="Cambria"/>
          <w:sz w:val="24"/>
          <w:szCs w:val="24"/>
        </w:rPr>
        <w:t>Agency ID (1A13)</w:t>
      </w:r>
    </w:p>
    <w:p w:rsidR="00BD21C7" w:rsidRPr="00A17A95" w:rsidRDefault="00BD21C7" w:rsidP="00E259CB">
      <w:pPr>
        <w:pStyle w:val="ListParagraph"/>
        <w:numPr>
          <w:ilvl w:val="0"/>
          <w:numId w:val="62"/>
        </w:numPr>
        <w:spacing w:after="0"/>
        <w:ind w:left="357" w:hanging="357"/>
        <w:rPr>
          <w:rFonts w:ascii="Cambria" w:hAnsi="Cambria"/>
          <w:sz w:val="24"/>
          <w:szCs w:val="24"/>
        </w:rPr>
      </w:pPr>
      <w:r w:rsidRPr="00A17A95">
        <w:rPr>
          <w:rFonts w:ascii="Cambria" w:hAnsi="Cambria"/>
          <w:sz w:val="24"/>
          <w:szCs w:val="24"/>
        </w:rPr>
        <w:t>Account Type (Agency - 1, Broker - 2)</w:t>
      </w:r>
    </w:p>
    <w:p w:rsidR="00BD21C7" w:rsidRPr="00A17A95" w:rsidRDefault="00BD21C7" w:rsidP="00E259CB">
      <w:pPr>
        <w:pStyle w:val="ListParagraph"/>
        <w:numPr>
          <w:ilvl w:val="0"/>
          <w:numId w:val="62"/>
        </w:numPr>
        <w:spacing w:after="0"/>
        <w:ind w:left="357" w:hanging="357"/>
        <w:rPr>
          <w:rFonts w:ascii="Cambria" w:hAnsi="Cambria"/>
          <w:sz w:val="24"/>
          <w:szCs w:val="24"/>
        </w:rPr>
      </w:pPr>
      <w:r w:rsidRPr="00A17A95">
        <w:rPr>
          <w:rFonts w:ascii="Cambria" w:hAnsi="Cambria"/>
          <w:sz w:val="24"/>
          <w:szCs w:val="24"/>
        </w:rPr>
        <w:t>Region ID (South - 1, North-2)</w:t>
      </w:r>
    </w:p>
    <w:p w:rsidR="00BD21C7" w:rsidRPr="00A17A95" w:rsidRDefault="00BD21C7" w:rsidP="00E259CB">
      <w:pPr>
        <w:pStyle w:val="ListParagraph"/>
        <w:numPr>
          <w:ilvl w:val="0"/>
          <w:numId w:val="62"/>
        </w:numPr>
        <w:spacing w:after="0"/>
        <w:ind w:left="357" w:hanging="357"/>
        <w:rPr>
          <w:rFonts w:ascii="Cambria" w:hAnsi="Cambria"/>
          <w:sz w:val="24"/>
          <w:szCs w:val="24"/>
        </w:rPr>
      </w:pPr>
      <w:r w:rsidRPr="00A17A95">
        <w:rPr>
          <w:rFonts w:ascii="Cambria" w:hAnsi="Cambria"/>
          <w:sz w:val="24"/>
          <w:szCs w:val="24"/>
        </w:rPr>
        <w:t>Branch Code (1,2,3,4,5........................ per region)</w:t>
      </w:r>
    </w:p>
    <w:p w:rsidR="00BD21C7" w:rsidRPr="00A17A95" w:rsidRDefault="00BD21C7" w:rsidP="00E259CB">
      <w:pPr>
        <w:pStyle w:val="ListParagraph"/>
        <w:numPr>
          <w:ilvl w:val="0"/>
          <w:numId w:val="62"/>
        </w:numPr>
        <w:spacing w:after="0"/>
        <w:ind w:left="357" w:hanging="357"/>
        <w:rPr>
          <w:rFonts w:ascii="Cambria" w:hAnsi="Cambria"/>
          <w:sz w:val="24"/>
          <w:szCs w:val="24"/>
        </w:rPr>
      </w:pPr>
      <w:r w:rsidRPr="00A17A95">
        <w:rPr>
          <w:rFonts w:ascii="Cambria" w:hAnsi="Cambria"/>
          <w:sz w:val="24"/>
          <w:szCs w:val="24"/>
        </w:rPr>
        <w:t>Team ID (1,2,3,4,5.............................. per Branch)</w:t>
      </w:r>
    </w:p>
    <w:p w:rsidR="00BD21C7" w:rsidRPr="00A17A95" w:rsidRDefault="00BD21C7" w:rsidP="00E259CB">
      <w:pPr>
        <w:pStyle w:val="ListParagraph"/>
        <w:numPr>
          <w:ilvl w:val="0"/>
          <w:numId w:val="62"/>
        </w:numPr>
        <w:spacing w:after="0"/>
        <w:ind w:left="357" w:hanging="357"/>
        <w:rPr>
          <w:rFonts w:ascii="Cambria" w:hAnsi="Cambria"/>
          <w:sz w:val="24"/>
          <w:szCs w:val="24"/>
        </w:rPr>
      </w:pPr>
      <w:r w:rsidRPr="00A17A95">
        <w:rPr>
          <w:rFonts w:ascii="Cambria" w:hAnsi="Cambria"/>
          <w:sz w:val="24"/>
          <w:szCs w:val="24"/>
        </w:rPr>
        <w:t>Agent ID(1,2,3,4,5,6,7........................perTeam)</w:t>
      </w:r>
    </w:p>
    <w:p w:rsidR="00BD21C7" w:rsidRPr="00A17A95" w:rsidRDefault="00BD21C7" w:rsidP="00092462">
      <w:pPr>
        <w:spacing w:line="360" w:lineRule="auto"/>
        <w:rPr>
          <w:rFonts w:ascii="Cambria" w:hAnsi="Cambria"/>
        </w:rPr>
      </w:pPr>
    </w:p>
    <w:p w:rsidR="00BD21C7" w:rsidRPr="00A17A95" w:rsidRDefault="00BD21C7" w:rsidP="00092462">
      <w:pPr>
        <w:spacing w:line="360" w:lineRule="auto"/>
        <w:rPr>
          <w:rFonts w:ascii="Cambria" w:hAnsi="Cambria"/>
        </w:rPr>
      </w:pPr>
      <w:r w:rsidRPr="00A17A95">
        <w:rPr>
          <w:rFonts w:ascii="Cambria" w:hAnsi="Cambria"/>
        </w:rPr>
        <w:t>Region Number --EX1A132</w:t>
      </w:r>
      <w:r w:rsidRPr="00A17A95">
        <w:rPr>
          <w:rFonts w:ascii="Cambria" w:hAnsi="Cambria"/>
          <w:highlight w:val="green"/>
        </w:rPr>
        <w:t>1</w:t>
      </w:r>
      <w:r w:rsidRPr="00A17A95">
        <w:rPr>
          <w:rFonts w:ascii="Cambria" w:hAnsi="Cambria"/>
        </w:rPr>
        <w:t>0000</w:t>
      </w:r>
    </w:p>
    <w:p w:rsidR="00BD21C7" w:rsidRPr="00A17A95" w:rsidRDefault="00BD21C7" w:rsidP="00092462">
      <w:pPr>
        <w:spacing w:line="360" w:lineRule="auto"/>
        <w:rPr>
          <w:rFonts w:ascii="Cambria" w:hAnsi="Cambria"/>
        </w:rPr>
      </w:pPr>
      <w:r w:rsidRPr="00A17A95">
        <w:rPr>
          <w:rFonts w:ascii="Cambria" w:hAnsi="Cambria"/>
        </w:rPr>
        <w:t>Branch Number--EX1A1321</w:t>
      </w:r>
      <w:r w:rsidRPr="00A17A95">
        <w:rPr>
          <w:rFonts w:ascii="Cambria" w:hAnsi="Cambria"/>
          <w:highlight w:val="green"/>
        </w:rPr>
        <w:t>3</w:t>
      </w:r>
      <w:r w:rsidRPr="00A17A95">
        <w:rPr>
          <w:rFonts w:ascii="Cambria" w:hAnsi="Cambria"/>
        </w:rPr>
        <w:t>000</w:t>
      </w:r>
    </w:p>
    <w:p w:rsidR="00BD21C7" w:rsidRPr="00A17A95" w:rsidRDefault="00BD21C7" w:rsidP="00092462">
      <w:pPr>
        <w:spacing w:line="360" w:lineRule="auto"/>
        <w:rPr>
          <w:rFonts w:ascii="Cambria" w:hAnsi="Cambria"/>
        </w:rPr>
      </w:pPr>
      <w:r w:rsidRPr="00A17A95">
        <w:rPr>
          <w:rFonts w:ascii="Cambria" w:hAnsi="Cambria"/>
        </w:rPr>
        <w:t>Team Number--EX1A13213</w:t>
      </w:r>
      <w:r w:rsidRPr="00A17A95">
        <w:rPr>
          <w:rFonts w:ascii="Cambria" w:hAnsi="Cambria"/>
          <w:highlight w:val="green"/>
        </w:rPr>
        <w:t>1</w:t>
      </w:r>
      <w:r w:rsidRPr="00A17A95">
        <w:rPr>
          <w:rFonts w:ascii="Cambria" w:hAnsi="Cambria"/>
        </w:rPr>
        <w:t>00</w:t>
      </w:r>
    </w:p>
    <w:p w:rsidR="00BD21C7" w:rsidRPr="00A17A95" w:rsidRDefault="00BD21C7" w:rsidP="00092462">
      <w:pPr>
        <w:spacing w:line="360" w:lineRule="auto"/>
        <w:rPr>
          <w:rFonts w:ascii="Cambria" w:hAnsi="Cambria"/>
        </w:rPr>
      </w:pPr>
      <w:r w:rsidRPr="00A17A95">
        <w:rPr>
          <w:rFonts w:ascii="Cambria" w:hAnsi="Cambria"/>
        </w:rPr>
        <w:t>Agent Number--EX1A1322131</w:t>
      </w:r>
      <w:r w:rsidRPr="00A17A95">
        <w:rPr>
          <w:rFonts w:ascii="Cambria" w:hAnsi="Cambria"/>
          <w:highlight w:val="green"/>
        </w:rPr>
        <w:t>01</w:t>
      </w:r>
    </w:p>
    <w:p w:rsidR="00AC08BA" w:rsidRPr="00A17A95" w:rsidRDefault="00AC08BA" w:rsidP="00AC08BA">
      <w:pPr>
        <w:pStyle w:val="Heading3"/>
        <w:rPr>
          <w:rFonts w:ascii="Cambria" w:hAnsi="Cambria"/>
        </w:rPr>
      </w:pPr>
      <w:bookmarkStart w:id="304" w:name="_Toc371586467"/>
      <w:r w:rsidRPr="00A17A95">
        <w:rPr>
          <w:rFonts w:ascii="Cambria" w:hAnsi="Cambria"/>
        </w:rPr>
        <w:t>Brokers details</w:t>
      </w:r>
      <w:bookmarkEnd w:id="304"/>
    </w:p>
    <w:p w:rsidR="00BD21C7" w:rsidRPr="00A17A95" w:rsidRDefault="00BD21C7" w:rsidP="00E259CB">
      <w:pPr>
        <w:pStyle w:val="ListParagraph"/>
        <w:numPr>
          <w:ilvl w:val="0"/>
          <w:numId w:val="79"/>
        </w:numPr>
        <w:spacing w:after="0"/>
        <w:ind w:left="714" w:hanging="357"/>
        <w:rPr>
          <w:rFonts w:ascii="Cambria" w:hAnsi="Cambria"/>
          <w:sz w:val="24"/>
          <w:szCs w:val="24"/>
        </w:rPr>
      </w:pPr>
      <w:r w:rsidRPr="00A17A95">
        <w:rPr>
          <w:rFonts w:ascii="Cambria" w:hAnsi="Cambria"/>
          <w:sz w:val="24"/>
          <w:szCs w:val="24"/>
        </w:rPr>
        <w:t>Broker ID</w:t>
      </w:r>
    </w:p>
    <w:p w:rsidR="00BD21C7" w:rsidRPr="00A17A95" w:rsidRDefault="00BD21C7" w:rsidP="00E259CB">
      <w:pPr>
        <w:pStyle w:val="ListParagraph"/>
        <w:numPr>
          <w:ilvl w:val="0"/>
          <w:numId w:val="79"/>
        </w:numPr>
        <w:spacing w:after="0"/>
        <w:ind w:left="714" w:hanging="357"/>
        <w:rPr>
          <w:rFonts w:ascii="Cambria" w:hAnsi="Cambria"/>
          <w:sz w:val="24"/>
          <w:szCs w:val="24"/>
        </w:rPr>
      </w:pPr>
      <w:r w:rsidRPr="00A17A95">
        <w:rPr>
          <w:rFonts w:ascii="Cambria" w:hAnsi="Cambria"/>
          <w:sz w:val="24"/>
          <w:szCs w:val="24"/>
        </w:rPr>
        <w:t>Broker Name</w:t>
      </w:r>
    </w:p>
    <w:p w:rsidR="00BD1932" w:rsidRPr="00A17A95" w:rsidRDefault="00BD1932" w:rsidP="00E259CB">
      <w:pPr>
        <w:pStyle w:val="ListParagraph"/>
        <w:numPr>
          <w:ilvl w:val="0"/>
          <w:numId w:val="79"/>
        </w:numPr>
        <w:spacing w:after="0"/>
        <w:ind w:left="714" w:hanging="357"/>
        <w:rPr>
          <w:rFonts w:ascii="Cambria" w:hAnsi="Cambria"/>
          <w:sz w:val="24"/>
          <w:szCs w:val="24"/>
        </w:rPr>
      </w:pPr>
      <w:r w:rsidRPr="00A17A95">
        <w:rPr>
          <w:rFonts w:ascii="Cambria" w:hAnsi="Cambria"/>
          <w:sz w:val="24"/>
          <w:szCs w:val="24"/>
        </w:rPr>
        <w:t>Contact information</w:t>
      </w:r>
    </w:p>
    <w:p w:rsidR="00BD1932" w:rsidRPr="00A17A95" w:rsidRDefault="00BD1932" w:rsidP="00E259CB">
      <w:pPr>
        <w:pStyle w:val="ListParagraph"/>
        <w:numPr>
          <w:ilvl w:val="1"/>
          <w:numId w:val="79"/>
        </w:numPr>
        <w:spacing w:after="0"/>
        <w:rPr>
          <w:rFonts w:ascii="Cambria" w:hAnsi="Cambria"/>
          <w:sz w:val="24"/>
          <w:szCs w:val="24"/>
        </w:rPr>
      </w:pPr>
      <w:r w:rsidRPr="00A17A95">
        <w:rPr>
          <w:rFonts w:ascii="Cambria" w:hAnsi="Cambria"/>
          <w:sz w:val="24"/>
          <w:szCs w:val="24"/>
        </w:rPr>
        <w:t>Telephone Number</w:t>
      </w:r>
    </w:p>
    <w:p w:rsidR="00BD1932" w:rsidRPr="00A17A95" w:rsidRDefault="00BD1932" w:rsidP="00E259CB">
      <w:pPr>
        <w:pStyle w:val="ListParagraph"/>
        <w:numPr>
          <w:ilvl w:val="1"/>
          <w:numId w:val="79"/>
        </w:numPr>
        <w:spacing w:after="0"/>
        <w:rPr>
          <w:rFonts w:ascii="Cambria" w:hAnsi="Cambria"/>
          <w:sz w:val="24"/>
          <w:szCs w:val="24"/>
        </w:rPr>
      </w:pPr>
      <w:r w:rsidRPr="00A17A95">
        <w:rPr>
          <w:rFonts w:ascii="Cambria" w:hAnsi="Cambria"/>
          <w:sz w:val="24"/>
          <w:szCs w:val="24"/>
        </w:rPr>
        <w:lastRenderedPageBreak/>
        <w:t>Physical Address</w:t>
      </w:r>
    </w:p>
    <w:p w:rsidR="00BD1932" w:rsidRPr="00A17A95" w:rsidRDefault="00BD1932" w:rsidP="00E259CB">
      <w:pPr>
        <w:pStyle w:val="ListParagraph"/>
        <w:numPr>
          <w:ilvl w:val="1"/>
          <w:numId w:val="79"/>
        </w:numPr>
        <w:spacing w:after="0"/>
        <w:rPr>
          <w:rFonts w:ascii="Cambria" w:hAnsi="Cambria"/>
          <w:sz w:val="24"/>
          <w:szCs w:val="24"/>
        </w:rPr>
      </w:pPr>
      <w:r w:rsidRPr="00A17A95">
        <w:rPr>
          <w:rFonts w:ascii="Cambria" w:hAnsi="Cambria"/>
          <w:sz w:val="24"/>
          <w:szCs w:val="24"/>
        </w:rPr>
        <w:t xml:space="preserve">Postal Address </w:t>
      </w:r>
    </w:p>
    <w:p w:rsidR="00BD21C7" w:rsidRPr="00A17A95" w:rsidRDefault="00BD1932" w:rsidP="00E259CB">
      <w:pPr>
        <w:pStyle w:val="ListParagraph"/>
        <w:numPr>
          <w:ilvl w:val="0"/>
          <w:numId w:val="79"/>
        </w:numPr>
        <w:spacing w:after="0"/>
        <w:ind w:left="714" w:hanging="357"/>
        <w:rPr>
          <w:rFonts w:ascii="Cambria" w:hAnsi="Cambria"/>
          <w:sz w:val="24"/>
          <w:szCs w:val="24"/>
        </w:rPr>
      </w:pPr>
      <w:r w:rsidRPr="00A17A95">
        <w:rPr>
          <w:rFonts w:ascii="Cambria" w:hAnsi="Cambria"/>
          <w:sz w:val="24"/>
          <w:szCs w:val="24"/>
        </w:rPr>
        <w:t>S</w:t>
      </w:r>
      <w:r w:rsidR="00BD21C7" w:rsidRPr="00A17A95">
        <w:rPr>
          <w:rFonts w:ascii="Cambria" w:hAnsi="Cambria"/>
          <w:sz w:val="24"/>
          <w:szCs w:val="24"/>
        </w:rPr>
        <w:t>tatutory</w:t>
      </w:r>
    </w:p>
    <w:p w:rsidR="00BD1932" w:rsidRPr="00A17A95" w:rsidRDefault="00BD1932" w:rsidP="00E259CB">
      <w:pPr>
        <w:pStyle w:val="ListParagraph"/>
        <w:numPr>
          <w:ilvl w:val="1"/>
          <w:numId w:val="79"/>
        </w:numPr>
        <w:spacing w:after="0"/>
        <w:rPr>
          <w:rFonts w:ascii="Cambria" w:hAnsi="Cambria"/>
          <w:sz w:val="24"/>
          <w:szCs w:val="24"/>
        </w:rPr>
      </w:pPr>
      <w:r w:rsidRPr="00A17A95">
        <w:rPr>
          <w:rFonts w:ascii="Cambria" w:hAnsi="Cambria"/>
          <w:sz w:val="24"/>
          <w:szCs w:val="24"/>
        </w:rPr>
        <w:t>VAT No</w:t>
      </w:r>
    </w:p>
    <w:p w:rsidR="00BD21C7" w:rsidRPr="00A17A95" w:rsidRDefault="00BD21C7" w:rsidP="00E259CB">
      <w:pPr>
        <w:pStyle w:val="ListParagraph"/>
        <w:numPr>
          <w:ilvl w:val="1"/>
          <w:numId w:val="79"/>
        </w:numPr>
        <w:spacing w:after="0"/>
        <w:rPr>
          <w:rFonts w:ascii="Cambria" w:hAnsi="Cambria"/>
          <w:sz w:val="24"/>
          <w:szCs w:val="24"/>
        </w:rPr>
      </w:pPr>
      <w:r w:rsidRPr="00A17A95">
        <w:rPr>
          <w:rFonts w:ascii="Cambria" w:hAnsi="Cambria"/>
          <w:sz w:val="24"/>
          <w:szCs w:val="24"/>
        </w:rPr>
        <w:t>Trade License No.</w:t>
      </w:r>
    </w:p>
    <w:p w:rsidR="00BD1932" w:rsidRPr="00A17A95" w:rsidRDefault="00BD1932" w:rsidP="00E259CB">
      <w:pPr>
        <w:pStyle w:val="ListParagraph"/>
        <w:numPr>
          <w:ilvl w:val="1"/>
          <w:numId w:val="79"/>
        </w:numPr>
        <w:spacing w:after="0"/>
        <w:rPr>
          <w:rFonts w:ascii="Cambria" w:hAnsi="Cambria"/>
          <w:sz w:val="24"/>
          <w:szCs w:val="24"/>
        </w:rPr>
      </w:pPr>
      <w:r w:rsidRPr="00A17A95">
        <w:rPr>
          <w:rFonts w:ascii="Cambria" w:hAnsi="Cambria"/>
          <w:sz w:val="24"/>
          <w:szCs w:val="24"/>
        </w:rPr>
        <w:t xml:space="preserve">Date for Renewal of trade license </w:t>
      </w:r>
    </w:p>
    <w:p w:rsidR="00BD1932" w:rsidRPr="00A17A95" w:rsidRDefault="00BD1932" w:rsidP="00E259CB">
      <w:pPr>
        <w:pStyle w:val="ListParagraph"/>
        <w:numPr>
          <w:ilvl w:val="1"/>
          <w:numId w:val="79"/>
        </w:numPr>
        <w:spacing w:after="0"/>
        <w:rPr>
          <w:rFonts w:ascii="Cambria" w:hAnsi="Cambria"/>
          <w:sz w:val="24"/>
          <w:szCs w:val="24"/>
        </w:rPr>
      </w:pPr>
      <w:r w:rsidRPr="00A17A95">
        <w:rPr>
          <w:rFonts w:ascii="Cambria" w:hAnsi="Cambria"/>
          <w:sz w:val="24"/>
          <w:szCs w:val="24"/>
        </w:rPr>
        <w:t>Insurance regulatory license</w:t>
      </w:r>
    </w:p>
    <w:p w:rsidR="00BD1932" w:rsidRPr="00A17A95" w:rsidRDefault="00BD1932" w:rsidP="00E259CB">
      <w:pPr>
        <w:pStyle w:val="ListParagraph"/>
        <w:numPr>
          <w:ilvl w:val="0"/>
          <w:numId w:val="79"/>
        </w:numPr>
        <w:spacing w:after="0"/>
        <w:ind w:left="714" w:hanging="357"/>
        <w:rPr>
          <w:rFonts w:ascii="Cambria" w:hAnsi="Cambria"/>
          <w:sz w:val="24"/>
          <w:szCs w:val="24"/>
        </w:rPr>
      </w:pPr>
      <w:r w:rsidRPr="00A17A95">
        <w:rPr>
          <w:rFonts w:ascii="Cambria" w:hAnsi="Cambria"/>
          <w:sz w:val="24"/>
          <w:szCs w:val="24"/>
        </w:rPr>
        <w:t>Relationship Manager to brokers with effective dates</w:t>
      </w:r>
    </w:p>
    <w:p w:rsidR="00BD1932" w:rsidRPr="00A17A95" w:rsidRDefault="00BD1932" w:rsidP="00E259CB">
      <w:pPr>
        <w:pStyle w:val="ListParagraph"/>
        <w:numPr>
          <w:ilvl w:val="0"/>
          <w:numId w:val="79"/>
        </w:numPr>
        <w:spacing w:after="0"/>
        <w:ind w:left="714" w:hanging="357"/>
        <w:rPr>
          <w:rFonts w:ascii="Cambria" w:hAnsi="Cambria"/>
          <w:sz w:val="24"/>
          <w:szCs w:val="24"/>
        </w:rPr>
      </w:pPr>
      <w:r w:rsidRPr="00A17A95">
        <w:rPr>
          <w:rFonts w:ascii="Cambria" w:hAnsi="Cambria"/>
          <w:sz w:val="24"/>
          <w:szCs w:val="24"/>
        </w:rPr>
        <w:t xml:space="preserve">Broker type (dependent and independent brokers) </w:t>
      </w:r>
    </w:p>
    <w:p w:rsidR="00F64202" w:rsidRPr="00A17A95" w:rsidRDefault="00F64202" w:rsidP="00E259CB">
      <w:pPr>
        <w:pStyle w:val="ListParagraph"/>
        <w:numPr>
          <w:ilvl w:val="0"/>
          <w:numId w:val="79"/>
        </w:numPr>
        <w:spacing w:after="0"/>
        <w:ind w:left="714" w:hanging="357"/>
        <w:rPr>
          <w:rFonts w:ascii="Cambria" w:hAnsi="Cambria"/>
          <w:sz w:val="24"/>
          <w:szCs w:val="24"/>
        </w:rPr>
      </w:pPr>
      <w:r w:rsidRPr="00A17A95">
        <w:rPr>
          <w:rFonts w:ascii="Cambria" w:hAnsi="Cambria"/>
          <w:sz w:val="24"/>
          <w:szCs w:val="24"/>
        </w:rPr>
        <w:t>Broker Status (Active or Inactive)</w:t>
      </w:r>
    </w:p>
    <w:p w:rsidR="00BD21C7" w:rsidRPr="00A17A95" w:rsidRDefault="00BD1932" w:rsidP="00E259CB">
      <w:pPr>
        <w:pStyle w:val="ListParagraph"/>
        <w:numPr>
          <w:ilvl w:val="0"/>
          <w:numId w:val="79"/>
        </w:numPr>
        <w:spacing w:after="0"/>
        <w:ind w:left="714" w:hanging="357"/>
        <w:rPr>
          <w:rFonts w:ascii="Cambria" w:hAnsi="Cambria"/>
          <w:sz w:val="24"/>
          <w:szCs w:val="24"/>
        </w:rPr>
      </w:pPr>
      <w:r w:rsidRPr="00A17A95">
        <w:rPr>
          <w:rFonts w:ascii="Cambria" w:hAnsi="Cambria"/>
          <w:sz w:val="24"/>
          <w:szCs w:val="24"/>
        </w:rPr>
        <w:t>B</w:t>
      </w:r>
      <w:r w:rsidR="00BD21C7" w:rsidRPr="00A17A95">
        <w:rPr>
          <w:rFonts w:ascii="Cambria" w:hAnsi="Cambria"/>
          <w:sz w:val="24"/>
          <w:szCs w:val="24"/>
        </w:rPr>
        <w:t>roker company branches information</w:t>
      </w:r>
    </w:p>
    <w:p w:rsidR="00250065" w:rsidRPr="00A17A95" w:rsidRDefault="00250065" w:rsidP="00040EC2">
      <w:pPr>
        <w:pStyle w:val="Heading3"/>
        <w:rPr>
          <w:rFonts w:ascii="Cambria" w:hAnsi="Cambria"/>
        </w:rPr>
      </w:pPr>
      <w:bookmarkStart w:id="305" w:name="_Toc371586468"/>
      <w:r w:rsidRPr="00A17A95">
        <w:rPr>
          <w:rFonts w:ascii="Cambria" w:hAnsi="Cambria"/>
        </w:rPr>
        <w:t>Broker Agents details</w:t>
      </w:r>
      <w:bookmarkEnd w:id="305"/>
    </w:p>
    <w:p w:rsidR="00250065" w:rsidRPr="00A17A95" w:rsidRDefault="00250065" w:rsidP="00250065">
      <w:pPr>
        <w:rPr>
          <w:rFonts w:ascii="Cambria" w:hAnsi="Cambria"/>
        </w:rPr>
      </w:pPr>
    </w:p>
    <w:p w:rsidR="00040EC2" w:rsidRPr="00A17A95" w:rsidRDefault="00040EC2" w:rsidP="00040EC2">
      <w:pPr>
        <w:pStyle w:val="Heading3"/>
        <w:rPr>
          <w:rFonts w:ascii="Cambria" w:hAnsi="Cambria"/>
        </w:rPr>
      </w:pPr>
      <w:bookmarkStart w:id="306" w:name="_Toc371586469"/>
      <w:r w:rsidRPr="00A17A95">
        <w:rPr>
          <w:rFonts w:ascii="Cambria" w:hAnsi="Cambria"/>
        </w:rPr>
        <w:t>Persistency Check</w:t>
      </w:r>
      <w:bookmarkEnd w:id="306"/>
    </w:p>
    <w:p w:rsidR="00040EC2" w:rsidRPr="00A17A95" w:rsidRDefault="00040EC2" w:rsidP="00040EC2">
      <w:pPr>
        <w:rPr>
          <w:rFonts w:ascii="Cambria" w:hAnsi="Cambria"/>
        </w:rPr>
      </w:pPr>
      <w:r w:rsidRPr="00A17A95">
        <w:rPr>
          <w:rFonts w:ascii="Cambria" w:hAnsi="Cambria"/>
        </w:rPr>
        <w:t>Facility to grade branch, team etc.based on new business API, profitability, lapse history etc.</w:t>
      </w:r>
    </w:p>
    <w:p w:rsidR="00040EC2" w:rsidRPr="00A17A95" w:rsidRDefault="00040EC2" w:rsidP="00040EC2">
      <w:pPr>
        <w:rPr>
          <w:rFonts w:ascii="Cambria" w:hAnsi="Cambria"/>
        </w:rPr>
      </w:pPr>
      <w:r w:rsidRPr="00A17A95">
        <w:rPr>
          <w:rFonts w:ascii="Cambria" w:hAnsi="Cambria"/>
        </w:rPr>
        <w:t>Facility to grade direct agents at  various levels such as branch, team etc. based on new business API, profitability, lapse history etc.</w:t>
      </w:r>
    </w:p>
    <w:p w:rsidR="001B0C16" w:rsidRPr="00A17A95" w:rsidRDefault="001B0C16" w:rsidP="001B0C16">
      <w:pPr>
        <w:pStyle w:val="Heading3"/>
        <w:rPr>
          <w:rFonts w:ascii="Cambria" w:hAnsi="Cambria"/>
        </w:rPr>
      </w:pPr>
      <w:bookmarkStart w:id="307" w:name="_Toc371586470"/>
      <w:r w:rsidRPr="00A17A95">
        <w:rPr>
          <w:rFonts w:ascii="Cambria" w:hAnsi="Cambria"/>
        </w:rPr>
        <w:t>Agent/Broker movement</w:t>
      </w:r>
      <w:bookmarkEnd w:id="307"/>
    </w:p>
    <w:p w:rsidR="00040EC2" w:rsidRPr="00A17A95" w:rsidRDefault="00040EC2" w:rsidP="00040EC2">
      <w:pPr>
        <w:rPr>
          <w:rFonts w:ascii="Cambria" w:hAnsi="Cambria"/>
        </w:rPr>
      </w:pPr>
      <w:r w:rsidRPr="00A17A95">
        <w:rPr>
          <w:rFonts w:ascii="Cambria" w:hAnsi="Cambria"/>
        </w:rPr>
        <w:t>Facility to record movement of direct agent intermediaries from one team to another with effective date</w:t>
      </w:r>
      <w:r w:rsidR="00377D89" w:rsidRPr="00A17A95">
        <w:rPr>
          <w:rFonts w:ascii="Cambria" w:hAnsi="Cambria"/>
        </w:rPr>
        <w:t>s, effecting history of all bus</w:t>
      </w:r>
      <w:r w:rsidRPr="00A17A95">
        <w:rPr>
          <w:rFonts w:ascii="Cambria" w:hAnsi="Cambria"/>
        </w:rPr>
        <w:t>iness t</w:t>
      </w:r>
      <w:r w:rsidR="00377D89" w:rsidRPr="00A17A95">
        <w:rPr>
          <w:rFonts w:ascii="Cambria" w:hAnsi="Cambria"/>
        </w:rPr>
        <w:t>ransactions such as new busines</w:t>
      </w:r>
      <w:r w:rsidRPr="00A17A95">
        <w:rPr>
          <w:rFonts w:ascii="Cambria" w:hAnsi="Cambria"/>
        </w:rPr>
        <w:t xml:space="preserve">s, renewal commission, update commission, clawbacks etc.   </w:t>
      </w:r>
      <w:r w:rsidR="00555907">
        <w:rPr>
          <w:rFonts w:ascii="Cambria" w:hAnsi="Cambria"/>
        </w:rPr>
        <w:t>They retain the agent number/ID</w:t>
      </w:r>
    </w:p>
    <w:p w:rsidR="003C0F0B" w:rsidRPr="00A17A95" w:rsidRDefault="003C0F0B" w:rsidP="00AC08BA">
      <w:pPr>
        <w:pStyle w:val="Heading2"/>
        <w:rPr>
          <w:rFonts w:ascii="Cambria" w:hAnsi="Cambria"/>
        </w:rPr>
      </w:pPr>
      <w:bookmarkStart w:id="308" w:name="_Toc371586471"/>
      <w:r w:rsidRPr="00A17A95">
        <w:rPr>
          <w:rFonts w:ascii="Cambria" w:hAnsi="Cambria"/>
        </w:rPr>
        <w:t>Sales competition</w:t>
      </w:r>
      <w:bookmarkEnd w:id="308"/>
    </w:p>
    <w:p w:rsidR="007A126D" w:rsidRDefault="003C0F0B" w:rsidP="003C0F0B">
      <w:pPr>
        <w:rPr>
          <w:rFonts w:ascii="Cambria" w:hAnsi="Cambria"/>
        </w:rPr>
      </w:pPr>
      <w:r w:rsidRPr="00A17A95">
        <w:rPr>
          <w:rFonts w:ascii="Cambria" w:hAnsi="Cambria"/>
        </w:rPr>
        <w:t>Facility to manage sales competitions among brokers</w:t>
      </w:r>
      <w:r w:rsidR="001B1333">
        <w:rPr>
          <w:rFonts w:ascii="Cambria" w:hAnsi="Cambria"/>
        </w:rPr>
        <w:t>, sales managers and</w:t>
      </w:r>
      <w:r w:rsidR="007A126D">
        <w:rPr>
          <w:rFonts w:ascii="Cambria" w:hAnsi="Cambria"/>
        </w:rPr>
        <w:t xml:space="preserve"> sales Agents</w:t>
      </w:r>
      <w:r w:rsidR="001B1333">
        <w:rPr>
          <w:rFonts w:ascii="Cambria" w:hAnsi="Cambria"/>
        </w:rPr>
        <w:t>. The Agents or brokers participating in the competition will be reward</w:t>
      </w:r>
      <w:r w:rsidR="00314D40">
        <w:rPr>
          <w:rFonts w:ascii="Cambria" w:hAnsi="Cambria"/>
        </w:rPr>
        <w:t>ed</w:t>
      </w:r>
      <w:r w:rsidR="001B1333">
        <w:rPr>
          <w:rFonts w:ascii="Cambria" w:hAnsi="Cambria"/>
        </w:rPr>
        <w:t xml:space="preserve"> based on set targets</w:t>
      </w:r>
      <w:r w:rsidR="00314D40">
        <w:rPr>
          <w:rFonts w:ascii="Cambria" w:hAnsi="Cambria"/>
        </w:rPr>
        <w:t xml:space="preserve">. These </w:t>
      </w:r>
      <w:r w:rsidR="001B1333">
        <w:rPr>
          <w:rFonts w:ascii="Cambria" w:hAnsi="Cambria"/>
        </w:rPr>
        <w:t>targets could be used as a stand-alone</w:t>
      </w:r>
      <w:r w:rsidR="00314D40">
        <w:rPr>
          <w:rFonts w:ascii="Cambria" w:hAnsi="Cambria"/>
        </w:rPr>
        <w:t xml:space="preserve"> or in</w:t>
      </w:r>
      <w:r w:rsidR="001B1333">
        <w:rPr>
          <w:rFonts w:ascii="Cambria" w:hAnsi="Cambria"/>
        </w:rPr>
        <w:t xml:space="preserve"> combination. The target includes;</w:t>
      </w:r>
    </w:p>
    <w:p w:rsidR="001B1333" w:rsidRDefault="001B1333" w:rsidP="001B1333">
      <w:pPr>
        <w:pStyle w:val="ListParagraph"/>
        <w:numPr>
          <w:ilvl w:val="0"/>
          <w:numId w:val="110"/>
        </w:numPr>
        <w:rPr>
          <w:rFonts w:ascii="Cambria" w:hAnsi="Cambria" w:cs="Times New Roman"/>
          <w:sz w:val="24"/>
          <w:szCs w:val="24"/>
        </w:rPr>
      </w:pPr>
      <w:r w:rsidRPr="001B1333">
        <w:rPr>
          <w:rFonts w:ascii="Cambria" w:hAnsi="Cambria" w:cs="Times New Roman"/>
          <w:sz w:val="24"/>
          <w:szCs w:val="24"/>
        </w:rPr>
        <w:t xml:space="preserve">Number of proposals </w:t>
      </w:r>
      <w:r>
        <w:rPr>
          <w:rFonts w:ascii="Cambria" w:hAnsi="Cambria" w:cs="Times New Roman"/>
          <w:sz w:val="24"/>
          <w:szCs w:val="24"/>
        </w:rPr>
        <w:t>submitted for a period (monthly, quarterly, etc)</w:t>
      </w:r>
    </w:p>
    <w:p w:rsidR="001B1333" w:rsidRDefault="001B1333" w:rsidP="001B1333">
      <w:pPr>
        <w:pStyle w:val="ListParagraph"/>
        <w:numPr>
          <w:ilvl w:val="0"/>
          <w:numId w:val="110"/>
        </w:numPr>
        <w:rPr>
          <w:rFonts w:ascii="Cambria" w:hAnsi="Cambria" w:cs="Times New Roman"/>
          <w:sz w:val="24"/>
          <w:szCs w:val="24"/>
        </w:rPr>
      </w:pPr>
      <w:r>
        <w:rPr>
          <w:rFonts w:ascii="Cambria" w:hAnsi="Cambria" w:cs="Times New Roman"/>
          <w:sz w:val="24"/>
          <w:szCs w:val="24"/>
        </w:rPr>
        <w:t xml:space="preserve">Number of incepted </w:t>
      </w:r>
      <w:r w:rsidR="00314D40">
        <w:rPr>
          <w:rFonts w:ascii="Cambria" w:hAnsi="Cambria" w:cs="Times New Roman"/>
          <w:sz w:val="24"/>
          <w:szCs w:val="24"/>
        </w:rPr>
        <w:t xml:space="preserve">policies </w:t>
      </w:r>
      <w:r>
        <w:rPr>
          <w:rFonts w:ascii="Cambria" w:hAnsi="Cambria" w:cs="Times New Roman"/>
          <w:sz w:val="24"/>
          <w:szCs w:val="24"/>
        </w:rPr>
        <w:t>for a period (monthly, quarterly, etc)</w:t>
      </w:r>
    </w:p>
    <w:p w:rsidR="001B1333" w:rsidRDefault="00314D40" w:rsidP="001B1333">
      <w:pPr>
        <w:pStyle w:val="ListParagraph"/>
        <w:numPr>
          <w:ilvl w:val="0"/>
          <w:numId w:val="110"/>
        </w:numPr>
        <w:rPr>
          <w:rFonts w:ascii="Cambria" w:hAnsi="Cambria" w:cs="Times New Roman"/>
          <w:sz w:val="24"/>
          <w:szCs w:val="24"/>
        </w:rPr>
      </w:pPr>
      <w:r>
        <w:rPr>
          <w:rFonts w:ascii="Cambria" w:hAnsi="Cambria" w:cs="Times New Roman"/>
          <w:sz w:val="24"/>
          <w:szCs w:val="24"/>
        </w:rPr>
        <w:t xml:space="preserve">Number of </w:t>
      </w:r>
      <w:r w:rsidR="001B1333">
        <w:rPr>
          <w:rFonts w:ascii="Cambria" w:hAnsi="Cambria" w:cs="Times New Roman"/>
          <w:sz w:val="24"/>
          <w:szCs w:val="24"/>
        </w:rPr>
        <w:t>Returned to Distribution (RTD)</w:t>
      </w:r>
    </w:p>
    <w:p w:rsidR="00314D40" w:rsidRDefault="00314D40" w:rsidP="001B1333">
      <w:pPr>
        <w:pStyle w:val="ListParagraph"/>
        <w:numPr>
          <w:ilvl w:val="0"/>
          <w:numId w:val="110"/>
        </w:numPr>
        <w:rPr>
          <w:rFonts w:ascii="Cambria" w:hAnsi="Cambria" w:cs="Times New Roman"/>
          <w:sz w:val="24"/>
          <w:szCs w:val="24"/>
        </w:rPr>
      </w:pPr>
      <w:r>
        <w:rPr>
          <w:rFonts w:ascii="Cambria" w:hAnsi="Cambria" w:cs="Times New Roman"/>
          <w:sz w:val="24"/>
          <w:szCs w:val="24"/>
        </w:rPr>
        <w:t>Source of sales (</w:t>
      </w:r>
      <w:r w:rsidR="001B1333">
        <w:rPr>
          <w:rFonts w:ascii="Cambria" w:hAnsi="Cambria" w:cs="Times New Roman"/>
          <w:sz w:val="24"/>
          <w:szCs w:val="24"/>
        </w:rPr>
        <w:t>Specific paypoints</w:t>
      </w:r>
      <w:r>
        <w:rPr>
          <w:rFonts w:ascii="Cambria" w:hAnsi="Cambria" w:cs="Times New Roman"/>
          <w:sz w:val="24"/>
          <w:szCs w:val="24"/>
        </w:rPr>
        <w:t xml:space="preserve"> or banks)</w:t>
      </w:r>
    </w:p>
    <w:p w:rsidR="001B1333" w:rsidRPr="001B1333" w:rsidRDefault="001B1333" w:rsidP="00314D40">
      <w:pPr>
        <w:pStyle w:val="ListParagraph"/>
        <w:rPr>
          <w:rFonts w:ascii="Cambria" w:hAnsi="Cambria" w:cs="Times New Roman"/>
          <w:sz w:val="24"/>
          <w:szCs w:val="24"/>
        </w:rPr>
      </w:pPr>
    </w:p>
    <w:p w:rsidR="003C0F0B" w:rsidRPr="00A17A95" w:rsidRDefault="003C0F0B" w:rsidP="003C0F0B">
      <w:pPr>
        <w:rPr>
          <w:rFonts w:ascii="Cambria" w:hAnsi="Cambria"/>
        </w:rPr>
      </w:pPr>
    </w:p>
    <w:p w:rsidR="00251969" w:rsidRPr="00A17A95" w:rsidRDefault="00251969" w:rsidP="00AC08BA">
      <w:pPr>
        <w:pStyle w:val="Heading2"/>
        <w:rPr>
          <w:rFonts w:ascii="Cambria" w:hAnsi="Cambria"/>
        </w:rPr>
      </w:pPr>
      <w:bookmarkStart w:id="309" w:name="_Toc371586472"/>
      <w:r w:rsidRPr="00A17A95">
        <w:rPr>
          <w:rFonts w:ascii="Cambria" w:hAnsi="Cambria"/>
        </w:rPr>
        <w:t>SMS</w:t>
      </w:r>
      <w:bookmarkEnd w:id="309"/>
    </w:p>
    <w:p w:rsidR="00251969" w:rsidRPr="00A17A95" w:rsidRDefault="00251969" w:rsidP="00251969">
      <w:pPr>
        <w:rPr>
          <w:rFonts w:ascii="Cambria" w:hAnsi="Cambria"/>
        </w:rPr>
      </w:pPr>
      <w:r w:rsidRPr="00A17A95">
        <w:rPr>
          <w:rFonts w:ascii="Cambria" w:hAnsi="Cambria"/>
        </w:rPr>
        <w:t>Allow sending of bulky SMS to all the agents to pass a message, an alert, and scheduling of events</w:t>
      </w:r>
      <w:r w:rsidR="002D426E" w:rsidRPr="00A17A95">
        <w:rPr>
          <w:rFonts w:ascii="Cambria" w:hAnsi="Cambria"/>
        </w:rPr>
        <w:t>.</w:t>
      </w:r>
      <w:r w:rsidR="00555907">
        <w:rPr>
          <w:rFonts w:ascii="Cambria" w:hAnsi="Cambria"/>
        </w:rPr>
        <w:t xml:space="preserve"> Like payment of commissions </w:t>
      </w:r>
      <w:r w:rsidR="007A126D">
        <w:rPr>
          <w:rFonts w:ascii="Cambria" w:hAnsi="Cambria"/>
        </w:rPr>
        <w:t>etc.</w:t>
      </w:r>
    </w:p>
    <w:p w:rsidR="002D426E" w:rsidRDefault="002D426E" w:rsidP="00251969">
      <w:pPr>
        <w:rPr>
          <w:rFonts w:ascii="Cambria" w:hAnsi="Cambria"/>
        </w:rPr>
      </w:pPr>
      <w:r w:rsidRPr="00A17A95">
        <w:rPr>
          <w:rFonts w:ascii="Cambria" w:hAnsi="Cambria"/>
        </w:rPr>
        <w:lastRenderedPageBreak/>
        <w:t>Facility to remind brokers about outstanding information via SMS, email, letters etc.</w:t>
      </w:r>
    </w:p>
    <w:p w:rsidR="00143170" w:rsidRDefault="00143170" w:rsidP="00143170">
      <w:pPr>
        <w:pStyle w:val="Heading2"/>
      </w:pPr>
      <w:bookmarkStart w:id="310" w:name="_Toc371586473"/>
      <w:r>
        <w:t>Commission Reports</w:t>
      </w:r>
      <w:bookmarkEnd w:id="310"/>
    </w:p>
    <w:p w:rsidR="00143170" w:rsidRPr="00143170" w:rsidRDefault="00143170" w:rsidP="00143170">
      <w:pPr>
        <w:spacing w:line="360" w:lineRule="auto"/>
        <w:rPr>
          <w:rFonts w:ascii="Cambria" w:hAnsi="Cambria"/>
        </w:rPr>
      </w:pPr>
      <w:r w:rsidRPr="00143170">
        <w:rPr>
          <w:rFonts w:ascii="Cambria" w:hAnsi="Cambria"/>
        </w:rPr>
        <w:t>Monthly reports (Produced Fortnightly)</w:t>
      </w:r>
    </w:p>
    <w:p w:rsidR="00143170" w:rsidRPr="00143170" w:rsidRDefault="00143170" w:rsidP="00143170">
      <w:pPr>
        <w:pStyle w:val="ListParagraph"/>
        <w:numPr>
          <w:ilvl w:val="2"/>
          <w:numId w:val="91"/>
        </w:numPr>
        <w:spacing w:after="0" w:line="360" w:lineRule="auto"/>
        <w:contextualSpacing/>
        <w:rPr>
          <w:rFonts w:ascii="Cambria" w:hAnsi="Cambria"/>
          <w:sz w:val="24"/>
          <w:szCs w:val="24"/>
        </w:rPr>
      </w:pPr>
      <w:r w:rsidRPr="00143170">
        <w:rPr>
          <w:rFonts w:ascii="Cambria" w:hAnsi="Cambria"/>
          <w:sz w:val="24"/>
          <w:szCs w:val="24"/>
        </w:rPr>
        <w:t>MO Active commission reports (produced fortnightly)</w:t>
      </w:r>
    </w:p>
    <w:p w:rsidR="00143170" w:rsidRPr="00143170" w:rsidRDefault="00143170" w:rsidP="00143170">
      <w:pPr>
        <w:pStyle w:val="ListParagraph"/>
        <w:numPr>
          <w:ilvl w:val="2"/>
          <w:numId w:val="91"/>
        </w:numPr>
        <w:spacing w:after="0" w:line="360" w:lineRule="auto"/>
        <w:contextualSpacing/>
        <w:rPr>
          <w:rFonts w:ascii="Cambria" w:hAnsi="Cambria"/>
          <w:sz w:val="24"/>
          <w:szCs w:val="24"/>
        </w:rPr>
      </w:pPr>
      <w:r w:rsidRPr="00143170">
        <w:rPr>
          <w:rFonts w:ascii="Cambria" w:hAnsi="Cambria"/>
          <w:sz w:val="24"/>
          <w:szCs w:val="24"/>
        </w:rPr>
        <w:t>MO Inactive unclaimed commission</w:t>
      </w:r>
    </w:p>
    <w:p w:rsidR="00143170" w:rsidRPr="00143170" w:rsidRDefault="00143170" w:rsidP="00143170">
      <w:pPr>
        <w:pStyle w:val="ListParagraph"/>
        <w:numPr>
          <w:ilvl w:val="2"/>
          <w:numId w:val="91"/>
        </w:numPr>
        <w:spacing w:after="0" w:line="360" w:lineRule="auto"/>
        <w:contextualSpacing/>
        <w:rPr>
          <w:rFonts w:ascii="Cambria" w:hAnsi="Cambria"/>
          <w:sz w:val="24"/>
          <w:szCs w:val="24"/>
        </w:rPr>
      </w:pPr>
      <w:r w:rsidRPr="00143170">
        <w:rPr>
          <w:rFonts w:ascii="Cambria" w:hAnsi="Cambria"/>
          <w:sz w:val="24"/>
          <w:szCs w:val="24"/>
        </w:rPr>
        <w:t>Sales Management hierarchy monthly active</w:t>
      </w:r>
    </w:p>
    <w:p w:rsidR="00143170" w:rsidRPr="00143170" w:rsidRDefault="00143170" w:rsidP="00143170">
      <w:pPr>
        <w:pStyle w:val="ListParagraph"/>
        <w:numPr>
          <w:ilvl w:val="2"/>
          <w:numId w:val="91"/>
        </w:numPr>
        <w:spacing w:after="0" w:line="360" w:lineRule="auto"/>
        <w:contextualSpacing/>
        <w:rPr>
          <w:rFonts w:ascii="Cambria" w:hAnsi="Cambria"/>
          <w:sz w:val="24"/>
          <w:szCs w:val="24"/>
        </w:rPr>
      </w:pPr>
      <w:r w:rsidRPr="00143170">
        <w:rPr>
          <w:rFonts w:ascii="Cambria" w:hAnsi="Cambria"/>
          <w:sz w:val="24"/>
          <w:szCs w:val="24"/>
        </w:rPr>
        <w:t>Sales Management hierarchy monthly inactive</w:t>
      </w:r>
    </w:p>
    <w:p w:rsidR="00143170" w:rsidRPr="00143170" w:rsidRDefault="00143170" w:rsidP="00143170">
      <w:pPr>
        <w:pStyle w:val="ListParagraph"/>
        <w:numPr>
          <w:ilvl w:val="2"/>
          <w:numId w:val="91"/>
        </w:numPr>
        <w:spacing w:after="0" w:line="360" w:lineRule="auto"/>
        <w:contextualSpacing/>
        <w:rPr>
          <w:rFonts w:ascii="Cambria" w:hAnsi="Cambria"/>
          <w:sz w:val="24"/>
          <w:szCs w:val="24"/>
        </w:rPr>
      </w:pPr>
      <w:r w:rsidRPr="00143170">
        <w:rPr>
          <w:rFonts w:ascii="Cambria" w:hAnsi="Cambria"/>
          <w:sz w:val="24"/>
          <w:szCs w:val="24"/>
        </w:rPr>
        <w:t>Bonus</w:t>
      </w:r>
    </w:p>
    <w:p w:rsidR="00143170" w:rsidRPr="00143170" w:rsidRDefault="00143170" w:rsidP="00143170">
      <w:pPr>
        <w:pStyle w:val="ListParagraph"/>
        <w:numPr>
          <w:ilvl w:val="2"/>
          <w:numId w:val="91"/>
        </w:numPr>
        <w:spacing w:after="0" w:line="360" w:lineRule="auto"/>
        <w:contextualSpacing/>
        <w:rPr>
          <w:rFonts w:ascii="Cambria" w:hAnsi="Cambria"/>
          <w:sz w:val="24"/>
          <w:szCs w:val="24"/>
        </w:rPr>
      </w:pPr>
      <w:r w:rsidRPr="00143170">
        <w:rPr>
          <w:rFonts w:ascii="Cambria" w:hAnsi="Cambria"/>
          <w:sz w:val="24"/>
          <w:szCs w:val="24"/>
        </w:rPr>
        <w:t>Agency Management</w:t>
      </w:r>
    </w:p>
    <w:p w:rsidR="00143170" w:rsidRPr="00143170" w:rsidRDefault="00143170" w:rsidP="00143170">
      <w:pPr>
        <w:spacing w:line="360" w:lineRule="auto"/>
        <w:rPr>
          <w:rFonts w:ascii="Cambria" w:hAnsi="Cambria"/>
        </w:rPr>
      </w:pPr>
      <w:r w:rsidRPr="00143170">
        <w:rPr>
          <w:rFonts w:ascii="Cambria" w:hAnsi="Cambria"/>
        </w:rPr>
        <w:t>The above reports should have the details available as well.</w:t>
      </w:r>
    </w:p>
    <w:p w:rsidR="00143170" w:rsidRPr="00143170" w:rsidRDefault="00143170" w:rsidP="00143170">
      <w:pPr>
        <w:spacing w:line="360" w:lineRule="auto"/>
        <w:rPr>
          <w:rFonts w:ascii="Cambria" w:hAnsi="Cambria"/>
        </w:rPr>
      </w:pPr>
      <w:r w:rsidRPr="00143170">
        <w:rPr>
          <w:rFonts w:ascii="Cambria" w:hAnsi="Cambria"/>
        </w:rPr>
        <w:t>Annual Reports:</w:t>
      </w:r>
    </w:p>
    <w:p w:rsidR="00143170" w:rsidRPr="00143170" w:rsidRDefault="00143170" w:rsidP="00143170">
      <w:pPr>
        <w:pStyle w:val="ListParagraph"/>
        <w:numPr>
          <w:ilvl w:val="2"/>
          <w:numId w:val="91"/>
        </w:numPr>
        <w:spacing w:after="0" w:line="360" w:lineRule="auto"/>
        <w:contextualSpacing/>
        <w:rPr>
          <w:rFonts w:ascii="Cambria" w:hAnsi="Cambria"/>
          <w:sz w:val="24"/>
          <w:szCs w:val="24"/>
        </w:rPr>
      </w:pPr>
      <w:r w:rsidRPr="00143170">
        <w:rPr>
          <w:rFonts w:ascii="Cambria" w:hAnsi="Cambria"/>
          <w:sz w:val="24"/>
          <w:szCs w:val="24"/>
        </w:rPr>
        <w:t>MO Annual Active</w:t>
      </w:r>
    </w:p>
    <w:p w:rsidR="00143170" w:rsidRPr="00143170" w:rsidRDefault="00143170" w:rsidP="00143170">
      <w:pPr>
        <w:pStyle w:val="ListParagraph"/>
        <w:numPr>
          <w:ilvl w:val="2"/>
          <w:numId w:val="91"/>
        </w:numPr>
        <w:spacing w:after="0" w:line="360" w:lineRule="auto"/>
        <w:contextualSpacing/>
        <w:rPr>
          <w:rFonts w:ascii="Cambria" w:hAnsi="Cambria"/>
          <w:sz w:val="24"/>
          <w:szCs w:val="24"/>
        </w:rPr>
      </w:pPr>
      <w:r w:rsidRPr="00143170">
        <w:rPr>
          <w:rFonts w:ascii="Cambria" w:hAnsi="Cambria"/>
          <w:sz w:val="24"/>
          <w:szCs w:val="24"/>
        </w:rPr>
        <w:t>MO Inactive Unclaimed</w:t>
      </w:r>
    </w:p>
    <w:p w:rsidR="00143170" w:rsidRPr="00143170" w:rsidRDefault="00143170" w:rsidP="00143170">
      <w:pPr>
        <w:pStyle w:val="ListParagraph"/>
        <w:numPr>
          <w:ilvl w:val="2"/>
          <w:numId w:val="91"/>
        </w:numPr>
        <w:spacing w:after="0" w:line="360" w:lineRule="auto"/>
        <w:contextualSpacing/>
        <w:rPr>
          <w:rFonts w:ascii="Cambria" w:hAnsi="Cambria"/>
          <w:sz w:val="24"/>
          <w:szCs w:val="24"/>
        </w:rPr>
      </w:pPr>
      <w:r w:rsidRPr="00143170">
        <w:rPr>
          <w:rFonts w:ascii="Cambria" w:hAnsi="Cambria"/>
          <w:sz w:val="24"/>
          <w:szCs w:val="24"/>
        </w:rPr>
        <w:t>Bonus</w:t>
      </w:r>
    </w:p>
    <w:p w:rsidR="00143170" w:rsidRPr="00143170" w:rsidRDefault="00143170" w:rsidP="00143170">
      <w:pPr>
        <w:pStyle w:val="ListParagraph"/>
        <w:numPr>
          <w:ilvl w:val="2"/>
          <w:numId w:val="91"/>
        </w:numPr>
        <w:spacing w:after="0" w:line="360" w:lineRule="auto"/>
        <w:contextualSpacing/>
        <w:rPr>
          <w:rFonts w:ascii="Cambria" w:hAnsi="Cambria"/>
          <w:sz w:val="24"/>
          <w:szCs w:val="24"/>
        </w:rPr>
      </w:pPr>
      <w:r w:rsidRPr="00143170">
        <w:rPr>
          <w:rFonts w:ascii="Cambria" w:hAnsi="Cambria"/>
          <w:sz w:val="24"/>
          <w:szCs w:val="24"/>
        </w:rPr>
        <w:t>Target Commission</w:t>
      </w:r>
    </w:p>
    <w:p w:rsidR="00143170" w:rsidRPr="00143170" w:rsidRDefault="00143170" w:rsidP="00143170">
      <w:pPr>
        <w:pStyle w:val="ListParagraph"/>
        <w:numPr>
          <w:ilvl w:val="2"/>
          <w:numId w:val="91"/>
        </w:numPr>
        <w:spacing w:after="0" w:line="360" w:lineRule="auto"/>
        <w:contextualSpacing/>
        <w:rPr>
          <w:rFonts w:ascii="Cambria" w:hAnsi="Cambria"/>
          <w:sz w:val="24"/>
          <w:szCs w:val="24"/>
        </w:rPr>
      </w:pPr>
      <w:r w:rsidRPr="00143170">
        <w:rPr>
          <w:rFonts w:ascii="Cambria" w:hAnsi="Cambria"/>
          <w:sz w:val="24"/>
          <w:szCs w:val="24"/>
        </w:rPr>
        <w:t>Agency Management</w:t>
      </w:r>
    </w:p>
    <w:p w:rsidR="003453FB" w:rsidRPr="00A17A95" w:rsidRDefault="003453FB" w:rsidP="003453FB">
      <w:pPr>
        <w:pStyle w:val="Heading1"/>
      </w:pPr>
      <w:bookmarkStart w:id="311" w:name="_Toc371586474"/>
      <w:r w:rsidRPr="00A17A95">
        <w:t>Budgets</w:t>
      </w:r>
      <w:bookmarkEnd w:id="311"/>
    </w:p>
    <w:p w:rsidR="003453FB" w:rsidRPr="00A17A95" w:rsidRDefault="003453FB" w:rsidP="003453FB">
      <w:pPr>
        <w:spacing w:line="360" w:lineRule="auto"/>
        <w:rPr>
          <w:rFonts w:ascii="Cambria" w:hAnsi="Cambria"/>
        </w:rPr>
      </w:pPr>
      <w:r w:rsidRPr="00A17A95">
        <w:rPr>
          <w:rFonts w:ascii="Cambria" w:hAnsi="Cambria"/>
        </w:rPr>
        <w:t>The budgets are set per account type i.e. Agency/Broker and parameters set. The system should provide a facility to define and link periodic sales budgets for agents, sales teams, brokers etc.   The budget types are</w:t>
      </w:r>
    </w:p>
    <w:p w:rsidR="003453FB" w:rsidRPr="00A17A95" w:rsidRDefault="003453FB" w:rsidP="003453FB">
      <w:pPr>
        <w:pStyle w:val="Heading2"/>
      </w:pPr>
      <w:bookmarkStart w:id="312" w:name="_Toc371586475"/>
      <w:r w:rsidRPr="00A17A95">
        <w:t>Agency Sales</w:t>
      </w:r>
      <w:bookmarkEnd w:id="312"/>
    </w:p>
    <w:p w:rsidR="003453FB" w:rsidRPr="00A17A95" w:rsidRDefault="003453FB" w:rsidP="003453FB">
      <w:pPr>
        <w:pStyle w:val="ListParagraph"/>
        <w:numPr>
          <w:ilvl w:val="0"/>
          <w:numId w:val="74"/>
        </w:numPr>
        <w:spacing w:after="0" w:line="360" w:lineRule="auto"/>
        <w:rPr>
          <w:rFonts w:ascii="Cambria" w:hAnsi="Cambria"/>
          <w:sz w:val="24"/>
          <w:szCs w:val="24"/>
        </w:rPr>
      </w:pPr>
      <w:r w:rsidRPr="00A17A95">
        <w:rPr>
          <w:rFonts w:ascii="Cambria" w:hAnsi="Cambria"/>
          <w:sz w:val="24"/>
          <w:szCs w:val="24"/>
        </w:rPr>
        <w:t>Month, year</w:t>
      </w:r>
    </w:p>
    <w:p w:rsidR="003453FB" w:rsidRPr="00A17A95" w:rsidRDefault="003453FB" w:rsidP="003453FB">
      <w:pPr>
        <w:pStyle w:val="ListParagraph"/>
        <w:numPr>
          <w:ilvl w:val="0"/>
          <w:numId w:val="74"/>
        </w:numPr>
        <w:spacing w:after="0" w:line="360" w:lineRule="auto"/>
        <w:rPr>
          <w:rFonts w:ascii="Cambria" w:hAnsi="Cambria"/>
          <w:sz w:val="24"/>
          <w:szCs w:val="24"/>
        </w:rPr>
      </w:pPr>
      <w:r w:rsidRPr="00A17A95">
        <w:rPr>
          <w:rFonts w:ascii="Cambria" w:hAnsi="Cambria"/>
          <w:sz w:val="24"/>
          <w:szCs w:val="24"/>
        </w:rPr>
        <w:t>Number of weeks in a month</w:t>
      </w:r>
    </w:p>
    <w:p w:rsidR="003453FB" w:rsidRPr="00A17A95" w:rsidRDefault="003453FB" w:rsidP="003453FB">
      <w:pPr>
        <w:pStyle w:val="ListParagraph"/>
        <w:numPr>
          <w:ilvl w:val="0"/>
          <w:numId w:val="74"/>
        </w:numPr>
        <w:spacing w:after="0" w:line="360" w:lineRule="auto"/>
        <w:rPr>
          <w:rFonts w:ascii="Cambria" w:hAnsi="Cambria"/>
          <w:sz w:val="24"/>
          <w:szCs w:val="24"/>
        </w:rPr>
      </w:pPr>
      <w:r w:rsidRPr="00A17A95">
        <w:rPr>
          <w:rFonts w:ascii="Cambria" w:hAnsi="Cambria"/>
          <w:sz w:val="24"/>
          <w:szCs w:val="24"/>
        </w:rPr>
        <w:t>Productivity per product per agent i.e. no of accepted cases per month</w:t>
      </w:r>
    </w:p>
    <w:p w:rsidR="003453FB" w:rsidRPr="00A17A95" w:rsidRDefault="003453FB" w:rsidP="003453FB">
      <w:pPr>
        <w:pStyle w:val="ListParagraph"/>
        <w:numPr>
          <w:ilvl w:val="0"/>
          <w:numId w:val="74"/>
        </w:numPr>
        <w:spacing w:after="0" w:line="360" w:lineRule="auto"/>
        <w:rPr>
          <w:rFonts w:ascii="Cambria" w:hAnsi="Cambria"/>
          <w:sz w:val="24"/>
          <w:szCs w:val="24"/>
        </w:rPr>
      </w:pPr>
      <w:r w:rsidRPr="00A17A95">
        <w:rPr>
          <w:rFonts w:ascii="Cambria" w:hAnsi="Cambria"/>
          <w:sz w:val="24"/>
          <w:szCs w:val="24"/>
        </w:rPr>
        <w:t>Total number of agents</w:t>
      </w:r>
    </w:p>
    <w:p w:rsidR="003453FB" w:rsidRDefault="003453FB" w:rsidP="003453FB">
      <w:pPr>
        <w:pStyle w:val="ListParagraph"/>
        <w:numPr>
          <w:ilvl w:val="0"/>
          <w:numId w:val="74"/>
        </w:numPr>
        <w:spacing w:after="0" w:line="360" w:lineRule="auto"/>
        <w:rPr>
          <w:rFonts w:ascii="Cambria" w:hAnsi="Cambria"/>
          <w:sz w:val="24"/>
          <w:szCs w:val="24"/>
        </w:rPr>
      </w:pPr>
      <w:r w:rsidRPr="00A17A95">
        <w:rPr>
          <w:rFonts w:ascii="Cambria" w:hAnsi="Cambria"/>
          <w:sz w:val="24"/>
          <w:szCs w:val="24"/>
        </w:rPr>
        <w:t>Accepted sales = Productivity * Manpower</w:t>
      </w:r>
    </w:p>
    <w:p w:rsidR="003453FB" w:rsidRPr="00A17A95" w:rsidRDefault="003453FB" w:rsidP="003453FB">
      <w:pPr>
        <w:pStyle w:val="ListParagraph"/>
        <w:numPr>
          <w:ilvl w:val="0"/>
          <w:numId w:val="74"/>
        </w:numPr>
        <w:spacing w:after="0" w:line="360" w:lineRule="auto"/>
        <w:rPr>
          <w:rFonts w:ascii="Cambria" w:hAnsi="Cambria"/>
          <w:sz w:val="24"/>
          <w:szCs w:val="24"/>
        </w:rPr>
      </w:pPr>
      <w:r>
        <w:rPr>
          <w:rFonts w:ascii="Cambria" w:hAnsi="Cambria"/>
          <w:sz w:val="24"/>
          <w:szCs w:val="24"/>
        </w:rPr>
        <w:t>Ratio per product to be applied on the production figures for accepted cases</w:t>
      </w:r>
    </w:p>
    <w:p w:rsidR="003453FB" w:rsidRPr="00A17A95" w:rsidRDefault="003453FB" w:rsidP="003453FB">
      <w:pPr>
        <w:rPr>
          <w:rFonts w:ascii="Cambria" w:hAnsi="Cambria"/>
        </w:rPr>
      </w:pPr>
    </w:p>
    <w:tbl>
      <w:tblPr>
        <w:tblW w:w="7032" w:type="pct"/>
        <w:tblInd w:w="-1026" w:type="dxa"/>
        <w:tblLayout w:type="fixed"/>
        <w:tblLook w:val="04A0" w:firstRow="1" w:lastRow="0" w:firstColumn="1" w:lastColumn="0" w:noHBand="0" w:noVBand="1"/>
      </w:tblPr>
      <w:tblGrid>
        <w:gridCol w:w="1703"/>
        <w:gridCol w:w="793"/>
        <w:gridCol w:w="777"/>
        <w:gridCol w:w="569"/>
        <w:gridCol w:w="569"/>
        <w:gridCol w:w="572"/>
        <w:gridCol w:w="709"/>
        <w:gridCol w:w="709"/>
        <w:gridCol w:w="709"/>
        <w:gridCol w:w="709"/>
        <w:gridCol w:w="709"/>
        <w:gridCol w:w="708"/>
        <w:gridCol w:w="708"/>
        <w:gridCol w:w="708"/>
        <w:gridCol w:w="708"/>
        <w:gridCol w:w="708"/>
        <w:gridCol w:w="708"/>
        <w:gridCol w:w="692"/>
      </w:tblGrid>
      <w:tr w:rsidR="003453FB" w:rsidRPr="00A17A95" w:rsidTr="00555907">
        <w:trPr>
          <w:trHeight w:val="315"/>
        </w:trPr>
        <w:tc>
          <w:tcPr>
            <w:tcW w:w="632" w:type="pct"/>
            <w:tcBorders>
              <w:top w:val="nil"/>
              <w:left w:val="nil"/>
              <w:bottom w:val="nil"/>
              <w:right w:val="nil"/>
            </w:tcBorders>
            <w:shd w:val="clear" w:color="000000" w:fill="E5E0EC"/>
            <w:noWrap/>
            <w:hideMark/>
          </w:tcPr>
          <w:p w:rsidR="003453FB" w:rsidRPr="00A17A95" w:rsidRDefault="003453FB" w:rsidP="00555907">
            <w:pPr>
              <w:rPr>
                <w:rFonts w:ascii="Cambria" w:hAnsi="Cambria" w:cs="Arial"/>
                <w:color w:val="FF0000"/>
                <w:sz w:val="16"/>
                <w:szCs w:val="16"/>
                <w:lang w:val="en-ZA" w:eastAsia="en-ZA"/>
              </w:rPr>
            </w:pPr>
            <w:r>
              <w:rPr>
                <w:rFonts w:ascii="Cambria" w:hAnsi="Cambria" w:cs="Arial"/>
                <w:color w:val="FF0000"/>
                <w:sz w:val="16"/>
                <w:szCs w:val="16"/>
                <w:lang w:val="en-ZA" w:eastAsia="en-ZA"/>
              </w:rPr>
              <w:t>Total productions</w:t>
            </w:r>
          </w:p>
        </w:tc>
        <w:tc>
          <w:tcPr>
            <w:tcW w:w="294"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c>
          <w:tcPr>
            <w:tcW w:w="288"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c>
          <w:tcPr>
            <w:tcW w:w="211"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c>
          <w:tcPr>
            <w:tcW w:w="211"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c>
          <w:tcPr>
            <w:tcW w:w="212"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c>
          <w:tcPr>
            <w:tcW w:w="263"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c>
          <w:tcPr>
            <w:tcW w:w="263"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c>
          <w:tcPr>
            <w:tcW w:w="263"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c>
          <w:tcPr>
            <w:tcW w:w="263"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c>
          <w:tcPr>
            <w:tcW w:w="263"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c>
          <w:tcPr>
            <w:tcW w:w="263"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c>
          <w:tcPr>
            <w:tcW w:w="263"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c>
          <w:tcPr>
            <w:tcW w:w="263"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c>
          <w:tcPr>
            <w:tcW w:w="263"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c>
          <w:tcPr>
            <w:tcW w:w="263"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c>
          <w:tcPr>
            <w:tcW w:w="263"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c>
          <w:tcPr>
            <w:tcW w:w="257"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r>
      <w:tr w:rsidR="003453FB" w:rsidRPr="00A17A95" w:rsidTr="00555907">
        <w:trPr>
          <w:trHeight w:val="315"/>
        </w:trPr>
        <w:tc>
          <w:tcPr>
            <w:tcW w:w="632" w:type="pct"/>
            <w:tcBorders>
              <w:top w:val="nil"/>
              <w:left w:val="nil"/>
              <w:bottom w:val="nil"/>
              <w:right w:val="nil"/>
            </w:tcBorders>
            <w:shd w:val="clear" w:color="auto" w:fill="auto"/>
            <w:noWrap/>
            <w:hideMark/>
          </w:tcPr>
          <w:p w:rsidR="003453FB" w:rsidRPr="00A17A95" w:rsidRDefault="003453FB" w:rsidP="00555907">
            <w:pPr>
              <w:rPr>
                <w:rFonts w:ascii="Cambria" w:hAnsi="Cambria" w:cs="Arial"/>
                <w:sz w:val="16"/>
                <w:szCs w:val="16"/>
                <w:lang w:val="en-ZA" w:eastAsia="en-ZA"/>
              </w:rPr>
            </w:pPr>
            <w:r w:rsidRPr="00A17A95">
              <w:rPr>
                <w:rFonts w:ascii="Cambria" w:hAnsi="Cambria" w:cs="Arial"/>
                <w:sz w:val="16"/>
                <w:szCs w:val="16"/>
                <w:lang w:val="en-ZA" w:eastAsia="en-ZA"/>
              </w:rPr>
              <w:t>MONTH</w:t>
            </w:r>
          </w:p>
        </w:tc>
        <w:tc>
          <w:tcPr>
            <w:tcW w:w="294" w:type="pct"/>
            <w:tcBorders>
              <w:top w:val="single" w:sz="4" w:space="0" w:color="auto"/>
              <w:left w:val="single" w:sz="4" w:space="0" w:color="auto"/>
              <w:bottom w:val="single" w:sz="4" w:space="0" w:color="auto"/>
              <w:right w:val="single" w:sz="4" w:space="0" w:color="auto"/>
            </w:tcBorders>
            <w:shd w:val="clear" w:color="000000" w:fill="F2DDDC"/>
            <w:noWrap/>
            <w:hideMark/>
          </w:tcPr>
          <w:p w:rsidR="003453FB" w:rsidRPr="00A17A95" w:rsidRDefault="003453FB" w:rsidP="00555907">
            <w:pPr>
              <w:jc w:val="right"/>
              <w:rPr>
                <w:rFonts w:ascii="Cambria" w:hAnsi="Cambria" w:cs="Arial"/>
                <w:b/>
                <w:bCs/>
                <w:sz w:val="16"/>
                <w:szCs w:val="16"/>
                <w:lang w:val="en-ZA" w:eastAsia="en-ZA"/>
              </w:rPr>
            </w:pPr>
            <w:r w:rsidRPr="00A17A95">
              <w:rPr>
                <w:rFonts w:ascii="Cambria" w:hAnsi="Cambria" w:cs="Arial"/>
                <w:b/>
                <w:bCs/>
                <w:sz w:val="16"/>
                <w:szCs w:val="16"/>
                <w:lang w:val="en-ZA" w:eastAsia="en-ZA"/>
              </w:rPr>
              <w:t>Sep-13</w:t>
            </w:r>
          </w:p>
        </w:tc>
        <w:tc>
          <w:tcPr>
            <w:tcW w:w="288" w:type="pct"/>
            <w:tcBorders>
              <w:top w:val="single" w:sz="4" w:space="0" w:color="auto"/>
              <w:left w:val="nil"/>
              <w:bottom w:val="single" w:sz="4" w:space="0" w:color="auto"/>
              <w:right w:val="single" w:sz="4" w:space="0" w:color="auto"/>
            </w:tcBorders>
            <w:shd w:val="clear" w:color="000000" w:fill="F2DDDC"/>
            <w:noWrap/>
            <w:hideMark/>
          </w:tcPr>
          <w:p w:rsidR="003453FB" w:rsidRPr="00A17A95" w:rsidRDefault="003453FB" w:rsidP="00555907">
            <w:pPr>
              <w:jc w:val="right"/>
              <w:rPr>
                <w:rFonts w:ascii="Cambria" w:hAnsi="Cambria" w:cs="Arial"/>
                <w:b/>
                <w:bCs/>
                <w:sz w:val="16"/>
                <w:szCs w:val="16"/>
                <w:lang w:val="en-ZA" w:eastAsia="en-ZA"/>
              </w:rPr>
            </w:pPr>
            <w:r w:rsidRPr="00A17A95">
              <w:rPr>
                <w:rFonts w:ascii="Cambria" w:hAnsi="Cambria" w:cs="Arial"/>
                <w:b/>
                <w:bCs/>
                <w:sz w:val="16"/>
                <w:szCs w:val="16"/>
                <w:lang w:val="en-ZA" w:eastAsia="en-ZA"/>
              </w:rPr>
              <w:t>Oct-13</w:t>
            </w:r>
          </w:p>
        </w:tc>
        <w:tc>
          <w:tcPr>
            <w:tcW w:w="211" w:type="pct"/>
            <w:tcBorders>
              <w:top w:val="single" w:sz="4" w:space="0" w:color="auto"/>
              <w:left w:val="nil"/>
              <w:bottom w:val="single" w:sz="4" w:space="0" w:color="auto"/>
              <w:right w:val="single" w:sz="4" w:space="0" w:color="auto"/>
            </w:tcBorders>
            <w:shd w:val="clear" w:color="000000" w:fill="F2DDDC"/>
            <w:noWrap/>
            <w:hideMark/>
          </w:tcPr>
          <w:p w:rsidR="003453FB" w:rsidRPr="00A17A95" w:rsidRDefault="003453FB" w:rsidP="00555907">
            <w:pPr>
              <w:jc w:val="right"/>
              <w:rPr>
                <w:rFonts w:ascii="Cambria" w:hAnsi="Cambria" w:cs="Arial"/>
                <w:b/>
                <w:bCs/>
                <w:sz w:val="16"/>
                <w:szCs w:val="16"/>
                <w:lang w:val="en-ZA" w:eastAsia="en-ZA"/>
              </w:rPr>
            </w:pPr>
            <w:r w:rsidRPr="00A17A95">
              <w:rPr>
                <w:rFonts w:ascii="Cambria" w:hAnsi="Cambria" w:cs="Arial"/>
                <w:b/>
                <w:bCs/>
                <w:sz w:val="16"/>
                <w:szCs w:val="16"/>
                <w:lang w:val="en-ZA" w:eastAsia="en-ZA"/>
              </w:rPr>
              <w:t>Nov-13</w:t>
            </w:r>
          </w:p>
        </w:tc>
        <w:tc>
          <w:tcPr>
            <w:tcW w:w="211" w:type="pct"/>
            <w:tcBorders>
              <w:top w:val="single" w:sz="4" w:space="0" w:color="auto"/>
              <w:left w:val="nil"/>
              <w:bottom w:val="single" w:sz="4" w:space="0" w:color="auto"/>
              <w:right w:val="single" w:sz="4" w:space="0" w:color="auto"/>
            </w:tcBorders>
            <w:shd w:val="clear" w:color="000000" w:fill="F2DDDC"/>
            <w:noWrap/>
            <w:hideMark/>
          </w:tcPr>
          <w:p w:rsidR="003453FB" w:rsidRPr="00A17A95" w:rsidRDefault="003453FB" w:rsidP="00555907">
            <w:pPr>
              <w:jc w:val="right"/>
              <w:rPr>
                <w:rFonts w:ascii="Cambria" w:hAnsi="Cambria" w:cs="Arial"/>
                <w:b/>
                <w:bCs/>
                <w:sz w:val="16"/>
                <w:szCs w:val="16"/>
                <w:lang w:val="en-ZA" w:eastAsia="en-ZA"/>
              </w:rPr>
            </w:pPr>
            <w:r w:rsidRPr="00A17A95">
              <w:rPr>
                <w:rFonts w:ascii="Cambria" w:hAnsi="Cambria" w:cs="Arial"/>
                <w:b/>
                <w:bCs/>
                <w:sz w:val="16"/>
                <w:szCs w:val="16"/>
                <w:lang w:val="en-ZA" w:eastAsia="en-ZA"/>
              </w:rPr>
              <w:t>Dec-13</w:t>
            </w:r>
          </w:p>
        </w:tc>
        <w:tc>
          <w:tcPr>
            <w:tcW w:w="212" w:type="pct"/>
            <w:tcBorders>
              <w:top w:val="single" w:sz="4" w:space="0" w:color="auto"/>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b/>
                <w:bCs/>
                <w:sz w:val="16"/>
                <w:szCs w:val="16"/>
                <w:lang w:val="en-ZA" w:eastAsia="en-ZA"/>
              </w:rPr>
            </w:pPr>
            <w:r w:rsidRPr="00A17A95">
              <w:rPr>
                <w:rFonts w:ascii="Cambria" w:hAnsi="Cambria" w:cs="Arial"/>
                <w:b/>
                <w:bCs/>
                <w:sz w:val="16"/>
                <w:szCs w:val="16"/>
                <w:lang w:val="en-ZA" w:eastAsia="en-ZA"/>
              </w:rPr>
              <w:t>Jan-14</w:t>
            </w:r>
          </w:p>
        </w:tc>
        <w:tc>
          <w:tcPr>
            <w:tcW w:w="263" w:type="pct"/>
            <w:tcBorders>
              <w:top w:val="single" w:sz="4" w:space="0" w:color="auto"/>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b/>
                <w:bCs/>
                <w:sz w:val="16"/>
                <w:szCs w:val="16"/>
                <w:lang w:val="en-ZA" w:eastAsia="en-ZA"/>
              </w:rPr>
            </w:pPr>
            <w:r w:rsidRPr="00A17A95">
              <w:rPr>
                <w:rFonts w:ascii="Cambria" w:hAnsi="Cambria" w:cs="Arial"/>
                <w:b/>
                <w:bCs/>
                <w:sz w:val="16"/>
                <w:szCs w:val="16"/>
                <w:lang w:val="en-ZA" w:eastAsia="en-ZA"/>
              </w:rPr>
              <w:t>Feb-14</w:t>
            </w:r>
          </w:p>
        </w:tc>
        <w:tc>
          <w:tcPr>
            <w:tcW w:w="263" w:type="pct"/>
            <w:tcBorders>
              <w:top w:val="single" w:sz="4" w:space="0" w:color="auto"/>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b/>
                <w:bCs/>
                <w:sz w:val="16"/>
                <w:szCs w:val="16"/>
                <w:lang w:val="en-ZA" w:eastAsia="en-ZA"/>
              </w:rPr>
            </w:pPr>
            <w:r w:rsidRPr="00A17A95">
              <w:rPr>
                <w:rFonts w:ascii="Cambria" w:hAnsi="Cambria" w:cs="Arial"/>
                <w:b/>
                <w:bCs/>
                <w:sz w:val="16"/>
                <w:szCs w:val="16"/>
                <w:lang w:val="en-ZA" w:eastAsia="en-ZA"/>
              </w:rPr>
              <w:t>Mar-14</w:t>
            </w:r>
          </w:p>
        </w:tc>
        <w:tc>
          <w:tcPr>
            <w:tcW w:w="263" w:type="pct"/>
            <w:tcBorders>
              <w:top w:val="single" w:sz="4" w:space="0" w:color="auto"/>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b/>
                <w:bCs/>
                <w:sz w:val="16"/>
                <w:szCs w:val="16"/>
                <w:lang w:val="en-ZA" w:eastAsia="en-ZA"/>
              </w:rPr>
            </w:pPr>
            <w:r w:rsidRPr="00A17A95">
              <w:rPr>
                <w:rFonts w:ascii="Cambria" w:hAnsi="Cambria" w:cs="Arial"/>
                <w:b/>
                <w:bCs/>
                <w:sz w:val="16"/>
                <w:szCs w:val="16"/>
                <w:lang w:val="en-ZA" w:eastAsia="en-ZA"/>
              </w:rPr>
              <w:t>Apr-14</w:t>
            </w:r>
          </w:p>
        </w:tc>
        <w:tc>
          <w:tcPr>
            <w:tcW w:w="263" w:type="pct"/>
            <w:tcBorders>
              <w:top w:val="single" w:sz="4" w:space="0" w:color="auto"/>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b/>
                <w:bCs/>
                <w:sz w:val="16"/>
                <w:szCs w:val="16"/>
                <w:lang w:val="en-ZA" w:eastAsia="en-ZA"/>
              </w:rPr>
            </w:pPr>
            <w:r w:rsidRPr="00A17A95">
              <w:rPr>
                <w:rFonts w:ascii="Cambria" w:hAnsi="Cambria" w:cs="Arial"/>
                <w:b/>
                <w:bCs/>
                <w:sz w:val="16"/>
                <w:szCs w:val="16"/>
                <w:lang w:val="en-ZA" w:eastAsia="en-ZA"/>
              </w:rPr>
              <w:t>May-14</w:t>
            </w:r>
          </w:p>
        </w:tc>
        <w:tc>
          <w:tcPr>
            <w:tcW w:w="263" w:type="pct"/>
            <w:tcBorders>
              <w:top w:val="single" w:sz="4" w:space="0" w:color="auto"/>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b/>
                <w:bCs/>
                <w:sz w:val="16"/>
                <w:szCs w:val="16"/>
                <w:lang w:val="en-ZA" w:eastAsia="en-ZA"/>
              </w:rPr>
            </w:pPr>
            <w:r w:rsidRPr="00A17A95">
              <w:rPr>
                <w:rFonts w:ascii="Cambria" w:hAnsi="Cambria" w:cs="Arial"/>
                <w:b/>
                <w:bCs/>
                <w:sz w:val="16"/>
                <w:szCs w:val="16"/>
                <w:lang w:val="en-ZA" w:eastAsia="en-ZA"/>
              </w:rPr>
              <w:t>Jun-14</w:t>
            </w:r>
          </w:p>
        </w:tc>
        <w:tc>
          <w:tcPr>
            <w:tcW w:w="263" w:type="pct"/>
            <w:tcBorders>
              <w:top w:val="single" w:sz="4" w:space="0" w:color="auto"/>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b/>
                <w:bCs/>
                <w:sz w:val="16"/>
                <w:szCs w:val="16"/>
                <w:lang w:val="en-ZA" w:eastAsia="en-ZA"/>
              </w:rPr>
            </w:pPr>
            <w:r w:rsidRPr="00A17A95">
              <w:rPr>
                <w:rFonts w:ascii="Cambria" w:hAnsi="Cambria" w:cs="Arial"/>
                <w:b/>
                <w:bCs/>
                <w:sz w:val="16"/>
                <w:szCs w:val="16"/>
                <w:lang w:val="en-ZA" w:eastAsia="en-ZA"/>
              </w:rPr>
              <w:t>Jul-14</w:t>
            </w:r>
          </w:p>
        </w:tc>
        <w:tc>
          <w:tcPr>
            <w:tcW w:w="263" w:type="pct"/>
            <w:tcBorders>
              <w:top w:val="single" w:sz="4" w:space="0" w:color="auto"/>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b/>
                <w:bCs/>
                <w:sz w:val="16"/>
                <w:szCs w:val="16"/>
                <w:lang w:val="en-ZA" w:eastAsia="en-ZA"/>
              </w:rPr>
            </w:pPr>
            <w:r w:rsidRPr="00A17A95">
              <w:rPr>
                <w:rFonts w:ascii="Cambria" w:hAnsi="Cambria" w:cs="Arial"/>
                <w:b/>
                <w:bCs/>
                <w:sz w:val="16"/>
                <w:szCs w:val="16"/>
                <w:lang w:val="en-ZA" w:eastAsia="en-ZA"/>
              </w:rPr>
              <w:t>Aug-14</w:t>
            </w:r>
          </w:p>
        </w:tc>
        <w:tc>
          <w:tcPr>
            <w:tcW w:w="263" w:type="pct"/>
            <w:tcBorders>
              <w:top w:val="single" w:sz="4" w:space="0" w:color="auto"/>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b/>
                <w:bCs/>
                <w:sz w:val="16"/>
                <w:szCs w:val="16"/>
                <w:lang w:val="en-ZA" w:eastAsia="en-ZA"/>
              </w:rPr>
            </w:pPr>
            <w:r w:rsidRPr="00A17A95">
              <w:rPr>
                <w:rFonts w:ascii="Cambria" w:hAnsi="Cambria" w:cs="Arial"/>
                <w:b/>
                <w:bCs/>
                <w:sz w:val="16"/>
                <w:szCs w:val="16"/>
                <w:lang w:val="en-ZA" w:eastAsia="en-ZA"/>
              </w:rPr>
              <w:t>Sep-14</w:t>
            </w:r>
          </w:p>
        </w:tc>
        <w:tc>
          <w:tcPr>
            <w:tcW w:w="263" w:type="pct"/>
            <w:tcBorders>
              <w:top w:val="single" w:sz="4" w:space="0" w:color="auto"/>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b/>
                <w:bCs/>
                <w:sz w:val="16"/>
                <w:szCs w:val="16"/>
                <w:lang w:val="en-ZA" w:eastAsia="en-ZA"/>
              </w:rPr>
            </w:pPr>
            <w:r w:rsidRPr="00A17A95">
              <w:rPr>
                <w:rFonts w:ascii="Cambria" w:hAnsi="Cambria" w:cs="Arial"/>
                <w:b/>
                <w:bCs/>
                <w:sz w:val="16"/>
                <w:szCs w:val="16"/>
                <w:lang w:val="en-ZA" w:eastAsia="en-ZA"/>
              </w:rPr>
              <w:t>Oct-14</w:t>
            </w:r>
          </w:p>
        </w:tc>
        <w:tc>
          <w:tcPr>
            <w:tcW w:w="263" w:type="pct"/>
            <w:tcBorders>
              <w:top w:val="single" w:sz="4" w:space="0" w:color="auto"/>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b/>
                <w:bCs/>
                <w:sz w:val="16"/>
                <w:szCs w:val="16"/>
                <w:lang w:val="en-ZA" w:eastAsia="en-ZA"/>
              </w:rPr>
            </w:pPr>
            <w:r w:rsidRPr="00A17A95">
              <w:rPr>
                <w:rFonts w:ascii="Cambria" w:hAnsi="Cambria" w:cs="Arial"/>
                <w:b/>
                <w:bCs/>
                <w:sz w:val="16"/>
                <w:szCs w:val="16"/>
                <w:lang w:val="en-ZA" w:eastAsia="en-ZA"/>
              </w:rPr>
              <w:t>Nov-14</w:t>
            </w:r>
          </w:p>
        </w:tc>
        <w:tc>
          <w:tcPr>
            <w:tcW w:w="263" w:type="pct"/>
            <w:tcBorders>
              <w:top w:val="single" w:sz="4" w:space="0" w:color="auto"/>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b/>
                <w:bCs/>
                <w:sz w:val="16"/>
                <w:szCs w:val="16"/>
                <w:lang w:val="en-ZA" w:eastAsia="en-ZA"/>
              </w:rPr>
            </w:pPr>
            <w:r w:rsidRPr="00A17A95">
              <w:rPr>
                <w:rFonts w:ascii="Cambria" w:hAnsi="Cambria" w:cs="Arial"/>
                <w:b/>
                <w:bCs/>
                <w:sz w:val="16"/>
                <w:szCs w:val="16"/>
                <w:lang w:val="en-ZA" w:eastAsia="en-ZA"/>
              </w:rPr>
              <w:t>Dec-14</w:t>
            </w:r>
          </w:p>
        </w:tc>
        <w:tc>
          <w:tcPr>
            <w:tcW w:w="257" w:type="pct"/>
            <w:tcBorders>
              <w:top w:val="single" w:sz="4" w:space="0" w:color="auto"/>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b/>
                <w:bCs/>
                <w:color w:val="000000"/>
                <w:sz w:val="16"/>
                <w:szCs w:val="16"/>
                <w:lang w:val="en-ZA" w:eastAsia="en-ZA"/>
              </w:rPr>
            </w:pPr>
            <w:r w:rsidRPr="00A17A95">
              <w:rPr>
                <w:rFonts w:ascii="Cambria" w:hAnsi="Cambria" w:cs="Arial"/>
                <w:b/>
                <w:bCs/>
                <w:color w:val="000000"/>
                <w:sz w:val="16"/>
                <w:szCs w:val="16"/>
                <w:lang w:val="en-ZA" w:eastAsia="en-ZA"/>
              </w:rPr>
              <w:t>Total</w:t>
            </w:r>
          </w:p>
        </w:tc>
      </w:tr>
      <w:tr w:rsidR="003453FB" w:rsidRPr="00A17A95" w:rsidTr="00555907">
        <w:trPr>
          <w:trHeight w:val="315"/>
        </w:trPr>
        <w:tc>
          <w:tcPr>
            <w:tcW w:w="632" w:type="pct"/>
            <w:tcBorders>
              <w:top w:val="nil"/>
              <w:left w:val="nil"/>
              <w:bottom w:val="nil"/>
              <w:right w:val="nil"/>
            </w:tcBorders>
            <w:shd w:val="clear" w:color="auto" w:fill="auto"/>
            <w:noWrap/>
            <w:hideMark/>
          </w:tcPr>
          <w:p w:rsidR="003453FB" w:rsidRPr="00A17A95" w:rsidRDefault="003453FB" w:rsidP="00555907">
            <w:pPr>
              <w:rPr>
                <w:rFonts w:ascii="Cambria" w:hAnsi="Cambria" w:cs="Arial"/>
                <w:sz w:val="16"/>
                <w:szCs w:val="16"/>
                <w:lang w:val="en-ZA" w:eastAsia="en-ZA"/>
              </w:rPr>
            </w:pPr>
            <w:r w:rsidRPr="00A17A95">
              <w:rPr>
                <w:rFonts w:ascii="Cambria" w:hAnsi="Cambria" w:cs="Arial"/>
                <w:sz w:val="16"/>
                <w:szCs w:val="16"/>
                <w:lang w:val="en-ZA" w:eastAsia="en-ZA"/>
              </w:rPr>
              <w:lastRenderedPageBreak/>
              <w:t>NO. OF WEEKS</w:t>
            </w:r>
          </w:p>
        </w:tc>
        <w:tc>
          <w:tcPr>
            <w:tcW w:w="294" w:type="pct"/>
            <w:tcBorders>
              <w:top w:val="nil"/>
              <w:left w:val="single" w:sz="4" w:space="0" w:color="auto"/>
              <w:bottom w:val="single" w:sz="4" w:space="0" w:color="auto"/>
              <w:right w:val="single" w:sz="4" w:space="0" w:color="auto"/>
            </w:tcBorders>
            <w:shd w:val="clear" w:color="000000" w:fill="F2DDDC"/>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4</w:t>
            </w:r>
          </w:p>
        </w:tc>
        <w:tc>
          <w:tcPr>
            <w:tcW w:w="288" w:type="pct"/>
            <w:tcBorders>
              <w:top w:val="nil"/>
              <w:left w:val="nil"/>
              <w:bottom w:val="single" w:sz="4" w:space="0" w:color="auto"/>
              <w:right w:val="single" w:sz="4" w:space="0" w:color="auto"/>
            </w:tcBorders>
            <w:shd w:val="clear" w:color="000000" w:fill="F2DDDC"/>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5</w:t>
            </w:r>
          </w:p>
        </w:tc>
        <w:tc>
          <w:tcPr>
            <w:tcW w:w="211" w:type="pct"/>
            <w:tcBorders>
              <w:top w:val="nil"/>
              <w:left w:val="nil"/>
              <w:bottom w:val="single" w:sz="4" w:space="0" w:color="auto"/>
              <w:right w:val="single" w:sz="4" w:space="0" w:color="auto"/>
            </w:tcBorders>
            <w:shd w:val="clear" w:color="000000" w:fill="F2DDDC"/>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4</w:t>
            </w:r>
          </w:p>
        </w:tc>
        <w:tc>
          <w:tcPr>
            <w:tcW w:w="211" w:type="pct"/>
            <w:tcBorders>
              <w:top w:val="nil"/>
              <w:left w:val="nil"/>
              <w:bottom w:val="single" w:sz="4" w:space="0" w:color="auto"/>
              <w:right w:val="single" w:sz="4" w:space="0" w:color="auto"/>
            </w:tcBorders>
            <w:shd w:val="clear" w:color="000000" w:fill="F2DDDC"/>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4</w:t>
            </w:r>
          </w:p>
        </w:tc>
        <w:tc>
          <w:tcPr>
            <w:tcW w:w="212"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5</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4</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4</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5</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5</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4</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5</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4</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4</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5</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4</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4</w:t>
            </w:r>
          </w:p>
        </w:tc>
        <w:tc>
          <w:tcPr>
            <w:tcW w:w="257" w:type="pct"/>
            <w:tcBorders>
              <w:top w:val="nil"/>
              <w:left w:val="nil"/>
              <w:bottom w:val="single" w:sz="4" w:space="0" w:color="auto"/>
              <w:right w:val="single" w:sz="4" w:space="0" w:color="auto"/>
            </w:tcBorders>
            <w:shd w:val="clear" w:color="000000" w:fill="B8CCE4"/>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53</w:t>
            </w:r>
          </w:p>
        </w:tc>
      </w:tr>
      <w:tr w:rsidR="003453FB" w:rsidRPr="00A17A95" w:rsidTr="00555907">
        <w:trPr>
          <w:trHeight w:val="315"/>
        </w:trPr>
        <w:tc>
          <w:tcPr>
            <w:tcW w:w="632" w:type="pct"/>
            <w:tcBorders>
              <w:top w:val="nil"/>
              <w:left w:val="nil"/>
              <w:bottom w:val="nil"/>
              <w:right w:val="nil"/>
            </w:tcBorders>
            <w:shd w:val="clear" w:color="auto" w:fill="auto"/>
            <w:noWrap/>
            <w:hideMark/>
          </w:tcPr>
          <w:p w:rsidR="003453FB" w:rsidRPr="00A17A95" w:rsidRDefault="003453FB" w:rsidP="00555907">
            <w:pPr>
              <w:rPr>
                <w:rFonts w:ascii="Cambria" w:hAnsi="Cambria" w:cs="Arial"/>
                <w:sz w:val="16"/>
                <w:szCs w:val="16"/>
                <w:lang w:val="en-ZA" w:eastAsia="en-ZA"/>
              </w:rPr>
            </w:pPr>
            <w:r w:rsidRPr="00A17A95">
              <w:rPr>
                <w:rFonts w:ascii="Cambria" w:hAnsi="Cambria" w:cs="Arial"/>
                <w:sz w:val="16"/>
                <w:szCs w:val="16"/>
                <w:lang w:val="en-ZA" w:eastAsia="en-ZA"/>
              </w:rPr>
              <w:t>PRODUCTIVITY</w:t>
            </w:r>
          </w:p>
        </w:tc>
        <w:tc>
          <w:tcPr>
            <w:tcW w:w="294" w:type="pct"/>
            <w:tcBorders>
              <w:top w:val="nil"/>
              <w:left w:val="single" w:sz="4" w:space="0" w:color="auto"/>
              <w:bottom w:val="single" w:sz="4" w:space="0" w:color="auto"/>
              <w:right w:val="single" w:sz="4" w:space="0" w:color="auto"/>
            </w:tcBorders>
            <w:shd w:val="clear" w:color="000000" w:fill="F2DDDC"/>
            <w:noWrap/>
            <w:hideMark/>
          </w:tcPr>
          <w:p w:rsidR="003453FB" w:rsidRPr="00A17A95" w:rsidRDefault="003453FB" w:rsidP="00555907">
            <w:pPr>
              <w:jc w:val="right"/>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5</w:t>
            </w:r>
          </w:p>
        </w:tc>
        <w:tc>
          <w:tcPr>
            <w:tcW w:w="288" w:type="pct"/>
            <w:tcBorders>
              <w:top w:val="nil"/>
              <w:left w:val="nil"/>
              <w:bottom w:val="single" w:sz="4" w:space="0" w:color="auto"/>
              <w:right w:val="single" w:sz="4" w:space="0" w:color="auto"/>
            </w:tcBorders>
            <w:shd w:val="clear" w:color="000000" w:fill="F2DDDC"/>
            <w:noWrap/>
            <w:hideMark/>
          </w:tcPr>
          <w:p w:rsidR="003453FB" w:rsidRPr="00A17A95" w:rsidRDefault="003453FB" w:rsidP="00555907">
            <w:pPr>
              <w:jc w:val="right"/>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5</w:t>
            </w:r>
          </w:p>
        </w:tc>
        <w:tc>
          <w:tcPr>
            <w:tcW w:w="211" w:type="pct"/>
            <w:tcBorders>
              <w:top w:val="nil"/>
              <w:left w:val="nil"/>
              <w:bottom w:val="single" w:sz="4" w:space="0" w:color="auto"/>
              <w:right w:val="single" w:sz="4" w:space="0" w:color="auto"/>
            </w:tcBorders>
            <w:shd w:val="clear" w:color="000000" w:fill="F2DDDC"/>
            <w:noWrap/>
            <w:hideMark/>
          </w:tcPr>
          <w:p w:rsidR="003453FB" w:rsidRPr="00A17A95" w:rsidRDefault="003453FB" w:rsidP="00555907">
            <w:pPr>
              <w:jc w:val="right"/>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4</w:t>
            </w:r>
          </w:p>
        </w:tc>
        <w:tc>
          <w:tcPr>
            <w:tcW w:w="211" w:type="pct"/>
            <w:tcBorders>
              <w:top w:val="nil"/>
              <w:left w:val="nil"/>
              <w:bottom w:val="single" w:sz="4" w:space="0" w:color="auto"/>
              <w:right w:val="single" w:sz="4" w:space="0" w:color="auto"/>
            </w:tcBorders>
            <w:shd w:val="clear" w:color="000000" w:fill="F2DDDC"/>
            <w:noWrap/>
            <w:hideMark/>
          </w:tcPr>
          <w:p w:rsidR="003453FB" w:rsidRPr="00A17A95" w:rsidRDefault="003453FB" w:rsidP="00555907">
            <w:pPr>
              <w:jc w:val="right"/>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3</w:t>
            </w:r>
          </w:p>
        </w:tc>
        <w:tc>
          <w:tcPr>
            <w:tcW w:w="212"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3</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4</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5</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5</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5</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4</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4</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4</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4</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4</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3</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3</w:t>
            </w:r>
          </w:p>
        </w:tc>
        <w:tc>
          <w:tcPr>
            <w:tcW w:w="257" w:type="pct"/>
            <w:tcBorders>
              <w:top w:val="nil"/>
              <w:left w:val="nil"/>
              <w:bottom w:val="single" w:sz="4" w:space="0" w:color="auto"/>
              <w:right w:val="single" w:sz="4" w:space="0" w:color="auto"/>
            </w:tcBorders>
            <w:shd w:val="clear" w:color="000000" w:fill="B8CCE4"/>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4</w:t>
            </w:r>
          </w:p>
        </w:tc>
      </w:tr>
      <w:tr w:rsidR="003453FB" w:rsidRPr="00A17A95" w:rsidTr="00555907">
        <w:trPr>
          <w:trHeight w:val="315"/>
        </w:trPr>
        <w:tc>
          <w:tcPr>
            <w:tcW w:w="632" w:type="pct"/>
            <w:tcBorders>
              <w:top w:val="nil"/>
              <w:left w:val="nil"/>
              <w:bottom w:val="nil"/>
              <w:right w:val="nil"/>
            </w:tcBorders>
            <w:shd w:val="clear" w:color="auto" w:fill="auto"/>
            <w:noWrap/>
            <w:hideMark/>
          </w:tcPr>
          <w:p w:rsidR="003453FB" w:rsidRPr="00A17A95" w:rsidRDefault="003453FB" w:rsidP="00555907">
            <w:pPr>
              <w:rPr>
                <w:rFonts w:ascii="Cambria" w:hAnsi="Cambria" w:cs="Arial"/>
                <w:sz w:val="16"/>
                <w:szCs w:val="16"/>
                <w:lang w:val="en-ZA" w:eastAsia="en-ZA"/>
              </w:rPr>
            </w:pPr>
            <w:r w:rsidRPr="00A17A95">
              <w:rPr>
                <w:rFonts w:ascii="Cambria" w:hAnsi="Cambria" w:cs="Arial"/>
                <w:sz w:val="16"/>
                <w:szCs w:val="16"/>
                <w:lang w:val="en-ZA" w:eastAsia="en-ZA"/>
              </w:rPr>
              <w:t>MANPOWER</w:t>
            </w:r>
          </w:p>
        </w:tc>
        <w:tc>
          <w:tcPr>
            <w:tcW w:w="294" w:type="pct"/>
            <w:tcBorders>
              <w:top w:val="nil"/>
              <w:left w:val="single" w:sz="4" w:space="0" w:color="auto"/>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231 </w:t>
            </w:r>
          </w:p>
        </w:tc>
        <w:tc>
          <w:tcPr>
            <w:tcW w:w="288"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231 </w:t>
            </w:r>
          </w:p>
        </w:tc>
        <w:tc>
          <w:tcPr>
            <w:tcW w:w="211"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231 </w:t>
            </w:r>
          </w:p>
        </w:tc>
        <w:tc>
          <w:tcPr>
            <w:tcW w:w="211"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231 </w:t>
            </w:r>
          </w:p>
        </w:tc>
        <w:tc>
          <w:tcPr>
            <w:tcW w:w="212"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312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312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402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402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436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436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474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474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480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480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480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480 </w:t>
            </w:r>
          </w:p>
        </w:tc>
        <w:tc>
          <w:tcPr>
            <w:tcW w:w="257" w:type="pct"/>
            <w:tcBorders>
              <w:top w:val="nil"/>
              <w:left w:val="nil"/>
              <w:bottom w:val="single" w:sz="4" w:space="0" w:color="auto"/>
              <w:right w:val="single" w:sz="4" w:space="0" w:color="auto"/>
            </w:tcBorders>
            <w:shd w:val="clear" w:color="000000" w:fill="B8CCE4"/>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5,168 </w:t>
            </w:r>
          </w:p>
        </w:tc>
      </w:tr>
      <w:tr w:rsidR="003453FB" w:rsidRPr="00A17A95" w:rsidTr="00555907">
        <w:trPr>
          <w:trHeight w:val="315"/>
        </w:trPr>
        <w:tc>
          <w:tcPr>
            <w:tcW w:w="632" w:type="pct"/>
            <w:tcBorders>
              <w:top w:val="nil"/>
              <w:left w:val="nil"/>
              <w:bottom w:val="nil"/>
              <w:right w:val="nil"/>
            </w:tcBorders>
            <w:shd w:val="clear" w:color="auto" w:fill="auto"/>
            <w:noWrap/>
            <w:hideMark/>
          </w:tcPr>
          <w:p w:rsidR="003453FB" w:rsidRPr="00A17A95" w:rsidRDefault="003453FB" w:rsidP="00555907">
            <w:pPr>
              <w:rPr>
                <w:rFonts w:ascii="Cambria" w:hAnsi="Cambria" w:cs="Arial"/>
                <w:sz w:val="16"/>
                <w:szCs w:val="16"/>
                <w:lang w:val="en-ZA" w:eastAsia="en-ZA"/>
              </w:rPr>
            </w:pPr>
            <w:r w:rsidRPr="00A17A95">
              <w:rPr>
                <w:rFonts w:ascii="Cambria" w:hAnsi="Cambria" w:cs="Arial"/>
                <w:sz w:val="16"/>
                <w:szCs w:val="16"/>
                <w:lang w:val="en-ZA" w:eastAsia="en-ZA"/>
              </w:rPr>
              <w:t>TOTAL</w:t>
            </w:r>
          </w:p>
        </w:tc>
        <w:tc>
          <w:tcPr>
            <w:tcW w:w="294" w:type="pct"/>
            <w:tcBorders>
              <w:top w:val="nil"/>
              <w:left w:val="single" w:sz="4" w:space="0" w:color="auto"/>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1,063 </w:t>
            </w:r>
          </w:p>
        </w:tc>
        <w:tc>
          <w:tcPr>
            <w:tcW w:w="288"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1,169 </w:t>
            </w:r>
          </w:p>
        </w:tc>
        <w:tc>
          <w:tcPr>
            <w:tcW w:w="211"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832 </w:t>
            </w:r>
          </w:p>
        </w:tc>
        <w:tc>
          <w:tcPr>
            <w:tcW w:w="211"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728 </w:t>
            </w:r>
          </w:p>
        </w:tc>
        <w:tc>
          <w:tcPr>
            <w:tcW w:w="212"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961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1,236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1,920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1,920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2,337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1,878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1,999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1,675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1,882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2,074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1,555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1,363 </w:t>
            </w:r>
          </w:p>
        </w:tc>
        <w:tc>
          <w:tcPr>
            <w:tcW w:w="257" w:type="pct"/>
            <w:tcBorders>
              <w:top w:val="nil"/>
              <w:left w:val="nil"/>
              <w:bottom w:val="single" w:sz="4" w:space="0" w:color="auto"/>
              <w:right w:val="single" w:sz="4" w:space="0" w:color="auto"/>
            </w:tcBorders>
            <w:shd w:val="clear" w:color="000000" w:fill="B8CCE4"/>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20,799 </w:t>
            </w:r>
          </w:p>
        </w:tc>
      </w:tr>
      <w:tr w:rsidR="003453FB" w:rsidRPr="00A17A95" w:rsidTr="00555907">
        <w:trPr>
          <w:trHeight w:val="315"/>
        </w:trPr>
        <w:tc>
          <w:tcPr>
            <w:tcW w:w="632" w:type="pct"/>
            <w:tcBorders>
              <w:top w:val="nil"/>
              <w:left w:val="nil"/>
              <w:bottom w:val="nil"/>
              <w:right w:val="nil"/>
            </w:tcBorders>
            <w:shd w:val="clear" w:color="auto" w:fill="auto"/>
            <w:noWrap/>
            <w:hideMark/>
          </w:tcPr>
          <w:p w:rsidR="003453FB" w:rsidRPr="00A17A95" w:rsidRDefault="003453FB" w:rsidP="00555907">
            <w:pPr>
              <w:rPr>
                <w:rFonts w:ascii="Cambria" w:hAnsi="Cambria" w:cs="Arial"/>
                <w:sz w:val="16"/>
                <w:szCs w:val="16"/>
                <w:lang w:val="en-ZA" w:eastAsia="en-ZA"/>
              </w:rPr>
            </w:pPr>
            <w:r w:rsidRPr="00A17A95">
              <w:rPr>
                <w:rFonts w:ascii="Cambria" w:hAnsi="Cambria" w:cs="Arial"/>
                <w:sz w:val="16"/>
                <w:szCs w:val="16"/>
                <w:lang w:val="en-ZA" w:eastAsia="en-ZA"/>
              </w:rPr>
              <w:t>ACCEPTED SALES</w:t>
            </w:r>
          </w:p>
        </w:tc>
        <w:tc>
          <w:tcPr>
            <w:tcW w:w="294" w:type="pct"/>
            <w:tcBorders>
              <w:top w:val="nil"/>
              <w:left w:val="single" w:sz="4" w:space="0" w:color="auto"/>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1,063 </w:t>
            </w:r>
          </w:p>
        </w:tc>
        <w:tc>
          <w:tcPr>
            <w:tcW w:w="288"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1,169 </w:t>
            </w:r>
          </w:p>
        </w:tc>
        <w:tc>
          <w:tcPr>
            <w:tcW w:w="211"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832 </w:t>
            </w:r>
          </w:p>
        </w:tc>
        <w:tc>
          <w:tcPr>
            <w:tcW w:w="211"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728 </w:t>
            </w:r>
          </w:p>
        </w:tc>
        <w:tc>
          <w:tcPr>
            <w:tcW w:w="212"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961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1,236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1,920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1,920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2,337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1,878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1,999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1,675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1,882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2,074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1,555 </w:t>
            </w:r>
          </w:p>
        </w:tc>
        <w:tc>
          <w:tcPr>
            <w:tcW w:w="263" w:type="pct"/>
            <w:tcBorders>
              <w:top w:val="nil"/>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 xml:space="preserve">       1,363 </w:t>
            </w:r>
          </w:p>
        </w:tc>
        <w:tc>
          <w:tcPr>
            <w:tcW w:w="257" w:type="pct"/>
            <w:tcBorders>
              <w:top w:val="nil"/>
              <w:left w:val="nil"/>
              <w:bottom w:val="single" w:sz="4" w:space="0" w:color="auto"/>
              <w:right w:val="single" w:sz="4" w:space="0" w:color="auto"/>
            </w:tcBorders>
            <w:shd w:val="clear" w:color="000000" w:fill="B8CCE4"/>
            <w:noWrap/>
            <w:hideMark/>
          </w:tcPr>
          <w:p w:rsidR="003453FB" w:rsidRPr="00A17A95" w:rsidRDefault="003453FB" w:rsidP="00555907">
            <w:pPr>
              <w:jc w:val="right"/>
              <w:rPr>
                <w:rFonts w:ascii="Cambria" w:hAnsi="Cambria" w:cs="Arial"/>
                <w:sz w:val="16"/>
                <w:szCs w:val="16"/>
                <w:lang w:val="en-ZA" w:eastAsia="en-ZA"/>
              </w:rPr>
            </w:pPr>
            <w:r w:rsidRPr="00A17A95">
              <w:rPr>
                <w:rFonts w:ascii="Cambria" w:hAnsi="Cambria" w:cs="Arial"/>
                <w:sz w:val="16"/>
                <w:szCs w:val="16"/>
                <w:lang w:val="en-ZA" w:eastAsia="en-ZA"/>
              </w:rPr>
              <w:t xml:space="preserve">         20,799 </w:t>
            </w:r>
          </w:p>
        </w:tc>
      </w:tr>
    </w:tbl>
    <w:p w:rsidR="003453FB" w:rsidRPr="00A17A95" w:rsidRDefault="003453FB" w:rsidP="003453FB">
      <w:pPr>
        <w:rPr>
          <w:rFonts w:ascii="Cambria" w:hAnsi="Cambria"/>
        </w:rPr>
      </w:pPr>
    </w:p>
    <w:p w:rsidR="003453FB" w:rsidRPr="00A17A95" w:rsidRDefault="003453FB" w:rsidP="003453FB">
      <w:pPr>
        <w:pStyle w:val="Heading2"/>
      </w:pPr>
      <w:bookmarkStart w:id="313" w:name="_Toc371586476"/>
      <w:r w:rsidRPr="00A17A95">
        <w:t>Inceptions</w:t>
      </w:r>
      <w:bookmarkEnd w:id="313"/>
    </w:p>
    <w:p w:rsidR="003453FB" w:rsidRPr="00A17A95" w:rsidRDefault="003453FB" w:rsidP="003453FB">
      <w:pPr>
        <w:pStyle w:val="ListParagraph"/>
        <w:numPr>
          <w:ilvl w:val="0"/>
          <w:numId w:val="74"/>
        </w:numPr>
        <w:spacing w:after="0"/>
        <w:ind w:left="765" w:hanging="357"/>
        <w:rPr>
          <w:rFonts w:ascii="Cambria" w:hAnsi="Cambria"/>
          <w:sz w:val="24"/>
          <w:szCs w:val="24"/>
        </w:rPr>
      </w:pPr>
      <w:r w:rsidRPr="00A17A95">
        <w:rPr>
          <w:rFonts w:ascii="Cambria" w:hAnsi="Cambria"/>
          <w:sz w:val="24"/>
          <w:szCs w:val="24"/>
        </w:rPr>
        <w:t>Inception Rate per month</w:t>
      </w:r>
    </w:p>
    <w:p w:rsidR="003453FB" w:rsidRPr="00A17A95" w:rsidRDefault="003453FB" w:rsidP="003453FB">
      <w:pPr>
        <w:pStyle w:val="ListParagraph"/>
        <w:numPr>
          <w:ilvl w:val="0"/>
          <w:numId w:val="74"/>
        </w:numPr>
        <w:spacing w:after="0"/>
        <w:ind w:left="765" w:hanging="357"/>
        <w:rPr>
          <w:rFonts w:ascii="Cambria" w:hAnsi="Cambria"/>
          <w:sz w:val="24"/>
          <w:szCs w:val="24"/>
        </w:rPr>
      </w:pPr>
      <w:r w:rsidRPr="00A17A95">
        <w:rPr>
          <w:rFonts w:ascii="Cambria" w:hAnsi="Cambria"/>
          <w:sz w:val="24"/>
          <w:szCs w:val="24"/>
        </w:rPr>
        <w:t>Inception Rate net NTU(Not Taken Up)</w:t>
      </w:r>
    </w:p>
    <w:p w:rsidR="003453FB" w:rsidRPr="00A17A95" w:rsidRDefault="003453FB" w:rsidP="003453FB">
      <w:pPr>
        <w:pStyle w:val="ListParagraph"/>
        <w:numPr>
          <w:ilvl w:val="0"/>
          <w:numId w:val="74"/>
        </w:numPr>
        <w:spacing w:after="0"/>
        <w:ind w:left="765" w:hanging="357"/>
        <w:rPr>
          <w:rFonts w:ascii="Cambria" w:hAnsi="Cambria"/>
          <w:sz w:val="24"/>
          <w:szCs w:val="24"/>
        </w:rPr>
      </w:pPr>
      <w:r w:rsidRPr="00A17A95">
        <w:rPr>
          <w:rFonts w:ascii="Cambria" w:hAnsi="Cambria"/>
          <w:sz w:val="24"/>
          <w:szCs w:val="24"/>
        </w:rPr>
        <w:t>Average Premium per product</w:t>
      </w:r>
    </w:p>
    <w:p w:rsidR="003453FB" w:rsidRPr="00A17A95" w:rsidRDefault="003453FB" w:rsidP="003453FB">
      <w:pPr>
        <w:pStyle w:val="ListParagraph"/>
        <w:numPr>
          <w:ilvl w:val="0"/>
          <w:numId w:val="74"/>
        </w:numPr>
        <w:spacing w:after="0"/>
        <w:ind w:left="765" w:hanging="357"/>
        <w:rPr>
          <w:rFonts w:ascii="Cambria" w:hAnsi="Cambria"/>
          <w:sz w:val="24"/>
          <w:szCs w:val="24"/>
        </w:rPr>
      </w:pPr>
      <w:r w:rsidRPr="00A17A95">
        <w:rPr>
          <w:rFonts w:ascii="Cambria" w:hAnsi="Cambria"/>
          <w:sz w:val="24"/>
          <w:szCs w:val="24"/>
        </w:rPr>
        <w:t>Accepted Cases - based on the agency sales above</w:t>
      </w:r>
    </w:p>
    <w:p w:rsidR="003453FB" w:rsidRPr="00A17A95" w:rsidRDefault="003453FB" w:rsidP="003453FB">
      <w:pPr>
        <w:pStyle w:val="ListParagraph"/>
        <w:numPr>
          <w:ilvl w:val="0"/>
          <w:numId w:val="74"/>
        </w:numPr>
        <w:spacing w:after="0"/>
        <w:ind w:left="765" w:hanging="357"/>
        <w:rPr>
          <w:rFonts w:ascii="Cambria" w:hAnsi="Cambria"/>
          <w:sz w:val="24"/>
          <w:szCs w:val="24"/>
        </w:rPr>
      </w:pPr>
      <w:r w:rsidRPr="00A17A95">
        <w:rPr>
          <w:rFonts w:ascii="Cambria" w:hAnsi="Cambria"/>
          <w:sz w:val="24"/>
          <w:szCs w:val="24"/>
        </w:rPr>
        <w:t>Monthly3 incepted cases = Month1 Inception Rate * Month1 Accepted Case (</w:t>
      </w:r>
      <w:r w:rsidRPr="00A17A95">
        <w:rPr>
          <w:rFonts w:ascii="Cambria" w:hAnsi="Cambria"/>
          <w:sz w:val="16"/>
          <w:szCs w:val="16"/>
        </w:rPr>
        <w:t>NB- Use Month3 to start the inception of month1 cases</w:t>
      </w:r>
      <w:r w:rsidRPr="00A17A95">
        <w:rPr>
          <w:rFonts w:ascii="Cambria" w:hAnsi="Cambria"/>
          <w:sz w:val="24"/>
          <w:szCs w:val="24"/>
        </w:rPr>
        <w:t xml:space="preserve">). </w:t>
      </w:r>
    </w:p>
    <w:p w:rsidR="003453FB" w:rsidRPr="00A17A95" w:rsidRDefault="003453FB" w:rsidP="003453FB">
      <w:pPr>
        <w:pStyle w:val="ListParagraph"/>
        <w:numPr>
          <w:ilvl w:val="1"/>
          <w:numId w:val="74"/>
        </w:numPr>
        <w:spacing w:after="0"/>
        <w:rPr>
          <w:rFonts w:ascii="Cambria" w:hAnsi="Cambria"/>
          <w:sz w:val="24"/>
          <w:szCs w:val="24"/>
        </w:rPr>
      </w:pPr>
      <w:r w:rsidRPr="00A17A95">
        <w:rPr>
          <w:rFonts w:ascii="Cambria" w:hAnsi="Cambria"/>
          <w:sz w:val="24"/>
          <w:szCs w:val="24"/>
        </w:rPr>
        <w:t xml:space="preserve">Month4 incepted Cases = (Month1 Inception Rate * Month2 Accepted Case) + (Month2 Inception Rate * Month1 Accepted Case), </w:t>
      </w:r>
    </w:p>
    <w:p w:rsidR="003453FB" w:rsidRPr="00A17A95" w:rsidRDefault="003453FB" w:rsidP="003453FB">
      <w:pPr>
        <w:pStyle w:val="ListParagraph"/>
        <w:numPr>
          <w:ilvl w:val="1"/>
          <w:numId w:val="74"/>
        </w:numPr>
        <w:spacing w:after="0"/>
        <w:rPr>
          <w:rFonts w:ascii="Cambria" w:hAnsi="Cambria"/>
          <w:sz w:val="24"/>
          <w:szCs w:val="24"/>
        </w:rPr>
      </w:pPr>
      <w:r w:rsidRPr="00A17A95">
        <w:rPr>
          <w:rFonts w:ascii="Cambria" w:hAnsi="Cambria"/>
          <w:sz w:val="24"/>
          <w:szCs w:val="24"/>
        </w:rPr>
        <w:t>Month5 Incepted Cases =(Month1 Inception Rate * Month3 Accepted Case) + (Month2 Inception Rate * Month2 Accepted Case) +(Month3 Inception Rate * Month1 Accepted Case)</w:t>
      </w:r>
    </w:p>
    <w:p w:rsidR="003453FB" w:rsidRPr="00A17A95" w:rsidRDefault="003453FB" w:rsidP="003453FB">
      <w:pPr>
        <w:pStyle w:val="ListParagraph"/>
        <w:numPr>
          <w:ilvl w:val="0"/>
          <w:numId w:val="74"/>
        </w:numPr>
        <w:spacing w:after="0"/>
        <w:rPr>
          <w:rFonts w:ascii="Cambria" w:hAnsi="Cambria"/>
          <w:sz w:val="24"/>
          <w:szCs w:val="24"/>
        </w:rPr>
      </w:pPr>
      <w:r w:rsidRPr="00A17A95">
        <w:rPr>
          <w:rFonts w:ascii="Cambria" w:hAnsi="Cambria"/>
          <w:sz w:val="24"/>
          <w:szCs w:val="24"/>
        </w:rPr>
        <w:t>Average premium Income = Monthly Inception * Average Premium</w:t>
      </w:r>
    </w:p>
    <w:tbl>
      <w:tblPr>
        <w:tblW w:w="6060" w:type="dxa"/>
        <w:tblInd w:w="91" w:type="dxa"/>
        <w:tblLook w:val="04A0" w:firstRow="1" w:lastRow="0" w:firstColumn="1" w:lastColumn="0" w:noHBand="0" w:noVBand="1"/>
      </w:tblPr>
      <w:tblGrid>
        <w:gridCol w:w="3200"/>
        <w:gridCol w:w="1720"/>
        <w:gridCol w:w="1140"/>
      </w:tblGrid>
      <w:tr w:rsidR="003453FB" w:rsidRPr="00A17A95" w:rsidTr="00555907">
        <w:trPr>
          <w:trHeight w:val="900"/>
        </w:trPr>
        <w:tc>
          <w:tcPr>
            <w:tcW w:w="3200" w:type="dxa"/>
            <w:tcBorders>
              <w:top w:val="nil"/>
              <w:left w:val="nil"/>
              <w:bottom w:val="nil"/>
              <w:right w:val="nil"/>
            </w:tcBorders>
            <w:shd w:val="clear" w:color="auto" w:fill="auto"/>
            <w:vAlign w:val="bottom"/>
            <w:hideMark/>
          </w:tcPr>
          <w:p w:rsidR="003453FB" w:rsidRPr="00A17A95" w:rsidRDefault="003453FB" w:rsidP="00555907">
            <w:pPr>
              <w:rPr>
                <w:rFonts w:ascii="Cambria" w:hAnsi="Cambria" w:cs="Calibri"/>
                <w:b/>
                <w:color w:val="000000"/>
                <w:lang w:val="en-ZA" w:eastAsia="en-ZA"/>
              </w:rPr>
            </w:pPr>
            <w:r w:rsidRPr="00A17A95">
              <w:rPr>
                <w:rFonts w:ascii="Cambria" w:hAnsi="Cambria" w:cs="Calibri"/>
                <w:b/>
                <w:color w:val="000000"/>
                <w:sz w:val="22"/>
                <w:szCs w:val="22"/>
                <w:lang w:val="en-ZA" w:eastAsia="en-ZA"/>
              </w:rPr>
              <w:t>ASSUMPTIONS</w:t>
            </w:r>
          </w:p>
        </w:tc>
        <w:tc>
          <w:tcPr>
            <w:tcW w:w="172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3453FB" w:rsidRPr="00A17A95" w:rsidRDefault="003453FB" w:rsidP="00555907">
            <w:pPr>
              <w:rPr>
                <w:rFonts w:ascii="Cambria" w:hAnsi="Cambria" w:cs="Calibri"/>
                <w:color w:val="000000"/>
                <w:lang w:val="en-ZA" w:eastAsia="en-ZA"/>
              </w:rPr>
            </w:pPr>
            <w:r w:rsidRPr="00A17A95">
              <w:rPr>
                <w:rFonts w:ascii="Cambria" w:hAnsi="Cambria" w:cs="Calibri"/>
                <w:color w:val="000000"/>
                <w:sz w:val="22"/>
                <w:szCs w:val="22"/>
                <w:lang w:val="en-ZA" w:eastAsia="en-ZA"/>
              </w:rPr>
              <w:t>Inception Rate</w:t>
            </w:r>
          </w:p>
        </w:tc>
        <w:tc>
          <w:tcPr>
            <w:tcW w:w="1140" w:type="dxa"/>
            <w:tcBorders>
              <w:top w:val="single" w:sz="4" w:space="0" w:color="auto"/>
              <w:left w:val="nil"/>
              <w:bottom w:val="single" w:sz="4" w:space="0" w:color="auto"/>
              <w:right w:val="single" w:sz="4" w:space="0" w:color="auto"/>
            </w:tcBorders>
            <w:shd w:val="clear" w:color="auto" w:fill="auto"/>
            <w:vAlign w:val="bottom"/>
            <w:hideMark/>
          </w:tcPr>
          <w:p w:rsidR="003453FB" w:rsidRPr="00A17A95" w:rsidRDefault="003453FB" w:rsidP="00555907">
            <w:pPr>
              <w:rPr>
                <w:rFonts w:ascii="Cambria" w:hAnsi="Cambria" w:cs="Calibri"/>
                <w:color w:val="000000"/>
                <w:lang w:val="en-ZA" w:eastAsia="en-ZA"/>
              </w:rPr>
            </w:pPr>
            <w:r w:rsidRPr="00A17A95">
              <w:rPr>
                <w:rFonts w:ascii="Cambria" w:hAnsi="Cambria" w:cs="Calibri"/>
                <w:color w:val="000000"/>
                <w:sz w:val="22"/>
                <w:szCs w:val="22"/>
                <w:lang w:val="en-ZA" w:eastAsia="en-ZA"/>
              </w:rPr>
              <w:t>Inception Rate net NTU</w:t>
            </w:r>
          </w:p>
        </w:tc>
      </w:tr>
      <w:tr w:rsidR="003453FB" w:rsidRPr="00A17A95" w:rsidTr="00555907">
        <w:trPr>
          <w:trHeight w:val="300"/>
        </w:trPr>
        <w:tc>
          <w:tcPr>
            <w:tcW w:w="3200" w:type="dxa"/>
            <w:tcBorders>
              <w:top w:val="single" w:sz="4" w:space="0" w:color="auto"/>
              <w:left w:val="single" w:sz="4" w:space="0" w:color="auto"/>
              <w:bottom w:val="single" w:sz="4" w:space="0" w:color="auto"/>
              <w:right w:val="single" w:sz="4" w:space="0" w:color="auto"/>
            </w:tcBorders>
            <w:shd w:val="clear" w:color="000000" w:fill="D99795"/>
            <w:noWrap/>
            <w:vAlign w:val="bottom"/>
            <w:hideMark/>
          </w:tcPr>
          <w:p w:rsidR="003453FB" w:rsidRPr="00A17A95" w:rsidRDefault="003453FB" w:rsidP="00555907">
            <w:pPr>
              <w:rPr>
                <w:rFonts w:ascii="Cambria" w:hAnsi="Cambria" w:cs="Calibri"/>
                <w:color w:val="000000"/>
                <w:lang w:val="en-ZA" w:eastAsia="en-ZA"/>
              </w:rPr>
            </w:pPr>
            <w:r w:rsidRPr="00A17A95">
              <w:rPr>
                <w:rFonts w:ascii="Cambria" w:hAnsi="Cambria" w:cs="Calibri"/>
                <w:color w:val="000000"/>
                <w:sz w:val="22"/>
                <w:szCs w:val="22"/>
                <w:lang w:val="en-ZA" w:eastAsia="en-ZA"/>
              </w:rPr>
              <w:t>Month 1</w:t>
            </w:r>
          </w:p>
        </w:tc>
        <w:tc>
          <w:tcPr>
            <w:tcW w:w="1720" w:type="dxa"/>
            <w:tcBorders>
              <w:top w:val="nil"/>
              <w:left w:val="nil"/>
              <w:bottom w:val="single" w:sz="4" w:space="0" w:color="auto"/>
              <w:right w:val="single" w:sz="4" w:space="0" w:color="auto"/>
            </w:tcBorders>
            <w:shd w:val="clear" w:color="000000" w:fill="D99795"/>
            <w:noWrap/>
            <w:vAlign w:val="bottom"/>
            <w:hideMark/>
          </w:tcPr>
          <w:p w:rsidR="003453FB" w:rsidRPr="00A17A95" w:rsidRDefault="003453FB" w:rsidP="00555907">
            <w:pPr>
              <w:jc w:val="center"/>
              <w:rPr>
                <w:rFonts w:ascii="Cambria" w:hAnsi="Cambria" w:cs="Calibri"/>
                <w:color w:val="000000"/>
                <w:lang w:val="en-ZA" w:eastAsia="en-ZA"/>
              </w:rPr>
            </w:pPr>
            <w:r w:rsidRPr="00A17A95">
              <w:rPr>
                <w:rFonts w:ascii="Cambria" w:hAnsi="Cambria" w:cs="Calibri"/>
                <w:color w:val="000000"/>
                <w:sz w:val="22"/>
                <w:szCs w:val="22"/>
                <w:lang w:val="en-ZA" w:eastAsia="en-ZA"/>
              </w:rPr>
              <w:t>50%</w:t>
            </w:r>
          </w:p>
        </w:tc>
        <w:tc>
          <w:tcPr>
            <w:tcW w:w="1140" w:type="dxa"/>
            <w:tcBorders>
              <w:top w:val="nil"/>
              <w:left w:val="nil"/>
              <w:bottom w:val="single" w:sz="4" w:space="0" w:color="auto"/>
              <w:right w:val="single" w:sz="4" w:space="0" w:color="auto"/>
            </w:tcBorders>
            <w:shd w:val="clear" w:color="000000" w:fill="D99795"/>
            <w:noWrap/>
            <w:vAlign w:val="bottom"/>
            <w:hideMark/>
          </w:tcPr>
          <w:p w:rsidR="003453FB" w:rsidRPr="00A17A95" w:rsidRDefault="003453FB" w:rsidP="00555907">
            <w:pPr>
              <w:jc w:val="center"/>
              <w:rPr>
                <w:rFonts w:ascii="Cambria" w:hAnsi="Cambria" w:cs="Calibri"/>
                <w:color w:val="000000"/>
                <w:lang w:val="en-ZA" w:eastAsia="en-ZA"/>
              </w:rPr>
            </w:pPr>
            <w:r w:rsidRPr="00A17A95">
              <w:rPr>
                <w:rFonts w:ascii="Cambria" w:hAnsi="Cambria" w:cs="Calibri"/>
                <w:color w:val="000000"/>
                <w:sz w:val="22"/>
                <w:szCs w:val="22"/>
                <w:lang w:val="en-ZA" w:eastAsia="en-ZA"/>
              </w:rPr>
              <w:t>38%</w:t>
            </w:r>
          </w:p>
        </w:tc>
      </w:tr>
      <w:tr w:rsidR="003453FB" w:rsidRPr="00A17A95" w:rsidTr="00555907">
        <w:trPr>
          <w:trHeight w:val="300"/>
        </w:trPr>
        <w:tc>
          <w:tcPr>
            <w:tcW w:w="3200" w:type="dxa"/>
            <w:tcBorders>
              <w:top w:val="nil"/>
              <w:left w:val="single" w:sz="4" w:space="0" w:color="auto"/>
              <w:bottom w:val="single" w:sz="4" w:space="0" w:color="auto"/>
              <w:right w:val="single" w:sz="4" w:space="0" w:color="auto"/>
            </w:tcBorders>
            <w:shd w:val="clear" w:color="000000" w:fill="D99795"/>
            <w:noWrap/>
            <w:vAlign w:val="bottom"/>
            <w:hideMark/>
          </w:tcPr>
          <w:p w:rsidR="003453FB" w:rsidRPr="00A17A95" w:rsidRDefault="003453FB" w:rsidP="00555907">
            <w:pPr>
              <w:rPr>
                <w:rFonts w:ascii="Cambria" w:hAnsi="Cambria" w:cs="Calibri"/>
                <w:color w:val="000000"/>
                <w:lang w:val="en-ZA" w:eastAsia="en-ZA"/>
              </w:rPr>
            </w:pPr>
            <w:r w:rsidRPr="00A17A95">
              <w:rPr>
                <w:rFonts w:ascii="Cambria" w:hAnsi="Cambria" w:cs="Calibri"/>
                <w:color w:val="000000"/>
                <w:sz w:val="22"/>
                <w:szCs w:val="22"/>
                <w:lang w:val="en-ZA" w:eastAsia="en-ZA"/>
              </w:rPr>
              <w:t>Month 2</w:t>
            </w:r>
          </w:p>
        </w:tc>
        <w:tc>
          <w:tcPr>
            <w:tcW w:w="1720" w:type="dxa"/>
            <w:tcBorders>
              <w:top w:val="nil"/>
              <w:left w:val="nil"/>
              <w:bottom w:val="single" w:sz="4" w:space="0" w:color="auto"/>
              <w:right w:val="single" w:sz="4" w:space="0" w:color="auto"/>
            </w:tcBorders>
            <w:shd w:val="clear" w:color="000000" w:fill="D99795"/>
            <w:noWrap/>
            <w:vAlign w:val="bottom"/>
            <w:hideMark/>
          </w:tcPr>
          <w:p w:rsidR="003453FB" w:rsidRPr="00A17A95" w:rsidRDefault="003453FB" w:rsidP="00555907">
            <w:pPr>
              <w:jc w:val="center"/>
              <w:rPr>
                <w:rFonts w:ascii="Cambria" w:hAnsi="Cambria" w:cs="Calibri"/>
                <w:color w:val="000000"/>
                <w:lang w:val="en-ZA" w:eastAsia="en-ZA"/>
              </w:rPr>
            </w:pPr>
            <w:r w:rsidRPr="00A17A95">
              <w:rPr>
                <w:rFonts w:ascii="Cambria" w:hAnsi="Cambria" w:cs="Calibri"/>
                <w:color w:val="000000"/>
                <w:sz w:val="22"/>
                <w:szCs w:val="22"/>
                <w:lang w:val="en-ZA" w:eastAsia="en-ZA"/>
              </w:rPr>
              <w:t>20%</w:t>
            </w:r>
          </w:p>
        </w:tc>
        <w:tc>
          <w:tcPr>
            <w:tcW w:w="1140" w:type="dxa"/>
            <w:tcBorders>
              <w:top w:val="nil"/>
              <w:left w:val="nil"/>
              <w:bottom w:val="single" w:sz="4" w:space="0" w:color="auto"/>
              <w:right w:val="single" w:sz="4" w:space="0" w:color="auto"/>
            </w:tcBorders>
            <w:shd w:val="clear" w:color="000000" w:fill="D99795"/>
            <w:noWrap/>
            <w:vAlign w:val="bottom"/>
            <w:hideMark/>
          </w:tcPr>
          <w:p w:rsidR="003453FB" w:rsidRPr="00A17A95" w:rsidRDefault="003453FB" w:rsidP="00555907">
            <w:pPr>
              <w:jc w:val="center"/>
              <w:rPr>
                <w:rFonts w:ascii="Cambria" w:hAnsi="Cambria" w:cs="Calibri"/>
                <w:color w:val="000000"/>
                <w:lang w:val="en-ZA" w:eastAsia="en-ZA"/>
              </w:rPr>
            </w:pPr>
            <w:r w:rsidRPr="00A17A95">
              <w:rPr>
                <w:rFonts w:ascii="Cambria" w:hAnsi="Cambria" w:cs="Calibri"/>
                <w:color w:val="000000"/>
                <w:sz w:val="22"/>
                <w:szCs w:val="22"/>
                <w:lang w:val="en-ZA" w:eastAsia="en-ZA"/>
              </w:rPr>
              <w:t>15%</w:t>
            </w:r>
          </w:p>
        </w:tc>
      </w:tr>
      <w:tr w:rsidR="003453FB" w:rsidRPr="00A17A95" w:rsidTr="00555907">
        <w:trPr>
          <w:trHeight w:val="300"/>
        </w:trPr>
        <w:tc>
          <w:tcPr>
            <w:tcW w:w="3200" w:type="dxa"/>
            <w:tcBorders>
              <w:top w:val="nil"/>
              <w:left w:val="single" w:sz="4" w:space="0" w:color="auto"/>
              <w:bottom w:val="single" w:sz="4" w:space="0" w:color="auto"/>
              <w:right w:val="single" w:sz="4" w:space="0" w:color="auto"/>
            </w:tcBorders>
            <w:shd w:val="clear" w:color="000000" w:fill="D99795"/>
            <w:noWrap/>
            <w:vAlign w:val="bottom"/>
            <w:hideMark/>
          </w:tcPr>
          <w:p w:rsidR="003453FB" w:rsidRPr="00A17A95" w:rsidRDefault="003453FB" w:rsidP="00555907">
            <w:pPr>
              <w:rPr>
                <w:rFonts w:ascii="Cambria" w:hAnsi="Cambria" w:cs="Calibri"/>
                <w:color w:val="000000"/>
                <w:lang w:val="en-ZA" w:eastAsia="en-ZA"/>
              </w:rPr>
            </w:pPr>
            <w:r w:rsidRPr="00A17A95">
              <w:rPr>
                <w:rFonts w:ascii="Cambria" w:hAnsi="Cambria" w:cs="Calibri"/>
                <w:color w:val="000000"/>
                <w:sz w:val="22"/>
                <w:szCs w:val="22"/>
                <w:lang w:val="en-ZA" w:eastAsia="en-ZA"/>
              </w:rPr>
              <w:t>Month 3</w:t>
            </w:r>
          </w:p>
        </w:tc>
        <w:tc>
          <w:tcPr>
            <w:tcW w:w="1720" w:type="dxa"/>
            <w:tcBorders>
              <w:top w:val="nil"/>
              <w:left w:val="nil"/>
              <w:bottom w:val="single" w:sz="4" w:space="0" w:color="auto"/>
              <w:right w:val="single" w:sz="4" w:space="0" w:color="auto"/>
            </w:tcBorders>
            <w:shd w:val="clear" w:color="000000" w:fill="D99795"/>
            <w:noWrap/>
            <w:vAlign w:val="bottom"/>
            <w:hideMark/>
          </w:tcPr>
          <w:p w:rsidR="003453FB" w:rsidRPr="00A17A95" w:rsidRDefault="003453FB" w:rsidP="00555907">
            <w:pPr>
              <w:jc w:val="center"/>
              <w:rPr>
                <w:rFonts w:ascii="Cambria" w:hAnsi="Cambria" w:cs="Calibri"/>
                <w:color w:val="000000"/>
                <w:lang w:val="en-ZA" w:eastAsia="en-ZA"/>
              </w:rPr>
            </w:pPr>
            <w:r w:rsidRPr="00A17A95">
              <w:rPr>
                <w:rFonts w:ascii="Cambria" w:hAnsi="Cambria" w:cs="Calibri"/>
                <w:color w:val="000000"/>
                <w:sz w:val="22"/>
                <w:szCs w:val="22"/>
                <w:lang w:val="en-ZA" w:eastAsia="en-ZA"/>
              </w:rPr>
              <w:t>15%</w:t>
            </w:r>
          </w:p>
        </w:tc>
        <w:tc>
          <w:tcPr>
            <w:tcW w:w="1140" w:type="dxa"/>
            <w:tcBorders>
              <w:top w:val="nil"/>
              <w:left w:val="nil"/>
              <w:bottom w:val="single" w:sz="4" w:space="0" w:color="auto"/>
              <w:right w:val="single" w:sz="4" w:space="0" w:color="auto"/>
            </w:tcBorders>
            <w:shd w:val="clear" w:color="000000" w:fill="D99795"/>
            <w:noWrap/>
            <w:vAlign w:val="bottom"/>
            <w:hideMark/>
          </w:tcPr>
          <w:p w:rsidR="003453FB" w:rsidRPr="00A17A95" w:rsidRDefault="003453FB" w:rsidP="00555907">
            <w:pPr>
              <w:jc w:val="center"/>
              <w:rPr>
                <w:rFonts w:ascii="Cambria" w:hAnsi="Cambria" w:cs="Calibri"/>
                <w:color w:val="000000"/>
                <w:lang w:val="en-ZA" w:eastAsia="en-ZA"/>
              </w:rPr>
            </w:pPr>
            <w:r w:rsidRPr="00A17A95">
              <w:rPr>
                <w:rFonts w:ascii="Cambria" w:hAnsi="Cambria" w:cs="Calibri"/>
                <w:color w:val="000000"/>
                <w:sz w:val="22"/>
                <w:szCs w:val="22"/>
                <w:lang w:val="en-ZA" w:eastAsia="en-ZA"/>
              </w:rPr>
              <w:t>11%</w:t>
            </w:r>
          </w:p>
        </w:tc>
      </w:tr>
      <w:tr w:rsidR="003453FB" w:rsidRPr="00A17A95" w:rsidTr="00555907">
        <w:trPr>
          <w:trHeight w:val="300"/>
        </w:trPr>
        <w:tc>
          <w:tcPr>
            <w:tcW w:w="3200" w:type="dxa"/>
            <w:tcBorders>
              <w:top w:val="nil"/>
              <w:left w:val="single" w:sz="4" w:space="0" w:color="auto"/>
              <w:bottom w:val="single" w:sz="4" w:space="0" w:color="auto"/>
              <w:right w:val="single" w:sz="4" w:space="0" w:color="auto"/>
            </w:tcBorders>
            <w:shd w:val="clear" w:color="000000" w:fill="D99795"/>
            <w:noWrap/>
            <w:vAlign w:val="bottom"/>
            <w:hideMark/>
          </w:tcPr>
          <w:p w:rsidR="003453FB" w:rsidRPr="00A17A95" w:rsidRDefault="003453FB" w:rsidP="00555907">
            <w:pPr>
              <w:rPr>
                <w:rFonts w:ascii="Cambria" w:hAnsi="Cambria" w:cs="Calibri"/>
                <w:color w:val="000000"/>
                <w:lang w:val="en-ZA" w:eastAsia="en-ZA"/>
              </w:rPr>
            </w:pPr>
            <w:r w:rsidRPr="00A17A95">
              <w:rPr>
                <w:rFonts w:ascii="Cambria" w:hAnsi="Cambria" w:cs="Calibri"/>
                <w:color w:val="000000"/>
                <w:sz w:val="22"/>
                <w:szCs w:val="22"/>
                <w:lang w:val="en-ZA" w:eastAsia="en-ZA"/>
              </w:rPr>
              <w:t>Month 4</w:t>
            </w:r>
          </w:p>
        </w:tc>
        <w:tc>
          <w:tcPr>
            <w:tcW w:w="1720" w:type="dxa"/>
            <w:tcBorders>
              <w:top w:val="nil"/>
              <w:left w:val="nil"/>
              <w:bottom w:val="single" w:sz="4" w:space="0" w:color="auto"/>
              <w:right w:val="single" w:sz="4" w:space="0" w:color="auto"/>
            </w:tcBorders>
            <w:shd w:val="clear" w:color="000000" w:fill="D99795"/>
            <w:noWrap/>
            <w:vAlign w:val="bottom"/>
            <w:hideMark/>
          </w:tcPr>
          <w:p w:rsidR="003453FB" w:rsidRPr="00A17A95" w:rsidRDefault="003453FB" w:rsidP="00555907">
            <w:pPr>
              <w:jc w:val="center"/>
              <w:rPr>
                <w:rFonts w:ascii="Cambria" w:hAnsi="Cambria" w:cs="Calibri"/>
                <w:color w:val="000000"/>
                <w:lang w:val="en-ZA" w:eastAsia="en-ZA"/>
              </w:rPr>
            </w:pPr>
            <w:r w:rsidRPr="00A17A95">
              <w:rPr>
                <w:rFonts w:ascii="Cambria" w:hAnsi="Cambria" w:cs="Calibri"/>
                <w:color w:val="000000"/>
                <w:sz w:val="22"/>
                <w:szCs w:val="22"/>
                <w:lang w:val="en-ZA" w:eastAsia="en-ZA"/>
              </w:rPr>
              <w:t>8%</w:t>
            </w:r>
          </w:p>
        </w:tc>
        <w:tc>
          <w:tcPr>
            <w:tcW w:w="1140" w:type="dxa"/>
            <w:tcBorders>
              <w:top w:val="nil"/>
              <w:left w:val="nil"/>
              <w:bottom w:val="single" w:sz="4" w:space="0" w:color="auto"/>
              <w:right w:val="single" w:sz="4" w:space="0" w:color="auto"/>
            </w:tcBorders>
            <w:shd w:val="clear" w:color="000000" w:fill="D99795"/>
            <w:noWrap/>
            <w:vAlign w:val="bottom"/>
            <w:hideMark/>
          </w:tcPr>
          <w:p w:rsidR="003453FB" w:rsidRPr="00A17A95" w:rsidRDefault="003453FB" w:rsidP="00555907">
            <w:pPr>
              <w:jc w:val="center"/>
              <w:rPr>
                <w:rFonts w:ascii="Cambria" w:hAnsi="Cambria" w:cs="Calibri"/>
                <w:color w:val="000000"/>
                <w:lang w:val="en-ZA" w:eastAsia="en-ZA"/>
              </w:rPr>
            </w:pPr>
            <w:r w:rsidRPr="00A17A95">
              <w:rPr>
                <w:rFonts w:ascii="Cambria" w:hAnsi="Cambria" w:cs="Calibri"/>
                <w:color w:val="000000"/>
                <w:sz w:val="22"/>
                <w:szCs w:val="22"/>
                <w:lang w:val="en-ZA" w:eastAsia="en-ZA"/>
              </w:rPr>
              <w:t>6%</w:t>
            </w:r>
          </w:p>
        </w:tc>
      </w:tr>
      <w:tr w:rsidR="003453FB" w:rsidRPr="00A17A95" w:rsidTr="00555907">
        <w:trPr>
          <w:trHeight w:val="300"/>
        </w:trPr>
        <w:tc>
          <w:tcPr>
            <w:tcW w:w="3200" w:type="dxa"/>
            <w:tcBorders>
              <w:top w:val="nil"/>
              <w:left w:val="single" w:sz="4" w:space="0" w:color="auto"/>
              <w:bottom w:val="single" w:sz="4" w:space="0" w:color="auto"/>
              <w:right w:val="single" w:sz="4" w:space="0" w:color="auto"/>
            </w:tcBorders>
            <w:shd w:val="clear" w:color="000000" w:fill="D99795"/>
            <w:noWrap/>
            <w:vAlign w:val="bottom"/>
            <w:hideMark/>
          </w:tcPr>
          <w:p w:rsidR="003453FB" w:rsidRPr="00A17A95" w:rsidRDefault="003453FB" w:rsidP="00555907">
            <w:pPr>
              <w:rPr>
                <w:rFonts w:ascii="Cambria" w:hAnsi="Cambria" w:cs="Calibri"/>
                <w:color w:val="000000"/>
                <w:lang w:val="en-ZA" w:eastAsia="en-ZA"/>
              </w:rPr>
            </w:pPr>
            <w:r w:rsidRPr="00A17A95">
              <w:rPr>
                <w:rFonts w:ascii="Cambria" w:hAnsi="Cambria" w:cs="Calibri"/>
                <w:color w:val="000000"/>
                <w:sz w:val="22"/>
                <w:szCs w:val="22"/>
                <w:lang w:val="en-ZA" w:eastAsia="en-ZA"/>
              </w:rPr>
              <w:t>Month 5</w:t>
            </w:r>
          </w:p>
        </w:tc>
        <w:tc>
          <w:tcPr>
            <w:tcW w:w="1720" w:type="dxa"/>
            <w:tcBorders>
              <w:top w:val="nil"/>
              <w:left w:val="nil"/>
              <w:bottom w:val="single" w:sz="4" w:space="0" w:color="auto"/>
              <w:right w:val="single" w:sz="4" w:space="0" w:color="auto"/>
            </w:tcBorders>
            <w:shd w:val="clear" w:color="000000" w:fill="D99795"/>
            <w:noWrap/>
            <w:vAlign w:val="bottom"/>
            <w:hideMark/>
          </w:tcPr>
          <w:p w:rsidR="003453FB" w:rsidRPr="00A17A95" w:rsidRDefault="003453FB" w:rsidP="00555907">
            <w:pPr>
              <w:jc w:val="center"/>
              <w:rPr>
                <w:rFonts w:ascii="Cambria" w:hAnsi="Cambria" w:cs="Calibri"/>
                <w:color w:val="000000"/>
                <w:lang w:val="en-ZA" w:eastAsia="en-ZA"/>
              </w:rPr>
            </w:pPr>
            <w:r w:rsidRPr="00A17A95">
              <w:rPr>
                <w:rFonts w:ascii="Cambria" w:hAnsi="Cambria" w:cs="Calibri"/>
                <w:color w:val="000000"/>
                <w:sz w:val="22"/>
                <w:szCs w:val="22"/>
                <w:lang w:val="en-ZA" w:eastAsia="en-ZA"/>
              </w:rPr>
              <w:t>4%</w:t>
            </w:r>
          </w:p>
        </w:tc>
        <w:tc>
          <w:tcPr>
            <w:tcW w:w="1140" w:type="dxa"/>
            <w:tcBorders>
              <w:top w:val="nil"/>
              <w:left w:val="nil"/>
              <w:bottom w:val="single" w:sz="4" w:space="0" w:color="auto"/>
              <w:right w:val="single" w:sz="4" w:space="0" w:color="auto"/>
            </w:tcBorders>
            <w:shd w:val="clear" w:color="000000" w:fill="D99795"/>
            <w:noWrap/>
            <w:vAlign w:val="bottom"/>
            <w:hideMark/>
          </w:tcPr>
          <w:p w:rsidR="003453FB" w:rsidRPr="00A17A95" w:rsidRDefault="003453FB" w:rsidP="00555907">
            <w:pPr>
              <w:jc w:val="center"/>
              <w:rPr>
                <w:rFonts w:ascii="Cambria" w:hAnsi="Cambria" w:cs="Calibri"/>
                <w:color w:val="000000"/>
                <w:lang w:val="en-ZA" w:eastAsia="en-ZA"/>
              </w:rPr>
            </w:pPr>
            <w:r w:rsidRPr="00A17A95">
              <w:rPr>
                <w:rFonts w:ascii="Cambria" w:hAnsi="Cambria" w:cs="Calibri"/>
                <w:color w:val="000000"/>
                <w:sz w:val="22"/>
                <w:szCs w:val="22"/>
                <w:lang w:val="en-ZA" w:eastAsia="en-ZA"/>
              </w:rPr>
              <w:t>3%</w:t>
            </w:r>
          </w:p>
        </w:tc>
      </w:tr>
      <w:tr w:rsidR="003453FB" w:rsidRPr="00A17A95" w:rsidTr="00555907">
        <w:trPr>
          <w:trHeight w:val="300"/>
        </w:trPr>
        <w:tc>
          <w:tcPr>
            <w:tcW w:w="3200" w:type="dxa"/>
            <w:tcBorders>
              <w:top w:val="nil"/>
              <w:left w:val="single" w:sz="4" w:space="0" w:color="auto"/>
              <w:bottom w:val="single" w:sz="4" w:space="0" w:color="auto"/>
              <w:right w:val="single" w:sz="4" w:space="0" w:color="auto"/>
            </w:tcBorders>
            <w:shd w:val="clear" w:color="000000" w:fill="D99795"/>
            <w:noWrap/>
            <w:vAlign w:val="bottom"/>
            <w:hideMark/>
          </w:tcPr>
          <w:p w:rsidR="003453FB" w:rsidRPr="00A17A95" w:rsidRDefault="003453FB" w:rsidP="00555907">
            <w:pPr>
              <w:rPr>
                <w:rFonts w:ascii="Cambria" w:hAnsi="Cambria" w:cs="Calibri"/>
                <w:color w:val="000000"/>
                <w:lang w:val="en-ZA" w:eastAsia="en-ZA"/>
              </w:rPr>
            </w:pPr>
            <w:r w:rsidRPr="00A17A95">
              <w:rPr>
                <w:rFonts w:ascii="Cambria" w:hAnsi="Cambria" w:cs="Calibri"/>
                <w:color w:val="000000"/>
                <w:sz w:val="22"/>
                <w:szCs w:val="22"/>
                <w:lang w:val="en-ZA" w:eastAsia="en-ZA"/>
              </w:rPr>
              <w:t>Month 6</w:t>
            </w:r>
          </w:p>
        </w:tc>
        <w:tc>
          <w:tcPr>
            <w:tcW w:w="1720" w:type="dxa"/>
            <w:tcBorders>
              <w:top w:val="nil"/>
              <w:left w:val="nil"/>
              <w:bottom w:val="single" w:sz="4" w:space="0" w:color="auto"/>
              <w:right w:val="single" w:sz="4" w:space="0" w:color="auto"/>
            </w:tcBorders>
            <w:shd w:val="clear" w:color="000000" w:fill="D99795"/>
            <w:noWrap/>
            <w:vAlign w:val="bottom"/>
            <w:hideMark/>
          </w:tcPr>
          <w:p w:rsidR="003453FB" w:rsidRPr="00A17A95" w:rsidRDefault="003453FB" w:rsidP="00555907">
            <w:pPr>
              <w:jc w:val="center"/>
              <w:rPr>
                <w:rFonts w:ascii="Cambria" w:hAnsi="Cambria" w:cs="Calibri"/>
                <w:color w:val="000000"/>
                <w:lang w:val="en-ZA" w:eastAsia="en-ZA"/>
              </w:rPr>
            </w:pPr>
            <w:r w:rsidRPr="00A17A95">
              <w:rPr>
                <w:rFonts w:ascii="Cambria" w:hAnsi="Cambria" w:cs="Calibri"/>
                <w:color w:val="000000"/>
                <w:sz w:val="22"/>
                <w:szCs w:val="22"/>
                <w:lang w:val="en-ZA" w:eastAsia="en-ZA"/>
              </w:rPr>
              <w:t>3%</w:t>
            </w:r>
          </w:p>
        </w:tc>
        <w:tc>
          <w:tcPr>
            <w:tcW w:w="1140" w:type="dxa"/>
            <w:tcBorders>
              <w:top w:val="nil"/>
              <w:left w:val="nil"/>
              <w:bottom w:val="single" w:sz="4" w:space="0" w:color="auto"/>
              <w:right w:val="single" w:sz="4" w:space="0" w:color="auto"/>
            </w:tcBorders>
            <w:shd w:val="clear" w:color="000000" w:fill="D99795"/>
            <w:noWrap/>
            <w:vAlign w:val="bottom"/>
            <w:hideMark/>
          </w:tcPr>
          <w:p w:rsidR="003453FB" w:rsidRPr="00A17A95" w:rsidRDefault="003453FB" w:rsidP="00555907">
            <w:pPr>
              <w:jc w:val="center"/>
              <w:rPr>
                <w:rFonts w:ascii="Cambria" w:hAnsi="Cambria" w:cs="Calibri"/>
                <w:color w:val="000000"/>
                <w:lang w:val="en-ZA" w:eastAsia="en-ZA"/>
              </w:rPr>
            </w:pPr>
            <w:r w:rsidRPr="00A17A95">
              <w:rPr>
                <w:rFonts w:ascii="Cambria" w:hAnsi="Cambria" w:cs="Calibri"/>
                <w:color w:val="000000"/>
                <w:sz w:val="22"/>
                <w:szCs w:val="22"/>
                <w:lang w:val="en-ZA" w:eastAsia="en-ZA"/>
              </w:rPr>
              <w:t>2%</w:t>
            </w:r>
          </w:p>
        </w:tc>
      </w:tr>
      <w:tr w:rsidR="003453FB" w:rsidRPr="00A17A95" w:rsidTr="00555907">
        <w:trPr>
          <w:trHeight w:val="300"/>
        </w:trPr>
        <w:tc>
          <w:tcPr>
            <w:tcW w:w="3200" w:type="dxa"/>
            <w:tcBorders>
              <w:top w:val="nil"/>
              <w:left w:val="single" w:sz="4" w:space="0" w:color="auto"/>
              <w:bottom w:val="single" w:sz="4" w:space="0" w:color="auto"/>
              <w:right w:val="single" w:sz="4" w:space="0" w:color="auto"/>
            </w:tcBorders>
            <w:shd w:val="clear" w:color="000000" w:fill="D7E4BC"/>
            <w:noWrap/>
            <w:vAlign w:val="bottom"/>
            <w:hideMark/>
          </w:tcPr>
          <w:p w:rsidR="003453FB" w:rsidRPr="00A17A95" w:rsidRDefault="003453FB" w:rsidP="00555907">
            <w:pPr>
              <w:rPr>
                <w:rFonts w:ascii="Cambria" w:hAnsi="Cambria" w:cs="Calibri"/>
                <w:color w:val="000000"/>
                <w:lang w:val="en-ZA" w:eastAsia="en-ZA"/>
              </w:rPr>
            </w:pPr>
            <w:r w:rsidRPr="00A17A95">
              <w:rPr>
                <w:rFonts w:ascii="Cambria" w:hAnsi="Cambria" w:cs="Calibri"/>
                <w:color w:val="000000"/>
                <w:sz w:val="22"/>
                <w:szCs w:val="22"/>
                <w:lang w:val="en-ZA" w:eastAsia="en-ZA"/>
              </w:rPr>
              <w:t>Avg Premium</w:t>
            </w:r>
          </w:p>
        </w:tc>
        <w:tc>
          <w:tcPr>
            <w:tcW w:w="1720" w:type="dxa"/>
            <w:tcBorders>
              <w:top w:val="nil"/>
              <w:left w:val="nil"/>
              <w:bottom w:val="single" w:sz="4" w:space="0" w:color="auto"/>
              <w:right w:val="single" w:sz="4" w:space="0" w:color="auto"/>
            </w:tcBorders>
            <w:shd w:val="clear" w:color="000000" w:fill="D7E4BC"/>
            <w:noWrap/>
            <w:vAlign w:val="bottom"/>
            <w:hideMark/>
          </w:tcPr>
          <w:p w:rsidR="003453FB" w:rsidRPr="00A17A95" w:rsidRDefault="003453FB" w:rsidP="00555907">
            <w:pPr>
              <w:jc w:val="center"/>
              <w:rPr>
                <w:rFonts w:ascii="Cambria" w:hAnsi="Cambria" w:cs="Calibri"/>
                <w:color w:val="000000"/>
                <w:lang w:val="en-ZA" w:eastAsia="en-ZA"/>
              </w:rPr>
            </w:pPr>
            <w:r w:rsidRPr="00A17A95">
              <w:rPr>
                <w:rFonts w:ascii="Cambria" w:hAnsi="Cambria" w:cs="Calibri"/>
                <w:color w:val="000000"/>
                <w:sz w:val="22"/>
                <w:szCs w:val="22"/>
                <w:lang w:val="en-ZA" w:eastAsia="en-ZA"/>
              </w:rPr>
              <w:t>33</w:t>
            </w:r>
          </w:p>
        </w:tc>
        <w:tc>
          <w:tcPr>
            <w:tcW w:w="1140" w:type="dxa"/>
            <w:tcBorders>
              <w:top w:val="nil"/>
              <w:left w:val="nil"/>
              <w:bottom w:val="single" w:sz="4" w:space="0" w:color="auto"/>
              <w:right w:val="single" w:sz="4" w:space="0" w:color="auto"/>
            </w:tcBorders>
            <w:shd w:val="clear" w:color="000000" w:fill="D7E4BC"/>
            <w:noWrap/>
            <w:vAlign w:val="bottom"/>
            <w:hideMark/>
          </w:tcPr>
          <w:p w:rsidR="003453FB" w:rsidRPr="00A17A95" w:rsidRDefault="003453FB" w:rsidP="00555907">
            <w:pPr>
              <w:jc w:val="center"/>
              <w:rPr>
                <w:rFonts w:ascii="Cambria" w:hAnsi="Cambria" w:cs="Calibri"/>
                <w:color w:val="000000"/>
                <w:lang w:val="en-ZA" w:eastAsia="en-ZA"/>
              </w:rPr>
            </w:pPr>
            <w:r w:rsidRPr="00A17A95">
              <w:rPr>
                <w:rFonts w:ascii="Cambria" w:hAnsi="Cambria" w:cs="Calibri"/>
                <w:color w:val="000000"/>
                <w:sz w:val="22"/>
                <w:szCs w:val="22"/>
                <w:lang w:val="en-ZA" w:eastAsia="en-ZA"/>
              </w:rPr>
              <w:t> </w:t>
            </w:r>
          </w:p>
        </w:tc>
      </w:tr>
      <w:tr w:rsidR="003453FB" w:rsidRPr="00A17A95" w:rsidTr="00555907">
        <w:trPr>
          <w:trHeight w:val="300"/>
        </w:trPr>
        <w:tc>
          <w:tcPr>
            <w:tcW w:w="3200" w:type="dxa"/>
            <w:tcBorders>
              <w:top w:val="nil"/>
              <w:left w:val="single" w:sz="4" w:space="0" w:color="auto"/>
              <w:bottom w:val="single" w:sz="4" w:space="0" w:color="auto"/>
              <w:right w:val="single" w:sz="4" w:space="0" w:color="auto"/>
            </w:tcBorders>
            <w:shd w:val="clear" w:color="000000" w:fill="D7E4BC"/>
            <w:noWrap/>
            <w:vAlign w:val="bottom"/>
            <w:hideMark/>
          </w:tcPr>
          <w:p w:rsidR="003453FB" w:rsidRPr="00A17A95" w:rsidRDefault="003453FB" w:rsidP="00555907">
            <w:pPr>
              <w:rPr>
                <w:rFonts w:ascii="Cambria" w:hAnsi="Cambria" w:cs="Calibri"/>
                <w:color w:val="000000"/>
                <w:lang w:val="en-ZA" w:eastAsia="en-ZA"/>
              </w:rPr>
            </w:pPr>
            <w:r w:rsidRPr="00A17A95">
              <w:rPr>
                <w:rFonts w:ascii="Cambria" w:hAnsi="Cambria" w:cs="Calibri"/>
                <w:color w:val="000000"/>
                <w:sz w:val="22"/>
                <w:szCs w:val="22"/>
                <w:lang w:val="en-ZA" w:eastAsia="en-ZA"/>
              </w:rPr>
              <w:t>Avg Premium-Hospitalization</w:t>
            </w:r>
          </w:p>
        </w:tc>
        <w:tc>
          <w:tcPr>
            <w:tcW w:w="1720" w:type="dxa"/>
            <w:tcBorders>
              <w:top w:val="nil"/>
              <w:left w:val="nil"/>
              <w:bottom w:val="single" w:sz="4" w:space="0" w:color="auto"/>
              <w:right w:val="single" w:sz="4" w:space="0" w:color="auto"/>
            </w:tcBorders>
            <w:shd w:val="clear" w:color="000000" w:fill="D7E4BC"/>
            <w:noWrap/>
            <w:vAlign w:val="bottom"/>
            <w:hideMark/>
          </w:tcPr>
          <w:p w:rsidR="003453FB" w:rsidRPr="00A17A95" w:rsidRDefault="003453FB" w:rsidP="00555907">
            <w:pPr>
              <w:jc w:val="center"/>
              <w:rPr>
                <w:rFonts w:ascii="Cambria" w:hAnsi="Cambria" w:cs="Calibri"/>
                <w:color w:val="000000"/>
                <w:lang w:val="en-ZA" w:eastAsia="en-ZA"/>
              </w:rPr>
            </w:pPr>
            <w:r w:rsidRPr="00A17A95">
              <w:rPr>
                <w:rFonts w:ascii="Cambria" w:hAnsi="Cambria" w:cs="Calibri"/>
                <w:color w:val="000000"/>
                <w:sz w:val="22"/>
                <w:szCs w:val="22"/>
                <w:lang w:val="en-ZA" w:eastAsia="en-ZA"/>
              </w:rPr>
              <w:t>33</w:t>
            </w:r>
          </w:p>
        </w:tc>
        <w:tc>
          <w:tcPr>
            <w:tcW w:w="1140" w:type="dxa"/>
            <w:tcBorders>
              <w:top w:val="nil"/>
              <w:left w:val="nil"/>
              <w:bottom w:val="single" w:sz="4" w:space="0" w:color="auto"/>
              <w:right w:val="single" w:sz="4" w:space="0" w:color="auto"/>
            </w:tcBorders>
            <w:shd w:val="clear" w:color="000000" w:fill="D7E4BC"/>
            <w:noWrap/>
            <w:vAlign w:val="bottom"/>
            <w:hideMark/>
          </w:tcPr>
          <w:p w:rsidR="003453FB" w:rsidRPr="00A17A95" w:rsidRDefault="003453FB" w:rsidP="00555907">
            <w:pPr>
              <w:jc w:val="center"/>
              <w:rPr>
                <w:rFonts w:ascii="Cambria" w:hAnsi="Cambria" w:cs="Calibri"/>
                <w:color w:val="000000"/>
                <w:lang w:val="en-ZA" w:eastAsia="en-ZA"/>
              </w:rPr>
            </w:pPr>
            <w:r w:rsidRPr="00A17A95">
              <w:rPr>
                <w:rFonts w:ascii="Cambria" w:hAnsi="Cambria" w:cs="Calibri"/>
                <w:color w:val="000000"/>
                <w:sz w:val="22"/>
                <w:szCs w:val="22"/>
                <w:lang w:val="en-ZA" w:eastAsia="en-ZA"/>
              </w:rPr>
              <w:t> </w:t>
            </w:r>
          </w:p>
        </w:tc>
      </w:tr>
    </w:tbl>
    <w:p w:rsidR="003453FB" w:rsidRPr="00A17A95" w:rsidRDefault="003453FB" w:rsidP="003453FB">
      <w:pPr>
        <w:spacing w:line="360" w:lineRule="auto"/>
        <w:rPr>
          <w:rFonts w:ascii="Cambria" w:hAnsi="Cambria"/>
        </w:rPr>
      </w:pPr>
    </w:p>
    <w:tbl>
      <w:tblPr>
        <w:tblW w:w="7328" w:type="pct"/>
        <w:tblInd w:w="-1026" w:type="dxa"/>
        <w:tblLayout w:type="fixed"/>
        <w:tblLook w:val="04A0" w:firstRow="1" w:lastRow="0" w:firstColumn="1" w:lastColumn="0" w:noHBand="0" w:noVBand="1"/>
      </w:tblPr>
      <w:tblGrid>
        <w:gridCol w:w="1421"/>
        <w:gridCol w:w="570"/>
        <w:gridCol w:w="570"/>
        <w:gridCol w:w="710"/>
        <w:gridCol w:w="710"/>
        <w:gridCol w:w="707"/>
        <w:gridCol w:w="707"/>
        <w:gridCol w:w="710"/>
        <w:gridCol w:w="707"/>
        <w:gridCol w:w="842"/>
        <w:gridCol w:w="851"/>
        <w:gridCol w:w="710"/>
        <w:gridCol w:w="834"/>
        <w:gridCol w:w="867"/>
        <w:gridCol w:w="851"/>
        <w:gridCol w:w="707"/>
        <w:gridCol w:w="851"/>
        <w:gridCol w:w="710"/>
      </w:tblGrid>
      <w:tr w:rsidR="003453FB" w:rsidRPr="00A17A95" w:rsidTr="00555907">
        <w:trPr>
          <w:trHeight w:val="315"/>
        </w:trPr>
        <w:tc>
          <w:tcPr>
            <w:tcW w:w="506" w:type="pct"/>
            <w:tcBorders>
              <w:top w:val="nil"/>
              <w:left w:val="nil"/>
              <w:bottom w:val="nil"/>
              <w:right w:val="nil"/>
            </w:tcBorders>
            <w:shd w:val="clear" w:color="000000" w:fill="E5E0EC"/>
            <w:noWrap/>
            <w:hideMark/>
          </w:tcPr>
          <w:p w:rsidR="003453FB" w:rsidRPr="00A17A95" w:rsidRDefault="003453FB" w:rsidP="00555907">
            <w:pPr>
              <w:rPr>
                <w:rFonts w:ascii="Cambria" w:hAnsi="Cambria" w:cs="Arial"/>
                <w:color w:val="FF0000"/>
                <w:sz w:val="16"/>
                <w:szCs w:val="16"/>
                <w:lang w:val="en-ZA" w:eastAsia="en-ZA"/>
              </w:rPr>
            </w:pPr>
            <w:r w:rsidRPr="00A17A95">
              <w:rPr>
                <w:rFonts w:ascii="Cambria" w:hAnsi="Cambria" w:cs="Arial"/>
                <w:color w:val="FF0000"/>
                <w:sz w:val="16"/>
                <w:szCs w:val="16"/>
                <w:lang w:val="en-ZA" w:eastAsia="en-ZA"/>
              </w:rPr>
              <w:t>EDUCATIONAL SUPPORT</w:t>
            </w:r>
          </w:p>
        </w:tc>
        <w:tc>
          <w:tcPr>
            <w:tcW w:w="203"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c>
          <w:tcPr>
            <w:tcW w:w="203"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c>
          <w:tcPr>
            <w:tcW w:w="253"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c>
          <w:tcPr>
            <w:tcW w:w="253"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c>
          <w:tcPr>
            <w:tcW w:w="252"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c>
          <w:tcPr>
            <w:tcW w:w="252"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c>
          <w:tcPr>
            <w:tcW w:w="253"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c>
          <w:tcPr>
            <w:tcW w:w="252"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c>
          <w:tcPr>
            <w:tcW w:w="300"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c>
          <w:tcPr>
            <w:tcW w:w="303"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c>
          <w:tcPr>
            <w:tcW w:w="253"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c>
          <w:tcPr>
            <w:tcW w:w="297"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c>
          <w:tcPr>
            <w:tcW w:w="309"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c>
          <w:tcPr>
            <w:tcW w:w="303"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c>
          <w:tcPr>
            <w:tcW w:w="252"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c>
          <w:tcPr>
            <w:tcW w:w="303"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c>
          <w:tcPr>
            <w:tcW w:w="253" w:type="pct"/>
            <w:tcBorders>
              <w:top w:val="nil"/>
              <w:left w:val="nil"/>
              <w:bottom w:val="nil"/>
              <w:right w:val="nil"/>
            </w:tcBorders>
            <w:shd w:val="clear" w:color="auto" w:fill="auto"/>
            <w:noWrap/>
            <w:hideMark/>
          </w:tcPr>
          <w:p w:rsidR="003453FB" w:rsidRPr="00A17A95" w:rsidRDefault="003453FB" w:rsidP="00555907">
            <w:pPr>
              <w:jc w:val="right"/>
              <w:rPr>
                <w:rFonts w:ascii="Cambria" w:hAnsi="Cambria" w:cs="Calibri"/>
                <w:color w:val="000000"/>
                <w:sz w:val="16"/>
                <w:szCs w:val="16"/>
                <w:lang w:val="en-ZA" w:eastAsia="en-ZA"/>
              </w:rPr>
            </w:pPr>
          </w:p>
        </w:tc>
      </w:tr>
      <w:tr w:rsidR="003453FB" w:rsidRPr="00A17A95" w:rsidTr="00555907">
        <w:trPr>
          <w:trHeight w:val="315"/>
        </w:trPr>
        <w:tc>
          <w:tcPr>
            <w:tcW w:w="506" w:type="pct"/>
            <w:tcBorders>
              <w:top w:val="nil"/>
              <w:left w:val="nil"/>
              <w:bottom w:val="nil"/>
              <w:right w:val="nil"/>
            </w:tcBorders>
            <w:shd w:val="clear" w:color="auto" w:fill="auto"/>
            <w:noWrap/>
            <w:hideMark/>
          </w:tcPr>
          <w:p w:rsidR="003453FB" w:rsidRPr="00A17A95" w:rsidRDefault="003453FB" w:rsidP="00555907">
            <w:pPr>
              <w:rPr>
                <w:rFonts w:ascii="Cambria" w:hAnsi="Cambria" w:cs="Arial"/>
                <w:sz w:val="16"/>
                <w:szCs w:val="16"/>
                <w:lang w:val="en-ZA" w:eastAsia="en-ZA"/>
              </w:rPr>
            </w:pPr>
            <w:r w:rsidRPr="00A17A95">
              <w:rPr>
                <w:rFonts w:ascii="Cambria" w:hAnsi="Cambria" w:cs="Arial"/>
                <w:sz w:val="16"/>
                <w:szCs w:val="16"/>
                <w:lang w:val="en-ZA" w:eastAsia="en-ZA"/>
              </w:rPr>
              <w:t>MONTH</w:t>
            </w:r>
          </w:p>
        </w:tc>
        <w:tc>
          <w:tcPr>
            <w:tcW w:w="203" w:type="pct"/>
            <w:tcBorders>
              <w:top w:val="single" w:sz="4" w:space="0" w:color="auto"/>
              <w:left w:val="single" w:sz="4" w:space="0" w:color="auto"/>
              <w:bottom w:val="single" w:sz="4" w:space="0" w:color="auto"/>
              <w:right w:val="single" w:sz="4" w:space="0" w:color="auto"/>
            </w:tcBorders>
            <w:shd w:val="clear" w:color="000000" w:fill="F2DDDC"/>
            <w:noWrap/>
            <w:hideMark/>
          </w:tcPr>
          <w:p w:rsidR="003453FB" w:rsidRPr="00A17A95" w:rsidRDefault="003453FB" w:rsidP="00555907">
            <w:pPr>
              <w:jc w:val="right"/>
              <w:rPr>
                <w:rFonts w:ascii="Cambria" w:hAnsi="Cambria" w:cs="Arial"/>
                <w:b/>
                <w:bCs/>
                <w:sz w:val="16"/>
                <w:szCs w:val="16"/>
                <w:lang w:val="en-ZA" w:eastAsia="en-ZA"/>
              </w:rPr>
            </w:pPr>
            <w:r w:rsidRPr="00A17A95">
              <w:rPr>
                <w:rFonts w:ascii="Cambria" w:hAnsi="Cambria" w:cs="Arial"/>
                <w:b/>
                <w:bCs/>
                <w:sz w:val="16"/>
                <w:szCs w:val="16"/>
                <w:lang w:val="en-ZA" w:eastAsia="en-ZA"/>
              </w:rPr>
              <w:t>Sep-13</w:t>
            </w:r>
          </w:p>
        </w:tc>
        <w:tc>
          <w:tcPr>
            <w:tcW w:w="203" w:type="pct"/>
            <w:tcBorders>
              <w:top w:val="single" w:sz="4" w:space="0" w:color="auto"/>
              <w:left w:val="nil"/>
              <w:bottom w:val="single" w:sz="4" w:space="0" w:color="auto"/>
              <w:right w:val="single" w:sz="4" w:space="0" w:color="auto"/>
            </w:tcBorders>
            <w:shd w:val="clear" w:color="000000" w:fill="F2DDDC"/>
            <w:noWrap/>
            <w:hideMark/>
          </w:tcPr>
          <w:p w:rsidR="003453FB" w:rsidRPr="00A17A95" w:rsidRDefault="003453FB" w:rsidP="00555907">
            <w:pPr>
              <w:jc w:val="right"/>
              <w:rPr>
                <w:rFonts w:ascii="Cambria" w:hAnsi="Cambria" w:cs="Arial"/>
                <w:b/>
                <w:bCs/>
                <w:sz w:val="16"/>
                <w:szCs w:val="16"/>
                <w:lang w:val="en-ZA" w:eastAsia="en-ZA"/>
              </w:rPr>
            </w:pPr>
            <w:r w:rsidRPr="00A17A95">
              <w:rPr>
                <w:rFonts w:ascii="Cambria" w:hAnsi="Cambria" w:cs="Arial"/>
                <w:b/>
                <w:bCs/>
                <w:sz w:val="16"/>
                <w:szCs w:val="16"/>
                <w:lang w:val="en-ZA" w:eastAsia="en-ZA"/>
              </w:rPr>
              <w:t>Oct-13</w:t>
            </w:r>
          </w:p>
        </w:tc>
        <w:tc>
          <w:tcPr>
            <w:tcW w:w="253" w:type="pct"/>
            <w:tcBorders>
              <w:top w:val="single" w:sz="4" w:space="0" w:color="auto"/>
              <w:left w:val="nil"/>
              <w:bottom w:val="single" w:sz="4" w:space="0" w:color="auto"/>
              <w:right w:val="single" w:sz="4" w:space="0" w:color="auto"/>
            </w:tcBorders>
            <w:shd w:val="clear" w:color="000000" w:fill="F2DDDC"/>
            <w:noWrap/>
            <w:hideMark/>
          </w:tcPr>
          <w:p w:rsidR="003453FB" w:rsidRPr="00A17A95" w:rsidRDefault="003453FB" w:rsidP="00555907">
            <w:pPr>
              <w:jc w:val="right"/>
              <w:rPr>
                <w:rFonts w:ascii="Cambria" w:hAnsi="Cambria" w:cs="Arial"/>
                <w:b/>
                <w:bCs/>
                <w:sz w:val="16"/>
                <w:szCs w:val="16"/>
                <w:lang w:val="en-ZA" w:eastAsia="en-ZA"/>
              </w:rPr>
            </w:pPr>
            <w:r w:rsidRPr="00A17A95">
              <w:rPr>
                <w:rFonts w:ascii="Cambria" w:hAnsi="Cambria" w:cs="Arial"/>
                <w:b/>
                <w:bCs/>
                <w:sz w:val="16"/>
                <w:szCs w:val="16"/>
                <w:lang w:val="en-ZA" w:eastAsia="en-ZA"/>
              </w:rPr>
              <w:t>Nov-13</w:t>
            </w:r>
          </w:p>
        </w:tc>
        <w:tc>
          <w:tcPr>
            <w:tcW w:w="253" w:type="pct"/>
            <w:tcBorders>
              <w:top w:val="single" w:sz="4" w:space="0" w:color="auto"/>
              <w:left w:val="nil"/>
              <w:bottom w:val="single" w:sz="4" w:space="0" w:color="auto"/>
              <w:right w:val="single" w:sz="4" w:space="0" w:color="auto"/>
            </w:tcBorders>
            <w:shd w:val="clear" w:color="000000" w:fill="F2DDDC"/>
            <w:noWrap/>
            <w:hideMark/>
          </w:tcPr>
          <w:p w:rsidR="003453FB" w:rsidRPr="00A17A95" w:rsidRDefault="003453FB" w:rsidP="00555907">
            <w:pPr>
              <w:jc w:val="right"/>
              <w:rPr>
                <w:rFonts w:ascii="Cambria" w:hAnsi="Cambria" w:cs="Arial"/>
                <w:b/>
                <w:bCs/>
                <w:sz w:val="16"/>
                <w:szCs w:val="16"/>
                <w:lang w:val="en-ZA" w:eastAsia="en-ZA"/>
              </w:rPr>
            </w:pPr>
            <w:r w:rsidRPr="00A17A95">
              <w:rPr>
                <w:rFonts w:ascii="Cambria" w:hAnsi="Cambria" w:cs="Arial"/>
                <w:b/>
                <w:bCs/>
                <w:sz w:val="16"/>
                <w:szCs w:val="16"/>
                <w:lang w:val="en-ZA" w:eastAsia="en-ZA"/>
              </w:rPr>
              <w:t>Dec-13</w:t>
            </w:r>
          </w:p>
        </w:tc>
        <w:tc>
          <w:tcPr>
            <w:tcW w:w="252" w:type="pct"/>
            <w:tcBorders>
              <w:top w:val="single" w:sz="4" w:space="0" w:color="auto"/>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b/>
                <w:bCs/>
                <w:sz w:val="16"/>
                <w:szCs w:val="16"/>
                <w:lang w:val="en-ZA" w:eastAsia="en-ZA"/>
              </w:rPr>
            </w:pPr>
            <w:r w:rsidRPr="00A17A95">
              <w:rPr>
                <w:rFonts w:ascii="Cambria" w:hAnsi="Cambria" w:cs="Arial"/>
                <w:b/>
                <w:bCs/>
                <w:sz w:val="16"/>
                <w:szCs w:val="16"/>
                <w:lang w:val="en-ZA" w:eastAsia="en-ZA"/>
              </w:rPr>
              <w:t>Jan-14</w:t>
            </w:r>
          </w:p>
        </w:tc>
        <w:tc>
          <w:tcPr>
            <w:tcW w:w="252" w:type="pct"/>
            <w:tcBorders>
              <w:top w:val="single" w:sz="4" w:space="0" w:color="auto"/>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b/>
                <w:bCs/>
                <w:sz w:val="16"/>
                <w:szCs w:val="16"/>
                <w:lang w:val="en-ZA" w:eastAsia="en-ZA"/>
              </w:rPr>
            </w:pPr>
            <w:r w:rsidRPr="00A17A95">
              <w:rPr>
                <w:rFonts w:ascii="Cambria" w:hAnsi="Cambria" w:cs="Arial"/>
                <w:b/>
                <w:bCs/>
                <w:sz w:val="16"/>
                <w:szCs w:val="16"/>
                <w:lang w:val="en-ZA" w:eastAsia="en-ZA"/>
              </w:rPr>
              <w:t>Feb-14</w:t>
            </w:r>
          </w:p>
        </w:tc>
        <w:tc>
          <w:tcPr>
            <w:tcW w:w="253" w:type="pct"/>
            <w:tcBorders>
              <w:top w:val="single" w:sz="4" w:space="0" w:color="auto"/>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b/>
                <w:bCs/>
                <w:sz w:val="16"/>
                <w:szCs w:val="16"/>
                <w:lang w:val="en-ZA" w:eastAsia="en-ZA"/>
              </w:rPr>
            </w:pPr>
            <w:r w:rsidRPr="00A17A95">
              <w:rPr>
                <w:rFonts w:ascii="Cambria" w:hAnsi="Cambria" w:cs="Arial"/>
                <w:b/>
                <w:bCs/>
                <w:sz w:val="16"/>
                <w:szCs w:val="16"/>
                <w:lang w:val="en-ZA" w:eastAsia="en-ZA"/>
              </w:rPr>
              <w:t>Mar-14</w:t>
            </w:r>
          </w:p>
        </w:tc>
        <w:tc>
          <w:tcPr>
            <w:tcW w:w="252" w:type="pct"/>
            <w:tcBorders>
              <w:top w:val="single" w:sz="4" w:space="0" w:color="auto"/>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b/>
                <w:bCs/>
                <w:sz w:val="16"/>
                <w:szCs w:val="16"/>
                <w:lang w:val="en-ZA" w:eastAsia="en-ZA"/>
              </w:rPr>
            </w:pPr>
            <w:r w:rsidRPr="00A17A95">
              <w:rPr>
                <w:rFonts w:ascii="Cambria" w:hAnsi="Cambria" w:cs="Arial"/>
                <w:b/>
                <w:bCs/>
                <w:sz w:val="16"/>
                <w:szCs w:val="16"/>
                <w:lang w:val="en-ZA" w:eastAsia="en-ZA"/>
              </w:rPr>
              <w:t>Apr-14</w:t>
            </w:r>
          </w:p>
        </w:tc>
        <w:tc>
          <w:tcPr>
            <w:tcW w:w="300" w:type="pct"/>
            <w:tcBorders>
              <w:top w:val="single" w:sz="4" w:space="0" w:color="auto"/>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b/>
                <w:bCs/>
                <w:sz w:val="16"/>
                <w:szCs w:val="16"/>
                <w:lang w:val="en-ZA" w:eastAsia="en-ZA"/>
              </w:rPr>
            </w:pPr>
            <w:r w:rsidRPr="00A17A95">
              <w:rPr>
                <w:rFonts w:ascii="Cambria" w:hAnsi="Cambria" w:cs="Arial"/>
                <w:b/>
                <w:bCs/>
                <w:sz w:val="16"/>
                <w:szCs w:val="16"/>
                <w:lang w:val="en-ZA" w:eastAsia="en-ZA"/>
              </w:rPr>
              <w:t>May-14</w:t>
            </w:r>
          </w:p>
        </w:tc>
        <w:tc>
          <w:tcPr>
            <w:tcW w:w="303" w:type="pct"/>
            <w:tcBorders>
              <w:top w:val="single" w:sz="4" w:space="0" w:color="auto"/>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b/>
                <w:bCs/>
                <w:sz w:val="16"/>
                <w:szCs w:val="16"/>
                <w:lang w:val="en-ZA" w:eastAsia="en-ZA"/>
              </w:rPr>
            </w:pPr>
            <w:r w:rsidRPr="00A17A95">
              <w:rPr>
                <w:rFonts w:ascii="Cambria" w:hAnsi="Cambria" w:cs="Arial"/>
                <w:b/>
                <w:bCs/>
                <w:sz w:val="16"/>
                <w:szCs w:val="16"/>
                <w:lang w:val="en-ZA" w:eastAsia="en-ZA"/>
              </w:rPr>
              <w:t>Jun-14</w:t>
            </w:r>
          </w:p>
        </w:tc>
        <w:tc>
          <w:tcPr>
            <w:tcW w:w="253" w:type="pct"/>
            <w:tcBorders>
              <w:top w:val="single" w:sz="4" w:space="0" w:color="auto"/>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b/>
                <w:bCs/>
                <w:sz w:val="16"/>
                <w:szCs w:val="16"/>
                <w:lang w:val="en-ZA" w:eastAsia="en-ZA"/>
              </w:rPr>
            </w:pPr>
            <w:r w:rsidRPr="00A17A95">
              <w:rPr>
                <w:rFonts w:ascii="Cambria" w:hAnsi="Cambria" w:cs="Arial"/>
                <w:b/>
                <w:bCs/>
                <w:sz w:val="16"/>
                <w:szCs w:val="16"/>
                <w:lang w:val="en-ZA" w:eastAsia="en-ZA"/>
              </w:rPr>
              <w:t>Jul-14</w:t>
            </w:r>
          </w:p>
        </w:tc>
        <w:tc>
          <w:tcPr>
            <w:tcW w:w="297" w:type="pct"/>
            <w:tcBorders>
              <w:top w:val="single" w:sz="4" w:space="0" w:color="auto"/>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b/>
                <w:bCs/>
                <w:sz w:val="16"/>
                <w:szCs w:val="16"/>
                <w:lang w:val="en-ZA" w:eastAsia="en-ZA"/>
              </w:rPr>
            </w:pPr>
            <w:r w:rsidRPr="00A17A95">
              <w:rPr>
                <w:rFonts w:ascii="Cambria" w:hAnsi="Cambria" w:cs="Arial"/>
                <w:b/>
                <w:bCs/>
                <w:sz w:val="16"/>
                <w:szCs w:val="16"/>
                <w:lang w:val="en-ZA" w:eastAsia="en-ZA"/>
              </w:rPr>
              <w:t>Aug-14</w:t>
            </w:r>
          </w:p>
        </w:tc>
        <w:tc>
          <w:tcPr>
            <w:tcW w:w="309" w:type="pct"/>
            <w:tcBorders>
              <w:top w:val="single" w:sz="4" w:space="0" w:color="auto"/>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b/>
                <w:bCs/>
                <w:sz w:val="16"/>
                <w:szCs w:val="16"/>
                <w:lang w:val="en-ZA" w:eastAsia="en-ZA"/>
              </w:rPr>
            </w:pPr>
            <w:r w:rsidRPr="00A17A95">
              <w:rPr>
                <w:rFonts w:ascii="Cambria" w:hAnsi="Cambria" w:cs="Arial"/>
                <w:b/>
                <w:bCs/>
                <w:sz w:val="16"/>
                <w:szCs w:val="16"/>
                <w:lang w:val="en-ZA" w:eastAsia="en-ZA"/>
              </w:rPr>
              <w:t>Sep-14</w:t>
            </w:r>
          </w:p>
        </w:tc>
        <w:tc>
          <w:tcPr>
            <w:tcW w:w="303" w:type="pct"/>
            <w:tcBorders>
              <w:top w:val="single" w:sz="4" w:space="0" w:color="auto"/>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b/>
                <w:bCs/>
                <w:sz w:val="16"/>
                <w:szCs w:val="16"/>
                <w:lang w:val="en-ZA" w:eastAsia="en-ZA"/>
              </w:rPr>
            </w:pPr>
            <w:r w:rsidRPr="00A17A95">
              <w:rPr>
                <w:rFonts w:ascii="Cambria" w:hAnsi="Cambria" w:cs="Arial"/>
                <w:b/>
                <w:bCs/>
                <w:sz w:val="16"/>
                <w:szCs w:val="16"/>
                <w:lang w:val="en-ZA" w:eastAsia="en-ZA"/>
              </w:rPr>
              <w:t>Oct-14</w:t>
            </w:r>
          </w:p>
        </w:tc>
        <w:tc>
          <w:tcPr>
            <w:tcW w:w="252" w:type="pct"/>
            <w:tcBorders>
              <w:top w:val="single" w:sz="4" w:space="0" w:color="auto"/>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b/>
                <w:bCs/>
                <w:sz w:val="16"/>
                <w:szCs w:val="16"/>
                <w:lang w:val="en-ZA" w:eastAsia="en-ZA"/>
              </w:rPr>
            </w:pPr>
            <w:r w:rsidRPr="00A17A95">
              <w:rPr>
                <w:rFonts w:ascii="Cambria" w:hAnsi="Cambria" w:cs="Arial"/>
                <w:b/>
                <w:bCs/>
                <w:sz w:val="16"/>
                <w:szCs w:val="16"/>
                <w:lang w:val="en-ZA" w:eastAsia="en-ZA"/>
              </w:rPr>
              <w:t>Nov-14</w:t>
            </w:r>
          </w:p>
        </w:tc>
        <w:tc>
          <w:tcPr>
            <w:tcW w:w="303" w:type="pct"/>
            <w:tcBorders>
              <w:top w:val="single" w:sz="4" w:space="0" w:color="auto"/>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b/>
                <w:bCs/>
                <w:sz w:val="16"/>
                <w:szCs w:val="16"/>
                <w:lang w:val="en-ZA" w:eastAsia="en-ZA"/>
              </w:rPr>
            </w:pPr>
            <w:r w:rsidRPr="00A17A95">
              <w:rPr>
                <w:rFonts w:ascii="Cambria" w:hAnsi="Cambria" w:cs="Arial"/>
                <w:b/>
                <w:bCs/>
                <w:sz w:val="16"/>
                <w:szCs w:val="16"/>
                <w:lang w:val="en-ZA" w:eastAsia="en-ZA"/>
              </w:rPr>
              <w:t>Dec-14</w:t>
            </w:r>
          </w:p>
        </w:tc>
        <w:tc>
          <w:tcPr>
            <w:tcW w:w="253" w:type="pct"/>
            <w:tcBorders>
              <w:top w:val="single" w:sz="4" w:space="0" w:color="auto"/>
              <w:left w:val="nil"/>
              <w:bottom w:val="single" w:sz="4" w:space="0" w:color="auto"/>
              <w:right w:val="single" w:sz="4" w:space="0" w:color="auto"/>
            </w:tcBorders>
            <w:shd w:val="clear" w:color="auto" w:fill="auto"/>
            <w:noWrap/>
            <w:hideMark/>
          </w:tcPr>
          <w:p w:rsidR="003453FB" w:rsidRPr="00A17A95" w:rsidRDefault="003453FB" w:rsidP="00555907">
            <w:pPr>
              <w:jc w:val="right"/>
              <w:rPr>
                <w:rFonts w:ascii="Cambria" w:hAnsi="Cambria" w:cs="Arial"/>
                <w:b/>
                <w:bCs/>
                <w:color w:val="000000"/>
                <w:sz w:val="16"/>
                <w:szCs w:val="16"/>
                <w:lang w:val="en-ZA" w:eastAsia="en-ZA"/>
              </w:rPr>
            </w:pPr>
            <w:r w:rsidRPr="00A17A95">
              <w:rPr>
                <w:rFonts w:ascii="Cambria" w:hAnsi="Cambria" w:cs="Arial"/>
                <w:b/>
                <w:bCs/>
                <w:color w:val="000000"/>
                <w:sz w:val="16"/>
                <w:szCs w:val="16"/>
                <w:lang w:val="en-ZA" w:eastAsia="en-ZA"/>
              </w:rPr>
              <w:t>Total</w:t>
            </w:r>
          </w:p>
        </w:tc>
      </w:tr>
      <w:tr w:rsidR="003453FB" w:rsidRPr="00A17A95" w:rsidTr="00555907">
        <w:trPr>
          <w:trHeight w:val="315"/>
        </w:trPr>
        <w:tc>
          <w:tcPr>
            <w:tcW w:w="506" w:type="pct"/>
            <w:tcBorders>
              <w:top w:val="nil"/>
              <w:left w:val="nil"/>
              <w:bottom w:val="nil"/>
              <w:right w:val="nil"/>
            </w:tcBorders>
            <w:shd w:val="clear" w:color="auto" w:fill="auto"/>
            <w:noWrap/>
            <w:vAlign w:val="bottom"/>
            <w:hideMark/>
          </w:tcPr>
          <w:p w:rsidR="003453FB" w:rsidRPr="00A17A95" w:rsidRDefault="003453FB" w:rsidP="00555907">
            <w:pPr>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Accepted</w:t>
            </w:r>
          </w:p>
        </w:tc>
        <w:tc>
          <w:tcPr>
            <w:tcW w:w="203" w:type="pct"/>
            <w:tcBorders>
              <w:top w:val="nil"/>
              <w:left w:val="single" w:sz="4" w:space="0" w:color="auto"/>
              <w:bottom w:val="single" w:sz="4" w:space="0" w:color="auto"/>
              <w:right w:val="single" w:sz="4" w:space="0" w:color="auto"/>
            </w:tcBorders>
            <w:shd w:val="clear" w:color="000000" w:fill="F2DDDC"/>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1,063 </w:t>
            </w:r>
          </w:p>
        </w:tc>
        <w:tc>
          <w:tcPr>
            <w:tcW w:w="203" w:type="pct"/>
            <w:tcBorders>
              <w:top w:val="nil"/>
              <w:left w:val="nil"/>
              <w:bottom w:val="single" w:sz="4" w:space="0" w:color="auto"/>
              <w:right w:val="single" w:sz="4" w:space="0" w:color="auto"/>
            </w:tcBorders>
            <w:shd w:val="clear" w:color="000000" w:fill="F2DDDC"/>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1,169 </w:t>
            </w:r>
          </w:p>
        </w:tc>
        <w:tc>
          <w:tcPr>
            <w:tcW w:w="253" w:type="pct"/>
            <w:tcBorders>
              <w:top w:val="nil"/>
              <w:left w:val="nil"/>
              <w:bottom w:val="single" w:sz="4" w:space="0" w:color="auto"/>
              <w:right w:val="single" w:sz="4" w:space="0" w:color="auto"/>
            </w:tcBorders>
            <w:shd w:val="clear" w:color="000000" w:fill="F2DDDC"/>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832 </w:t>
            </w:r>
          </w:p>
        </w:tc>
        <w:tc>
          <w:tcPr>
            <w:tcW w:w="253" w:type="pct"/>
            <w:tcBorders>
              <w:top w:val="nil"/>
              <w:left w:val="nil"/>
              <w:bottom w:val="single" w:sz="4" w:space="0" w:color="auto"/>
              <w:right w:val="single" w:sz="4" w:space="0" w:color="auto"/>
            </w:tcBorders>
            <w:shd w:val="clear" w:color="000000" w:fill="F2DDDC"/>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728 </w:t>
            </w:r>
          </w:p>
        </w:tc>
        <w:tc>
          <w:tcPr>
            <w:tcW w:w="252"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961 </w:t>
            </w:r>
          </w:p>
        </w:tc>
        <w:tc>
          <w:tcPr>
            <w:tcW w:w="252"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1,236 </w:t>
            </w:r>
          </w:p>
        </w:tc>
        <w:tc>
          <w:tcPr>
            <w:tcW w:w="253"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1,920 </w:t>
            </w:r>
          </w:p>
        </w:tc>
        <w:tc>
          <w:tcPr>
            <w:tcW w:w="252"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1,920 </w:t>
            </w:r>
          </w:p>
        </w:tc>
        <w:tc>
          <w:tcPr>
            <w:tcW w:w="300"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2,337 </w:t>
            </w:r>
          </w:p>
        </w:tc>
        <w:tc>
          <w:tcPr>
            <w:tcW w:w="303"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1,878 </w:t>
            </w:r>
          </w:p>
        </w:tc>
        <w:tc>
          <w:tcPr>
            <w:tcW w:w="253"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1,999 </w:t>
            </w:r>
          </w:p>
        </w:tc>
        <w:tc>
          <w:tcPr>
            <w:tcW w:w="297"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1,675 </w:t>
            </w:r>
          </w:p>
        </w:tc>
        <w:tc>
          <w:tcPr>
            <w:tcW w:w="309"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1,882 </w:t>
            </w:r>
          </w:p>
        </w:tc>
        <w:tc>
          <w:tcPr>
            <w:tcW w:w="303"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2,074 </w:t>
            </w:r>
          </w:p>
        </w:tc>
        <w:tc>
          <w:tcPr>
            <w:tcW w:w="252"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1,555 </w:t>
            </w:r>
          </w:p>
        </w:tc>
        <w:tc>
          <w:tcPr>
            <w:tcW w:w="303"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1,363 </w:t>
            </w:r>
          </w:p>
        </w:tc>
        <w:tc>
          <w:tcPr>
            <w:tcW w:w="253" w:type="pct"/>
            <w:tcBorders>
              <w:top w:val="nil"/>
              <w:left w:val="nil"/>
              <w:bottom w:val="single" w:sz="4" w:space="0" w:color="auto"/>
              <w:right w:val="single" w:sz="4" w:space="0" w:color="auto"/>
            </w:tcBorders>
            <w:shd w:val="clear" w:color="000000" w:fill="B8CCE4"/>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24,589 </w:t>
            </w:r>
          </w:p>
        </w:tc>
      </w:tr>
      <w:tr w:rsidR="003453FB" w:rsidRPr="00A17A95" w:rsidTr="00555907">
        <w:trPr>
          <w:trHeight w:val="315"/>
        </w:trPr>
        <w:tc>
          <w:tcPr>
            <w:tcW w:w="506" w:type="pct"/>
            <w:tcBorders>
              <w:top w:val="nil"/>
              <w:left w:val="nil"/>
              <w:bottom w:val="nil"/>
              <w:right w:val="nil"/>
            </w:tcBorders>
            <w:shd w:val="clear" w:color="auto" w:fill="auto"/>
            <w:noWrap/>
            <w:vAlign w:val="bottom"/>
            <w:hideMark/>
          </w:tcPr>
          <w:p w:rsidR="003453FB" w:rsidRPr="00A17A95" w:rsidRDefault="003453FB" w:rsidP="00555907">
            <w:pPr>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Monthly Inception</w:t>
            </w:r>
          </w:p>
        </w:tc>
        <w:tc>
          <w:tcPr>
            <w:tcW w:w="203" w:type="pct"/>
            <w:tcBorders>
              <w:top w:val="nil"/>
              <w:left w:val="single" w:sz="4" w:space="0" w:color="auto"/>
              <w:bottom w:val="single" w:sz="4" w:space="0" w:color="auto"/>
              <w:right w:val="single" w:sz="4" w:space="0" w:color="auto"/>
            </w:tcBorders>
            <w:shd w:val="clear" w:color="000000" w:fill="F2DDDC"/>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w:t>
            </w:r>
          </w:p>
        </w:tc>
        <w:tc>
          <w:tcPr>
            <w:tcW w:w="203" w:type="pct"/>
            <w:tcBorders>
              <w:top w:val="nil"/>
              <w:left w:val="nil"/>
              <w:bottom w:val="single" w:sz="4" w:space="0" w:color="auto"/>
              <w:right w:val="single" w:sz="4" w:space="0" w:color="auto"/>
            </w:tcBorders>
            <w:shd w:val="clear" w:color="000000" w:fill="F2DDDC"/>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w:t>
            </w:r>
          </w:p>
        </w:tc>
        <w:tc>
          <w:tcPr>
            <w:tcW w:w="253" w:type="pct"/>
            <w:tcBorders>
              <w:top w:val="nil"/>
              <w:left w:val="nil"/>
              <w:bottom w:val="single" w:sz="4" w:space="0" w:color="auto"/>
              <w:right w:val="single" w:sz="4" w:space="0" w:color="auto"/>
            </w:tcBorders>
            <w:shd w:val="clear" w:color="000000" w:fill="F2DDDC"/>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398 </w:t>
            </w:r>
          </w:p>
        </w:tc>
        <w:tc>
          <w:tcPr>
            <w:tcW w:w="253" w:type="pct"/>
            <w:tcBorders>
              <w:top w:val="nil"/>
              <w:left w:val="nil"/>
              <w:bottom w:val="single" w:sz="4" w:space="0" w:color="auto"/>
              <w:right w:val="single" w:sz="4" w:space="0" w:color="auto"/>
            </w:tcBorders>
            <w:shd w:val="clear" w:color="000000" w:fill="F2DDDC"/>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598 </w:t>
            </w:r>
          </w:p>
        </w:tc>
        <w:tc>
          <w:tcPr>
            <w:tcW w:w="252"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607 </w:t>
            </w:r>
          </w:p>
        </w:tc>
        <w:tc>
          <w:tcPr>
            <w:tcW w:w="252"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593 </w:t>
            </w:r>
          </w:p>
        </w:tc>
        <w:tc>
          <w:tcPr>
            <w:tcW w:w="253"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665 </w:t>
            </w:r>
          </w:p>
        </w:tc>
        <w:tc>
          <w:tcPr>
            <w:tcW w:w="252"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798 </w:t>
            </w:r>
          </w:p>
        </w:tc>
        <w:tc>
          <w:tcPr>
            <w:tcW w:w="300"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1,108.16 </w:t>
            </w:r>
          </w:p>
        </w:tc>
        <w:tc>
          <w:tcPr>
            <w:tcW w:w="303"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1,244.94 </w:t>
            </w:r>
          </w:p>
        </w:tc>
        <w:tc>
          <w:tcPr>
            <w:tcW w:w="253"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1,499.54 </w:t>
            </w:r>
          </w:p>
        </w:tc>
        <w:tc>
          <w:tcPr>
            <w:tcW w:w="297"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1,444.68 </w:t>
            </w:r>
          </w:p>
        </w:tc>
        <w:tc>
          <w:tcPr>
            <w:tcW w:w="309"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1,494.89 </w:t>
            </w:r>
          </w:p>
        </w:tc>
        <w:tc>
          <w:tcPr>
            <w:tcW w:w="303"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1,380.37 </w:t>
            </w:r>
          </w:p>
        </w:tc>
        <w:tc>
          <w:tcPr>
            <w:tcW w:w="252"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1,407.78 </w:t>
            </w:r>
          </w:p>
        </w:tc>
        <w:tc>
          <w:tcPr>
            <w:tcW w:w="303"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1,477.18 </w:t>
            </w:r>
          </w:p>
        </w:tc>
        <w:tc>
          <w:tcPr>
            <w:tcW w:w="253" w:type="pct"/>
            <w:tcBorders>
              <w:top w:val="nil"/>
              <w:left w:val="nil"/>
              <w:bottom w:val="single" w:sz="4" w:space="0" w:color="auto"/>
              <w:right w:val="single" w:sz="4" w:space="0" w:color="auto"/>
            </w:tcBorders>
            <w:shd w:val="clear" w:color="000000" w:fill="B8CCE4"/>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14,717 </w:t>
            </w:r>
          </w:p>
        </w:tc>
      </w:tr>
      <w:tr w:rsidR="003453FB" w:rsidRPr="00A17A95" w:rsidTr="00555907">
        <w:trPr>
          <w:trHeight w:val="315"/>
        </w:trPr>
        <w:tc>
          <w:tcPr>
            <w:tcW w:w="506" w:type="pct"/>
            <w:tcBorders>
              <w:top w:val="nil"/>
              <w:left w:val="nil"/>
              <w:bottom w:val="nil"/>
              <w:right w:val="nil"/>
            </w:tcBorders>
            <w:shd w:val="clear" w:color="auto" w:fill="auto"/>
            <w:noWrap/>
            <w:vAlign w:val="bottom"/>
            <w:hideMark/>
          </w:tcPr>
          <w:p w:rsidR="003453FB" w:rsidRPr="00A17A95" w:rsidRDefault="003453FB" w:rsidP="00555907">
            <w:pPr>
              <w:rPr>
                <w:rFonts w:ascii="Cambria" w:hAnsi="Cambria" w:cs="Calibri"/>
                <w:color w:val="000000"/>
                <w:sz w:val="16"/>
                <w:szCs w:val="16"/>
                <w:lang w:val="en-ZA" w:eastAsia="en-ZA"/>
              </w:rPr>
            </w:pPr>
            <w:r w:rsidRPr="00A17A95">
              <w:rPr>
                <w:rFonts w:ascii="Cambria" w:hAnsi="Cambria" w:cs="Calibri"/>
                <w:color w:val="000000"/>
                <w:sz w:val="16"/>
                <w:szCs w:val="16"/>
                <w:lang w:val="en-ZA" w:eastAsia="en-ZA"/>
              </w:rPr>
              <w:t>Average Premium Income</w:t>
            </w:r>
          </w:p>
        </w:tc>
        <w:tc>
          <w:tcPr>
            <w:tcW w:w="203" w:type="pct"/>
            <w:tcBorders>
              <w:top w:val="nil"/>
              <w:left w:val="single" w:sz="4" w:space="0" w:color="auto"/>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   </w:t>
            </w:r>
          </w:p>
        </w:tc>
        <w:tc>
          <w:tcPr>
            <w:tcW w:w="203"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   </w:t>
            </w:r>
          </w:p>
        </w:tc>
        <w:tc>
          <w:tcPr>
            <w:tcW w:w="253"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13,150 </w:t>
            </w:r>
          </w:p>
        </w:tc>
        <w:tc>
          <w:tcPr>
            <w:tcW w:w="253"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19,725 </w:t>
            </w:r>
          </w:p>
        </w:tc>
        <w:tc>
          <w:tcPr>
            <w:tcW w:w="252"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20,022 </w:t>
            </w:r>
          </w:p>
        </w:tc>
        <w:tc>
          <w:tcPr>
            <w:tcW w:w="252"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19,564 </w:t>
            </w:r>
          </w:p>
        </w:tc>
        <w:tc>
          <w:tcPr>
            <w:tcW w:w="253"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21,947 </w:t>
            </w:r>
          </w:p>
        </w:tc>
        <w:tc>
          <w:tcPr>
            <w:tcW w:w="252"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26,340 </w:t>
            </w:r>
          </w:p>
        </w:tc>
        <w:tc>
          <w:tcPr>
            <w:tcW w:w="300"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36,569 </w:t>
            </w:r>
          </w:p>
        </w:tc>
        <w:tc>
          <w:tcPr>
            <w:tcW w:w="303"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41,083 </w:t>
            </w:r>
          </w:p>
        </w:tc>
        <w:tc>
          <w:tcPr>
            <w:tcW w:w="253"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49,485 </w:t>
            </w:r>
          </w:p>
        </w:tc>
        <w:tc>
          <w:tcPr>
            <w:tcW w:w="297"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47,674 </w:t>
            </w:r>
          </w:p>
        </w:tc>
        <w:tc>
          <w:tcPr>
            <w:tcW w:w="309"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49,331 </w:t>
            </w:r>
          </w:p>
        </w:tc>
        <w:tc>
          <w:tcPr>
            <w:tcW w:w="303"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45,552 </w:t>
            </w:r>
          </w:p>
        </w:tc>
        <w:tc>
          <w:tcPr>
            <w:tcW w:w="252"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46,457 </w:t>
            </w:r>
          </w:p>
        </w:tc>
        <w:tc>
          <w:tcPr>
            <w:tcW w:w="303" w:type="pct"/>
            <w:tcBorders>
              <w:top w:val="nil"/>
              <w:left w:val="nil"/>
              <w:bottom w:val="single" w:sz="4" w:space="0" w:color="auto"/>
              <w:right w:val="single" w:sz="4" w:space="0" w:color="auto"/>
            </w:tcBorders>
            <w:shd w:val="clear" w:color="auto" w:fill="auto"/>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48,747 </w:t>
            </w:r>
          </w:p>
        </w:tc>
        <w:tc>
          <w:tcPr>
            <w:tcW w:w="253" w:type="pct"/>
            <w:tcBorders>
              <w:top w:val="nil"/>
              <w:left w:val="nil"/>
              <w:bottom w:val="single" w:sz="4" w:space="0" w:color="auto"/>
              <w:right w:val="single" w:sz="4" w:space="0" w:color="auto"/>
            </w:tcBorders>
            <w:shd w:val="clear" w:color="000000" w:fill="B8CCE4"/>
            <w:noWrap/>
            <w:vAlign w:val="bottom"/>
            <w:hideMark/>
          </w:tcPr>
          <w:p w:rsidR="003453FB" w:rsidRPr="00A17A95" w:rsidRDefault="003453FB" w:rsidP="00555907">
            <w:pPr>
              <w:jc w:val="right"/>
              <w:rPr>
                <w:rFonts w:ascii="Cambria" w:hAnsi="Cambria" w:cs="Calibri"/>
                <w:color w:val="000000"/>
                <w:sz w:val="14"/>
                <w:szCs w:val="14"/>
                <w:lang w:val="en-ZA" w:eastAsia="en-ZA"/>
              </w:rPr>
            </w:pPr>
            <w:r w:rsidRPr="00A17A95">
              <w:rPr>
                <w:rFonts w:ascii="Cambria" w:hAnsi="Cambria" w:cs="Calibri"/>
                <w:color w:val="000000"/>
                <w:sz w:val="14"/>
                <w:szCs w:val="14"/>
                <w:lang w:val="en-ZA" w:eastAsia="en-ZA"/>
              </w:rPr>
              <w:t xml:space="preserve">                 485,647 </w:t>
            </w:r>
          </w:p>
        </w:tc>
      </w:tr>
    </w:tbl>
    <w:p w:rsidR="00147E11" w:rsidRPr="00A17A95" w:rsidRDefault="00147E11" w:rsidP="00147E11">
      <w:pPr>
        <w:pStyle w:val="Heading1"/>
        <w:rPr>
          <w:rFonts w:ascii="Cambria" w:hAnsi="Cambria"/>
        </w:rPr>
      </w:pPr>
      <w:bookmarkStart w:id="314" w:name="_Toc371586477"/>
      <w:r w:rsidRPr="00A17A95">
        <w:rPr>
          <w:rFonts w:ascii="Cambria" w:hAnsi="Cambria"/>
        </w:rPr>
        <w:lastRenderedPageBreak/>
        <w:t>Policy Servicing</w:t>
      </w:r>
      <w:bookmarkEnd w:id="314"/>
    </w:p>
    <w:p w:rsidR="00147E11" w:rsidRPr="00A17A95" w:rsidRDefault="00147E11" w:rsidP="00092462">
      <w:pPr>
        <w:autoSpaceDE w:val="0"/>
        <w:autoSpaceDN w:val="0"/>
        <w:adjustRightInd w:val="0"/>
        <w:spacing w:line="360" w:lineRule="auto"/>
        <w:rPr>
          <w:rFonts w:ascii="Cambria" w:eastAsiaTheme="minorHAnsi" w:hAnsi="Cambria" w:cs="ArialMT"/>
        </w:rPr>
      </w:pPr>
    </w:p>
    <w:p w:rsidR="00147E11" w:rsidRPr="00A17A95" w:rsidRDefault="00147E11" w:rsidP="00FD3A51">
      <w:pPr>
        <w:autoSpaceDE w:val="0"/>
        <w:autoSpaceDN w:val="0"/>
        <w:adjustRightInd w:val="0"/>
        <w:spacing w:line="276" w:lineRule="auto"/>
        <w:rPr>
          <w:rFonts w:ascii="Cambria" w:eastAsiaTheme="minorHAnsi" w:hAnsi="Cambria" w:cs="ArialMT"/>
        </w:rPr>
      </w:pPr>
      <w:r w:rsidRPr="00A17A95">
        <w:rPr>
          <w:rFonts w:ascii="Cambria" w:eastAsiaTheme="minorHAnsi" w:hAnsi="Cambria" w:cs="ArialMT"/>
        </w:rPr>
        <w:t xml:space="preserve">Customers may require making changes with regards to their policies. </w:t>
      </w:r>
    </w:p>
    <w:p w:rsidR="00147E11" w:rsidRPr="00A17A95" w:rsidRDefault="00147E11" w:rsidP="00FD3A51">
      <w:pPr>
        <w:autoSpaceDE w:val="0"/>
        <w:autoSpaceDN w:val="0"/>
        <w:adjustRightInd w:val="0"/>
        <w:spacing w:line="276" w:lineRule="auto"/>
        <w:rPr>
          <w:rFonts w:ascii="Cambria" w:eastAsiaTheme="minorHAnsi" w:hAnsi="Cambria" w:cs="ArialMT"/>
        </w:rPr>
      </w:pPr>
      <w:r w:rsidRPr="00A17A95">
        <w:rPr>
          <w:rFonts w:ascii="Cambria" w:eastAsiaTheme="minorHAnsi" w:hAnsi="Cambria" w:cs="ArialMT"/>
        </w:rPr>
        <w:t>This manual covers basic customer contact details related changes – e.g. Name, Address, Phone number, Email addresses etc.</w:t>
      </w:r>
    </w:p>
    <w:p w:rsidR="00147E11" w:rsidRPr="00A17A95" w:rsidRDefault="00147E11" w:rsidP="00FD3A51">
      <w:pPr>
        <w:autoSpaceDE w:val="0"/>
        <w:autoSpaceDN w:val="0"/>
        <w:adjustRightInd w:val="0"/>
        <w:spacing w:line="276" w:lineRule="auto"/>
        <w:rPr>
          <w:rFonts w:ascii="Cambria" w:eastAsiaTheme="minorHAnsi" w:hAnsi="Cambria" w:cs="ArialMT"/>
        </w:rPr>
      </w:pPr>
      <w:r w:rsidRPr="00A17A95">
        <w:rPr>
          <w:rFonts w:ascii="Cambria" w:eastAsiaTheme="minorHAnsi" w:hAnsi="Cambria" w:cs="ArialMT"/>
        </w:rPr>
        <w:t>While the manual currently does not cover endorsements due to the nature of the current product suite, these can be added to the manual over time.</w:t>
      </w:r>
    </w:p>
    <w:p w:rsidR="00147E11" w:rsidRPr="00A17A95" w:rsidRDefault="00147E11" w:rsidP="00147E11">
      <w:pPr>
        <w:pStyle w:val="Heading2"/>
        <w:rPr>
          <w:rFonts w:ascii="Cambria" w:eastAsiaTheme="minorHAnsi" w:hAnsi="Cambria"/>
        </w:rPr>
      </w:pPr>
      <w:bookmarkStart w:id="315" w:name="_Toc371586478"/>
      <w:r w:rsidRPr="00A17A95">
        <w:rPr>
          <w:rFonts w:ascii="Cambria" w:eastAsiaTheme="minorHAnsi" w:hAnsi="Cambria"/>
        </w:rPr>
        <w:t>Change Request</w:t>
      </w:r>
      <w:bookmarkEnd w:id="315"/>
    </w:p>
    <w:p w:rsidR="00523CD4" w:rsidRPr="00A17A95" w:rsidRDefault="00523CD4" w:rsidP="00FD3A51">
      <w:pPr>
        <w:spacing w:line="276" w:lineRule="auto"/>
        <w:rPr>
          <w:rFonts w:ascii="Cambria" w:eastAsiaTheme="minorHAnsi" w:hAnsi="Cambria"/>
        </w:rPr>
      </w:pPr>
      <w:r w:rsidRPr="00A17A95">
        <w:rPr>
          <w:rFonts w:ascii="Cambria" w:eastAsiaTheme="minorHAnsi" w:hAnsi="Cambria" w:cs="ArialMT"/>
        </w:rPr>
        <w:t>Details related changes – e.g. Name, Address, Phone number, Email addresses etc.</w:t>
      </w:r>
    </w:p>
    <w:p w:rsidR="00147E11" w:rsidRPr="00A17A95" w:rsidRDefault="00147E11" w:rsidP="00147E11">
      <w:pPr>
        <w:pStyle w:val="Heading3"/>
        <w:rPr>
          <w:rFonts w:ascii="Cambria" w:eastAsiaTheme="minorHAnsi" w:hAnsi="Cambria"/>
        </w:rPr>
      </w:pPr>
      <w:bookmarkStart w:id="316" w:name="_Toc371586479"/>
      <w:r w:rsidRPr="00A17A95">
        <w:rPr>
          <w:rFonts w:ascii="Cambria" w:eastAsiaTheme="minorHAnsi" w:hAnsi="Cambria"/>
        </w:rPr>
        <w:t>Input</w:t>
      </w:r>
      <w:bookmarkEnd w:id="316"/>
    </w:p>
    <w:p w:rsidR="00147E11" w:rsidRPr="00A17A95" w:rsidRDefault="00147E11" w:rsidP="00E259CB">
      <w:pPr>
        <w:pStyle w:val="ListParagraph"/>
        <w:numPr>
          <w:ilvl w:val="0"/>
          <w:numId w:val="18"/>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Request form</w:t>
      </w:r>
    </w:p>
    <w:p w:rsidR="00147E11" w:rsidRPr="00A17A95" w:rsidRDefault="00147E11" w:rsidP="00E259CB">
      <w:pPr>
        <w:pStyle w:val="ListParagraph"/>
        <w:numPr>
          <w:ilvl w:val="0"/>
          <w:numId w:val="18"/>
        </w:numPr>
        <w:autoSpaceDE w:val="0"/>
        <w:autoSpaceDN w:val="0"/>
        <w:adjustRightInd w:val="0"/>
        <w:spacing w:after="0"/>
        <w:rPr>
          <w:rFonts w:ascii="Cambria" w:eastAsiaTheme="minorHAnsi" w:hAnsi="Cambria"/>
          <w:sz w:val="24"/>
          <w:szCs w:val="24"/>
        </w:rPr>
      </w:pPr>
      <w:r w:rsidRPr="00A17A95">
        <w:rPr>
          <w:rFonts w:ascii="Cambria" w:eastAsiaTheme="minorHAnsi" w:hAnsi="Cambria" w:cs="HelveticaLTMM_1_1000"/>
          <w:sz w:val="24"/>
          <w:szCs w:val="24"/>
        </w:rPr>
        <w:t>Po</w:t>
      </w:r>
      <w:r w:rsidRPr="00A17A95">
        <w:rPr>
          <w:rFonts w:ascii="Cambria" w:eastAsiaTheme="minorHAnsi" w:hAnsi="Cambria" w:cs="HelveticaLTMM_1_800"/>
          <w:sz w:val="24"/>
          <w:szCs w:val="24"/>
        </w:rPr>
        <w:t>li</w:t>
      </w:r>
      <w:r w:rsidRPr="00A17A95">
        <w:rPr>
          <w:rFonts w:ascii="Cambria" w:eastAsiaTheme="minorHAnsi" w:hAnsi="Cambria" w:cs="HelveticaLTMM_1_1000"/>
          <w:sz w:val="24"/>
          <w:szCs w:val="24"/>
        </w:rPr>
        <w:t>cy document</w:t>
      </w:r>
    </w:p>
    <w:p w:rsidR="00147E11" w:rsidRPr="00A17A95" w:rsidRDefault="00147E11" w:rsidP="00147E11">
      <w:pPr>
        <w:pStyle w:val="Heading3"/>
        <w:rPr>
          <w:rFonts w:ascii="Cambria" w:eastAsiaTheme="minorHAnsi" w:hAnsi="Cambria"/>
        </w:rPr>
      </w:pPr>
      <w:bookmarkStart w:id="317" w:name="_Toc371586480"/>
      <w:r w:rsidRPr="00A17A95">
        <w:rPr>
          <w:rFonts w:ascii="Cambria" w:eastAsiaTheme="minorHAnsi" w:hAnsi="Cambria"/>
        </w:rPr>
        <w:t>Processing</w:t>
      </w:r>
      <w:bookmarkEnd w:id="317"/>
    </w:p>
    <w:p w:rsidR="00147E11" w:rsidRPr="00A17A95" w:rsidRDefault="00147E11" w:rsidP="00092462">
      <w:pPr>
        <w:autoSpaceDE w:val="0"/>
        <w:autoSpaceDN w:val="0"/>
        <w:adjustRightInd w:val="0"/>
        <w:spacing w:line="360" w:lineRule="auto"/>
        <w:rPr>
          <w:rFonts w:ascii="Cambria" w:eastAsiaTheme="minorHAnsi" w:hAnsi="Cambria" w:cs="HelveticaLTMM_1_1000"/>
        </w:rPr>
      </w:pPr>
      <w:r w:rsidRPr="00A17A95">
        <w:rPr>
          <w:rFonts w:ascii="Cambria" w:eastAsiaTheme="minorHAnsi" w:hAnsi="Cambria" w:cs="HelveticaLTMM_1_1000"/>
        </w:rPr>
        <w:t>CS Ops [Branch]</w:t>
      </w:r>
    </w:p>
    <w:p w:rsidR="00147E11" w:rsidRPr="00A17A95" w:rsidRDefault="00147E11" w:rsidP="00E259CB">
      <w:pPr>
        <w:pStyle w:val="ListParagraph"/>
        <w:numPr>
          <w:ilvl w:val="0"/>
          <w:numId w:val="19"/>
        </w:numPr>
        <w:autoSpaceDE w:val="0"/>
        <w:autoSpaceDN w:val="0"/>
        <w:adjustRightInd w:val="0"/>
        <w:spacing w:after="0"/>
        <w:rPr>
          <w:rFonts w:ascii="Cambria" w:eastAsiaTheme="minorHAnsi" w:hAnsi="Cambria"/>
          <w:sz w:val="24"/>
          <w:szCs w:val="24"/>
        </w:rPr>
      </w:pPr>
      <w:r w:rsidRPr="00A17A95">
        <w:rPr>
          <w:rFonts w:ascii="Cambria" w:eastAsiaTheme="minorHAnsi" w:hAnsi="Cambria" w:cs="HelveticaLTMM_1_1000"/>
          <w:sz w:val="24"/>
          <w:szCs w:val="24"/>
        </w:rPr>
        <w:t>Rece</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ve a</w:t>
      </w:r>
      <w:r w:rsidRPr="00A17A95">
        <w:rPr>
          <w:rFonts w:ascii="Cambria" w:eastAsiaTheme="minorHAnsi" w:hAnsi="Cambria" w:cs="HelveticaLTMM_1_800"/>
          <w:sz w:val="24"/>
          <w:szCs w:val="24"/>
        </w:rPr>
        <w:t xml:space="preserve">ll </w:t>
      </w:r>
      <w:r w:rsidRPr="00A17A95">
        <w:rPr>
          <w:rFonts w:ascii="Cambria" w:eastAsiaTheme="minorHAnsi" w:hAnsi="Cambria" w:cs="HelveticaLTMM_1_1000"/>
          <w:sz w:val="24"/>
          <w:szCs w:val="24"/>
        </w:rPr>
        <w:t>requ</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red documents from the customer</w:t>
      </w:r>
    </w:p>
    <w:p w:rsidR="00147E11" w:rsidRPr="00A17A95" w:rsidRDefault="00147E11" w:rsidP="00E259CB">
      <w:pPr>
        <w:pStyle w:val="ListParagraph"/>
        <w:numPr>
          <w:ilvl w:val="0"/>
          <w:numId w:val="19"/>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 xml:space="preserve">Check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f po</w:t>
      </w:r>
      <w:r w:rsidRPr="00A17A95">
        <w:rPr>
          <w:rFonts w:ascii="Cambria" w:eastAsiaTheme="minorHAnsi" w:hAnsi="Cambria" w:cs="HelveticaLTMM_1_800"/>
          <w:sz w:val="24"/>
          <w:szCs w:val="24"/>
        </w:rPr>
        <w:t>li</w:t>
      </w:r>
      <w:r w:rsidRPr="00A17A95">
        <w:rPr>
          <w:rFonts w:ascii="Cambria" w:eastAsiaTheme="minorHAnsi" w:hAnsi="Cambria" w:cs="HelveticaLTMM_1_1000"/>
          <w:sz w:val="24"/>
          <w:szCs w:val="24"/>
        </w:rPr>
        <w:t xml:space="preserve">cy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 xml:space="preserve">s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w:t>
      </w:r>
      <w:r w:rsidRPr="00A17A95">
        <w:rPr>
          <w:rFonts w:ascii="Cambria" w:eastAsiaTheme="minorHAnsi" w:hAnsi="Cambria" w:cs="HelveticaLTMM_1_933"/>
          <w:sz w:val="24"/>
          <w:szCs w:val="24"/>
        </w:rPr>
        <w:t>-</w:t>
      </w:r>
      <w:r w:rsidRPr="00A17A95">
        <w:rPr>
          <w:rFonts w:ascii="Cambria" w:eastAsiaTheme="minorHAnsi" w:hAnsi="Cambria" w:cs="HelveticaLTMM_1_1000"/>
          <w:sz w:val="24"/>
          <w:szCs w:val="24"/>
        </w:rPr>
        <w:t xml:space="preserve">force and check </w:t>
      </w:r>
      <w:r w:rsidRPr="00A17A95">
        <w:rPr>
          <w:rFonts w:ascii="Cambria" w:eastAsiaTheme="minorHAnsi" w:hAnsi="Cambria" w:cs="HelveticaLTMM_1_933"/>
          <w:sz w:val="24"/>
          <w:szCs w:val="24"/>
        </w:rPr>
        <w:t>I</w:t>
      </w:r>
      <w:r w:rsidRPr="00A17A95">
        <w:rPr>
          <w:rFonts w:ascii="Cambria" w:eastAsiaTheme="minorHAnsi" w:hAnsi="Cambria" w:cs="HelveticaLTMM_1_1000"/>
          <w:sz w:val="24"/>
          <w:szCs w:val="24"/>
        </w:rPr>
        <w:t>D proofs to authent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cate customer</w:t>
      </w:r>
    </w:p>
    <w:p w:rsidR="00147E11" w:rsidRPr="00A17A95" w:rsidRDefault="00147E11" w:rsidP="00E259CB">
      <w:pPr>
        <w:pStyle w:val="ListParagraph"/>
        <w:numPr>
          <w:ilvl w:val="1"/>
          <w:numId w:val="19"/>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HelveticaLTMM_1_1000"/>
          <w:sz w:val="24"/>
          <w:szCs w:val="24"/>
        </w:rPr>
        <w:t>Po</w:t>
      </w:r>
      <w:r w:rsidRPr="00A17A95">
        <w:rPr>
          <w:rFonts w:ascii="Cambria" w:eastAsiaTheme="minorHAnsi" w:hAnsi="Cambria" w:cs="HelveticaLTMM_1_800"/>
          <w:sz w:val="24"/>
          <w:szCs w:val="24"/>
        </w:rPr>
        <w:t>li</w:t>
      </w:r>
      <w:r w:rsidRPr="00A17A95">
        <w:rPr>
          <w:rFonts w:ascii="Cambria" w:eastAsiaTheme="minorHAnsi" w:hAnsi="Cambria" w:cs="HelveticaLTMM_1_1000"/>
          <w:sz w:val="24"/>
          <w:szCs w:val="24"/>
        </w:rPr>
        <w:t xml:space="preserve">cy not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 force or Po</w:t>
      </w:r>
      <w:r w:rsidRPr="00A17A95">
        <w:rPr>
          <w:rFonts w:ascii="Cambria" w:eastAsiaTheme="minorHAnsi" w:hAnsi="Cambria" w:cs="HelveticaLTMM_1_800"/>
          <w:sz w:val="24"/>
          <w:szCs w:val="24"/>
        </w:rPr>
        <w:t>li</w:t>
      </w:r>
      <w:r w:rsidRPr="00A17A95">
        <w:rPr>
          <w:rFonts w:ascii="Cambria" w:eastAsiaTheme="minorHAnsi" w:hAnsi="Cambria" w:cs="HelveticaLTMM_1_1000"/>
          <w:sz w:val="24"/>
          <w:szCs w:val="24"/>
        </w:rPr>
        <w:t>cyho</w:t>
      </w:r>
      <w:r w:rsidRPr="00A17A95">
        <w:rPr>
          <w:rFonts w:ascii="Cambria" w:eastAsiaTheme="minorHAnsi" w:hAnsi="Cambria" w:cs="HelveticaLTMM_1_800"/>
          <w:sz w:val="24"/>
          <w:szCs w:val="24"/>
        </w:rPr>
        <w:t>l</w:t>
      </w:r>
      <w:r w:rsidRPr="00A17A95">
        <w:rPr>
          <w:rFonts w:ascii="Cambria" w:eastAsiaTheme="minorHAnsi" w:hAnsi="Cambria" w:cs="HelveticaLTMM_1_1000"/>
          <w:sz w:val="24"/>
          <w:szCs w:val="24"/>
        </w:rPr>
        <w:t xml:space="preserve">der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s not requestor, re</w:t>
      </w:r>
      <w:r w:rsidRPr="00A17A95">
        <w:rPr>
          <w:rFonts w:ascii="Cambria" w:eastAsiaTheme="minorHAnsi" w:hAnsi="Cambria" w:cs="HelveticaLTMM_1_800"/>
          <w:sz w:val="24"/>
          <w:szCs w:val="24"/>
        </w:rPr>
        <w:t>j</w:t>
      </w:r>
      <w:r w:rsidRPr="00A17A95">
        <w:rPr>
          <w:rFonts w:ascii="Cambria" w:eastAsiaTheme="minorHAnsi" w:hAnsi="Cambria" w:cs="HelveticaLTMM_1_1000"/>
          <w:sz w:val="24"/>
          <w:szCs w:val="24"/>
        </w:rPr>
        <w:t>ect request and exp</w:t>
      </w:r>
      <w:r w:rsidRPr="00A17A95">
        <w:rPr>
          <w:rFonts w:ascii="Cambria" w:eastAsiaTheme="minorHAnsi" w:hAnsi="Cambria" w:cs="HelveticaLTMM_1_800"/>
          <w:sz w:val="24"/>
          <w:szCs w:val="24"/>
        </w:rPr>
        <w:t>l</w:t>
      </w:r>
      <w:r w:rsidRPr="00A17A95">
        <w:rPr>
          <w:rFonts w:ascii="Cambria" w:eastAsiaTheme="minorHAnsi" w:hAnsi="Cambria" w:cs="HelveticaLTMM_1_1000"/>
          <w:sz w:val="24"/>
          <w:szCs w:val="24"/>
        </w:rPr>
        <w:t>a</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 to Customer reason for re</w:t>
      </w:r>
      <w:r w:rsidRPr="00A17A95">
        <w:rPr>
          <w:rFonts w:ascii="Cambria" w:eastAsiaTheme="minorHAnsi" w:hAnsi="Cambria" w:cs="HelveticaLTMM_1_800"/>
          <w:sz w:val="24"/>
          <w:szCs w:val="24"/>
        </w:rPr>
        <w:t>j</w:t>
      </w:r>
      <w:r w:rsidRPr="00A17A95">
        <w:rPr>
          <w:rFonts w:ascii="Cambria" w:eastAsiaTheme="minorHAnsi" w:hAnsi="Cambria" w:cs="HelveticaLTMM_1_1000"/>
          <w:sz w:val="24"/>
          <w:szCs w:val="24"/>
        </w:rPr>
        <w:t>ect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on</w:t>
      </w:r>
    </w:p>
    <w:p w:rsidR="00147E11" w:rsidRPr="00A17A95" w:rsidRDefault="00147E11" w:rsidP="00E259CB">
      <w:pPr>
        <w:pStyle w:val="ListParagraph"/>
        <w:numPr>
          <w:ilvl w:val="0"/>
          <w:numId w:val="19"/>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HelveticaLTMM_1_1000"/>
          <w:sz w:val="24"/>
          <w:szCs w:val="24"/>
        </w:rPr>
        <w:t xml:space="preserve">Make necessary changes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 the PAS</w:t>
      </w:r>
    </w:p>
    <w:p w:rsidR="00147E11" w:rsidRPr="00D135EA" w:rsidRDefault="00147E11" w:rsidP="00E259CB">
      <w:pPr>
        <w:pStyle w:val="ListParagraph"/>
        <w:numPr>
          <w:ilvl w:val="0"/>
          <w:numId w:val="19"/>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HelveticaLTMM_1_1000"/>
          <w:sz w:val="24"/>
          <w:szCs w:val="24"/>
        </w:rPr>
        <w:t xml:space="preserve">Scan the request form and update status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 PAS</w:t>
      </w:r>
    </w:p>
    <w:p w:rsidR="00147E11" w:rsidRPr="00A17A95" w:rsidRDefault="00D135EA" w:rsidP="00E259CB">
      <w:pPr>
        <w:pStyle w:val="ListParagraph"/>
        <w:numPr>
          <w:ilvl w:val="0"/>
          <w:numId w:val="19"/>
        </w:numPr>
        <w:autoSpaceDE w:val="0"/>
        <w:autoSpaceDN w:val="0"/>
        <w:adjustRightInd w:val="0"/>
        <w:spacing w:after="0"/>
        <w:rPr>
          <w:rFonts w:ascii="Cambria" w:eastAsiaTheme="minorHAnsi" w:hAnsi="Cambria" w:cs="ArialMT"/>
          <w:sz w:val="24"/>
          <w:szCs w:val="24"/>
        </w:rPr>
      </w:pPr>
      <w:r>
        <w:rPr>
          <w:rFonts w:ascii="Cambria" w:eastAsiaTheme="minorHAnsi" w:hAnsi="Cambria" w:cs="HelveticaLTMM_1_1000"/>
          <w:sz w:val="24"/>
          <w:szCs w:val="24"/>
        </w:rPr>
        <w:t>Print endorsement/</w:t>
      </w:r>
      <w:r w:rsidR="00147E11" w:rsidRPr="00A17A95">
        <w:rPr>
          <w:rFonts w:ascii="Cambria" w:eastAsiaTheme="minorHAnsi" w:hAnsi="Cambria" w:cs="HelveticaLTMM_1_1000"/>
          <w:sz w:val="24"/>
          <w:szCs w:val="24"/>
        </w:rPr>
        <w:t>Send Ema</w:t>
      </w:r>
      <w:r w:rsidR="00147E11" w:rsidRPr="00A17A95">
        <w:rPr>
          <w:rFonts w:ascii="Cambria" w:eastAsiaTheme="minorHAnsi" w:hAnsi="Cambria" w:cs="HelveticaLTMM_1_800"/>
          <w:sz w:val="24"/>
          <w:szCs w:val="24"/>
        </w:rPr>
        <w:t xml:space="preserve">il </w:t>
      </w:r>
      <w:r w:rsidR="00147E11" w:rsidRPr="00A17A95">
        <w:rPr>
          <w:rFonts w:ascii="Cambria" w:eastAsiaTheme="minorHAnsi" w:hAnsi="Cambria" w:cs="HelveticaLTMM_1_1000"/>
          <w:sz w:val="24"/>
          <w:szCs w:val="24"/>
        </w:rPr>
        <w:t>/ SMS to customer on update</w:t>
      </w:r>
    </w:p>
    <w:p w:rsidR="00147E11" w:rsidRPr="00A17A95" w:rsidRDefault="00147E11" w:rsidP="00147E11">
      <w:pPr>
        <w:pStyle w:val="Heading3"/>
        <w:rPr>
          <w:rFonts w:ascii="Cambria" w:hAnsi="Cambria"/>
        </w:rPr>
      </w:pPr>
      <w:bookmarkStart w:id="318" w:name="_Toc371586481"/>
      <w:r w:rsidRPr="00A17A95">
        <w:rPr>
          <w:rFonts w:ascii="Cambria" w:hAnsi="Cambria"/>
        </w:rPr>
        <w:t>Output</w:t>
      </w:r>
      <w:bookmarkEnd w:id="318"/>
    </w:p>
    <w:p w:rsidR="00147E11" w:rsidRPr="00A17A95" w:rsidRDefault="00147E11" w:rsidP="00E259CB">
      <w:pPr>
        <w:pStyle w:val="ListParagraph"/>
        <w:numPr>
          <w:ilvl w:val="0"/>
          <w:numId w:val="20"/>
        </w:numPr>
        <w:spacing w:after="0"/>
        <w:rPr>
          <w:rFonts w:ascii="Cambria" w:hAnsi="Cambria"/>
        </w:rPr>
      </w:pPr>
      <w:r w:rsidRPr="00A17A95">
        <w:rPr>
          <w:rFonts w:ascii="Cambria" w:hAnsi="Cambria"/>
        </w:rPr>
        <w:t>Email</w:t>
      </w:r>
      <w:r w:rsidR="00C50FDC">
        <w:rPr>
          <w:rFonts w:ascii="Cambria" w:hAnsi="Cambria"/>
        </w:rPr>
        <w:t>-Message and endorsement schedule attached</w:t>
      </w:r>
    </w:p>
    <w:p w:rsidR="00147E11" w:rsidRDefault="00147E11" w:rsidP="00E259CB">
      <w:pPr>
        <w:pStyle w:val="ListParagraph"/>
        <w:numPr>
          <w:ilvl w:val="0"/>
          <w:numId w:val="20"/>
        </w:numPr>
        <w:spacing w:after="0"/>
        <w:rPr>
          <w:rFonts w:ascii="Cambria" w:hAnsi="Cambria"/>
        </w:rPr>
      </w:pPr>
      <w:r w:rsidRPr="00A17A95">
        <w:rPr>
          <w:rFonts w:ascii="Cambria" w:hAnsi="Cambria"/>
        </w:rPr>
        <w:t>SMS</w:t>
      </w:r>
      <w:r w:rsidR="00C50FDC">
        <w:rPr>
          <w:rFonts w:ascii="Cambria" w:hAnsi="Cambria"/>
        </w:rPr>
        <w:t xml:space="preserve"> - Message-(without email use the postal address to send endorsement schedule</w:t>
      </w:r>
    </w:p>
    <w:p w:rsidR="00D135EA" w:rsidRPr="00A17A95" w:rsidRDefault="00D135EA" w:rsidP="00E259CB">
      <w:pPr>
        <w:pStyle w:val="ListParagraph"/>
        <w:numPr>
          <w:ilvl w:val="0"/>
          <w:numId w:val="20"/>
        </w:numPr>
        <w:spacing w:after="0"/>
        <w:rPr>
          <w:rFonts w:ascii="Cambria" w:hAnsi="Cambria"/>
        </w:rPr>
      </w:pPr>
      <w:r>
        <w:rPr>
          <w:rFonts w:ascii="Cambria" w:hAnsi="Cambria"/>
        </w:rPr>
        <w:t>Endorsement</w:t>
      </w:r>
      <w:r w:rsidR="00C50FDC">
        <w:rPr>
          <w:rFonts w:ascii="Cambria" w:hAnsi="Cambria"/>
        </w:rPr>
        <w:t xml:space="preserve"> Schedule (Can be sent through postal address for those </w:t>
      </w:r>
      <w:r w:rsidR="00D10D9D">
        <w:rPr>
          <w:rFonts w:ascii="Cambria" w:hAnsi="Cambria"/>
        </w:rPr>
        <w:t>without emails)</w:t>
      </w:r>
    </w:p>
    <w:p w:rsidR="00523CD4" w:rsidRPr="00A17A95" w:rsidRDefault="00523CD4" w:rsidP="00523CD4">
      <w:pPr>
        <w:pStyle w:val="Heading2"/>
        <w:rPr>
          <w:rFonts w:ascii="Cambria" w:hAnsi="Cambria"/>
        </w:rPr>
      </w:pPr>
      <w:bookmarkStart w:id="319" w:name="_Toc371586482"/>
      <w:r w:rsidRPr="00A17A95">
        <w:rPr>
          <w:rFonts w:ascii="Cambria" w:hAnsi="Cambria"/>
        </w:rPr>
        <w:t>Endorsements</w:t>
      </w:r>
      <w:bookmarkEnd w:id="319"/>
    </w:p>
    <w:p w:rsidR="001B3A4D" w:rsidRPr="00A17A95" w:rsidRDefault="001B3A4D" w:rsidP="001B3A4D">
      <w:pPr>
        <w:pStyle w:val="Heading3"/>
        <w:rPr>
          <w:rFonts w:ascii="Cambria" w:hAnsi="Cambria"/>
        </w:rPr>
      </w:pPr>
      <w:bookmarkStart w:id="320" w:name="_Toc371586483"/>
      <w:r w:rsidRPr="00A17A95">
        <w:rPr>
          <w:rFonts w:ascii="Cambria" w:hAnsi="Cambria"/>
        </w:rPr>
        <w:t>Policy Amendment</w:t>
      </w:r>
      <w:bookmarkEnd w:id="320"/>
    </w:p>
    <w:p w:rsidR="00875DF0" w:rsidRPr="00A17A95" w:rsidRDefault="00875DF0" w:rsidP="00192AB6">
      <w:pPr>
        <w:spacing w:line="360" w:lineRule="auto"/>
        <w:rPr>
          <w:rFonts w:ascii="Cambria" w:hAnsi="Cambria"/>
        </w:rPr>
      </w:pPr>
      <w:r w:rsidRPr="00A17A95">
        <w:rPr>
          <w:rFonts w:ascii="Cambria" w:hAnsi="Cambria"/>
        </w:rPr>
        <w:t>The company does not allow backdating of transacti</w:t>
      </w:r>
      <w:r w:rsidR="00A23789">
        <w:rPr>
          <w:rFonts w:ascii="Cambria" w:hAnsi="Cambria"/>
        </w:rPr>
        <w:t>on</w:t>
      </w:r>
      <w:r w:rsidRPr="00A17A95">
        <w:rPr>
          <w:rFonts w:ascii="Cambria" w:hAnsi="Cambria"/>
        </w:rPr>
        <w:t xml:space="preserve"> but the system should allow setting up of the maximum period allowed for back dated transactions and the maximum number of such transactions allowed in a period</w:t>
      </w:r>
      <w:r w:rsidR="00192AB6" w:rsidRPr="00A17A95">
        <w:rPr>
          <w:rFonts w:ascii="Cambria" w:hAnsi="Cambria"/>
        </w:rPr>
        <w:t>.</w:t>
      </w:r>
    </w:p>
    <w:p w:rsidR="00192AB6" w:rsidRPr="00A17A95" w:rsidRDefault="00192AB6" w:rsidP="00192AB6">
      <w:pPr>
        <w:spacing w:line="360" w:lineRule="auto"/>
        <w:rPr>
          <w:rFonts w:ascii="Cambria" w:hAnsi="Cambria"/>
        </w:rPr>
      </w:pPr>
      <w:r w:rsidRPr="00A17A95">
        <w:rPr>
          <w:rFonts w:ascii="Cambria" w:hAnsi="Cambria"/>
        </w:rPr>
        <w:t>Amendments should be done within a pre-defined period. Each amendment type has its own predefined period</w:t>
      </w:r>
      <w:r w:rsidR="000636C3" w:rsidRPr="00A17A95">
        <w:rPr>
          <w:rFonts w:ascii="Cambria" w:hAnsi="Cambria"/>
        </w:rPr>
        <w:t>.</w:t>
      </w:r>
    </w:p>
    <w:p w:rsidR="007C7EE1" w:rsidRPr="00A17A95" w:rsidRDefault="009B795D" w:rsidP="00F47CFD">
      <w:pPr>
        <w:pStyle w:val="Heading4"/>
        <w:ind w:left="1276" w:hanging="992"/>
      </w:pPr>
      <w:bookmarkStart w:id="321" w:name="_Toc371586484"/>
      <w:r>
        <w:lastRenderedPageBreak/>
        <w:t>C</w:t>
      </w:r>
      <w:r w:rsidR="007C7EE1" w:rsidRPr="00A17A95">
        <w:t>hange of date of birth</w:t>
      </w:r>
      <w:bookmarkEnd w:id="321"/>
    </w:p>
    <w:p w:rsidR="007C7EE1" w:rsidRPr="00A17A95" w:rsidRDefault="007C7EE1" w:rsidP="007C7EE1">
      <w:pPr>
        <w:rPr>
          <w:rFonts w:ascii="Cambria" w:hAnsi="Cambria"/>
        </w:rPr>
      </w:pPr>
      <w:r w:rsidRPr="00A17A95">
        <w:rPr>
          <w:rFonts w:ascii="Cambria" w:hAnsi="Cambria"/>
        </w:rPr>
        <w:t>Change of date of birth calls for recalculation of the Age next birthday or the age at entry. Th</w:t>
      </w:r>
      <w:r w:rsidR="00D54816" w:rsidRPr="00A17A95">
        <w:rPr>
          <w:rFonts w:ascii="Cambria" w:hAnsi="Cambria"/>
        </w:rPr>
        <w:t>e premium is recomputed and if additional premium is required client is asked to pay. The refund premium is</w:t>
      </w:r>
      <w:r w:rsidR="009B795D">
        <w:rPr>
          <w:rFonts w:ascii="Cambria" w:hAnsi="Cambria"/>
        </w:rPr>
        <w:t xml:space="preserve"> credited into the premium card or request the client for mode of payments</w:t>
      </w:r>
    </w:p>
    <w:p w:rsidR="001B3A4D" w:rsidRPr="00A17A95" w:rsidRDefault="001B3A4D" w:rsidP="00F47CFD">
      <w:pPr>
        <w:pStyle w:val="Heading4"/>
        <w:ind w:left="1276" w:hanging="992"/>
      </w:pPr>
      <w:bookmarkStart w:id="322" w:name="_Toc371586485"/>
      <w:r w:rsidRPr="00A17A95">
        <w:t>Change of Trustee</w:t>
      </w:r>
      <w:bookmarkEnd w:id="322"/>
    </w:p>
    <w:p w:rsidR="001B3A4D" w:rsidRPr="00A17A95" w:rsidRDefault="001B3A4D" w:rsidP="00A31181">
      <w:pPr>
        <w:pStyle w:val="Default"/>
        <w:spacing w:line="276" w:lineRule="auto"/>
        <w:rPr>
          <w:rFonts w:ascii="Cambria" w:hAnsi="Cambria"/>
        </w:rPr>
      </w:pPr>
      <w:r w:rsidRPr="00A17A95">
        <w:rPr>
          <w:rFonts w:ascii="Cambria" w:hAnsi="Cambria"/>
        </w:rPr>
        <w:t xml:space="preserve">If you wish to appoint a trustee, you must do so in writing. The benefits will be paid to the trustee you elected upon your demise. </w:t>
      </w:r>
    </w:p>
    <w:p w:rsidR="001B3A4D" w:rsidRPr="00A17A95" w:rsidRDefault="001B3A4D" w:rsidP="00A31181">
      <w:pPr>
        <w:pStyle w:val="Default"/>
        <w:spacing w:line="276" w:lineRule="auto"/>
        <w:rPr>
          <w:rFonts w:ascii="Cambria" w:hAnsi="Cambria"/>
        </w:rPr>
      </w:pPr>
      <w:r w:rsidRPr="00A17A95">
        <w:rPr>
          <w:rFonts w:ascii="Cambria" w:hAnsi="Cambria"/>
        </w:rPr>
        <w:t xml:space="preserve">In the event where the trustee dies first or his/her appointment is cancelled, a replacement should be made. Any provision made in the “Last Will and Testament” with regards to the appointment or cancellation of a trustee will not be considered in the payments of the benefits of the policy. </w:t>
      </w:r>
    </w:p>
    <w:p w:rsidR="001B3A4D" w:rsidRPr="00A17A95" w:rsidRDefault="001B3A4D" w:rsidP="001B3A4D">
      <w:pPr>
        <w:rPr>
          <w:rFonts w:ascii="Cambria" w:hAnsi="Cambria"/>
          <w:sz w:val="23"/>
          <w:szCs w:val="23"/>
        </w:rPr>
      </w:pPr>
      <w:r w:rsidRPr="00A17A95">
        <w:rPr>
          <w:rFonts w:ascii="Cambria" w:hAnsi="Cambria"/>
          <w:sz w:val="23"/>
          <w:szCs w:val="23"/>
        </w:rPr>
        <w:t xml:space="preserve">In the absence of a valid trustee, the benefits of the policy will be payable to </w:t>
      </w:r>
      <w:r w:rsidR="00C46227">
        <w:rPr>
          <w:rFonts w:ascii="Cambria" w:hAnsi="Cambria"/>
          <w:sz w:val="23"/>
          <w:szCs w:val="23"/>
        </w:rPr>
        <w:t xml:space="preserve">the </w:t>
      </w:r>
      <w:r w:rsidRPr="00A17A95">
        <w:rPr>
          <w:rFonts w:ascii="Cambria" w:hAnsi="Cambria"/>
          <w:sz w:val="23"/>
          <w:szCs w:val="23"/>
        </w:rPr>
        <w:t>estate.</w:t>
      </w:r>
    </w:p>
    <w:p w:rsidR="00BF5461" w:rsidRPr="00A17A95" w:rsidRDefault="00BF5461" w:rsidP="001B3A4D">
      <w:pPr>
        <w:rPr>
          <w:rFonts w:ascii="Cambria" w:hAnsi="Cambria"/>
          <w:sz w:val="23"/>
          <w:szCs w:val="23"/>
        </w:rPr>
      </w:pPr>
    </w:p>
    <w:p w:rsidR="00B77E05" w:rsidRPr="00A17A95" w:rsidRDefault="00B77E05" w:rsidP="00BF5461">
      <w:pPr>
        <w:pStyle w:val="Heading3"/>
        <w:rPr>
          <w:rFonts w:ascii="Cambria" w:hAnsi="Cambria"/>
        </w:rPr>
      </w:pPr>
      <w:bookmarkStart w:id="323" w:name="_Toc371586486"/>
      <w:r w:rsidRPr="00A17A95">
        <w:rPr>
          <w:rFonts w:ascii="Cambria" w:hAnsi="Cambria"/>
        </w:rPr>
        <w:t>Inflation Protector</w:t>
      </w:r>
      <w:bookmarkEnd w:id="323"/>
    </w:p>
    <w:p w:rsidR="00B77E05" w:rsidRPr="00A17A95" w:rsidRDefault="00B70FB8" w:rsidP="00092462">
      <w:pPr>
        <w:spacing w:line="360" w:lineRule="auto"/>
        <w:rPr>
          <w:rFonts w:ascii="Cambria" w:hAnsi="Cambria"/>
        </w:rPr>
      </w:pPr>
      <w:r w:rsidRPr="00A17A95">
        <w:rPr>
          <w:rFonts w:ascii="Cambria" w:hAnsi="Cambria"/>
        </w:rPr>
        <w:t>T</w:t>
      </w:r>
      <w:r w:rsidR="00B77E05" w:rsidRPr="00A17A95">
        <w:rPr>
          <w:rFonts w:ascii="Cambria" w:hAnsi="Cambria"/>
        </w:rPr>
        <w:t xml:space="preserve">he inflation </w:t>
      </w:r>
      <w:r w:rsidRPr="00A17A95">
        <w:rPr>
          <w:rFonts w:ascii="Cambria" w:hAnsi="Cambria"/>
        </w:rPr>
        <w:t>protector is effected on the latest premium amount on the policy. It is therefore on</w:t>
      </w:r>
      <w:r w:rsidR="00B77E05" w:rsidRPr="00A17A95">
        <w:rPr>
          <w:rFonts w:ascii="Cambria" w:hAnsi="Cambria"/>
        </w:rPr>
        <w:t xml:space="preserve"> compound </w:t>
      </w:r>
      <w:r w:rsidRPr="00A17A95">
        <w:rPr>
          <w:rFonts w:ascii="Cambria" w:hAnsi="Cambria"/>
        </w:rPr>
        <w:t xml:space="preserve">basis </w:t>
      </w:r>
      <w:r w:rsidR="00B77E05" w:rsidRPr="00A17A95">
        <w:rPr>
          <w:rFonts w:ascii="Cambria" w:hAnsi="Cambria"/>
        </w:rPr>
        <w:t>where previous years benefits are inflated</w:t>
      </w:r>
    </w:p>
    <w:p w:rsidR="00D54816" w:rsidRPr="00A17A95" w:rsidRDefault="00D54816" w:rsidP="00092462">
      <w:pPr>
        <w:spacing w:line="360" w:lineRule="auto"/>
        <w:rPr>
          <w:rFonts w:ascii="Cambria" w:hAnsi="Cambria"/>
        </w:rPr>
      </w:pPr>
      <w:r w:rsidRPr="00A17A95">
        <w:rPr>
          <w:rFonts w:ascii="Cambria" w:hAnsi="Cambria"/>
        </w:rPr>
        <w:t>The increase in Premium amount after inflation is considered as new premium and fresh commission applied on it</w:t>
      </w:r>
    </w:p>
    <w:p w:rsidR="00D54816" w:rsidRPr="00A17A95" w:rsidRDefault="00D54816" w:rsidP="00092462">
      <w:pPr>
        <w:spacing w:line="360" w:lineRule="auto"/>
        <w:rPr>
          <w:rFonts w:ascii="Cambria" w:hAnsi="Cambria"/>
        </w:rPr>
      </w:pPr>
    </w:p>
    <w:p w:rsidR="00D54816" w:rsidRPr="00A17A95" w:rsidRDefault="00BF0CE9" w:rsidP="00B77E05">
      <w:pPr>
        <w:rPr>
          <w:rFonts w:ascii="Cambria" w:hAnsi="Cambria"/>
          <w:b/>
          <w:u w:val="single"/>
        </w:rPr>
      </w:pPr>
      <w:r w:rsidRPr="00A17A95">
        <w:rPr>
          <w:rFonts w:ascii="Cambria" w:hAnsi="Cambria"/>
          <w:b/>
          <w:u w:val="single"/>
        </w:rPr>
        <w:t xml:space="preserve">Commission </w:t>
      </w:r>
      <w:r w:rsidR="00D54816" w:rsidRPr="00A17A95">
        <w:rPr>
          <w:rFonts w:ascii="Cambria" w:hAnsi="Cambria"/>
          <w:b/>
          <w:u w:val="single"/>
        </w:rPr>
        <w:t>illustration</w:t>
      </w:r>
    </w:p>
    <w:p w:rsidR="00D54816" w:rsidRPr="00A17A95" w:rsidRDefault="00D54816" w:rsidP="00092462">
      <w:pPr>
        <w:spacing w:line="360" w:lineRule="auto"/>
        <w:rPr>
          <w:rFonts w:ascii="Cambria" w:hAnsi="Cambria"/>
        </w:rPr>
      </w:pPr>
      <w:r w:rsidRPr="00A17A95">
        <w:rPr>
          <w:rFonts w:ascii="Cambria" w:hAnsi="Cambria"/>
        </w:rPr>
        <w:t>Term = 10 years, Premium = 100, inflation rate = 5%</w:t>
      </w:r>
    </w:p>
    <w:p w:rsidR="00D54816" w:rsidRPr="00A17A95" w:rsidRDefault="00D54816" w:rsidP="00092462">
      <w:pPr>
        <w:spacing w:line="360" w:lineRule="auto"/>
        <w:rPr>
          <w:rFonts w:ascii="Cambria" w:hAnsi="Cambria"/>
        </w:rPr>
      </w:pPr>
    </w:p>
    <w:tbl>
      <w:tblPr>
        <w:tblStyle w:val="TableGrid"/>
        <w:tblW w:w="9606" w:type="dxa"/>
        <w:tblLook w:val="04A0" w:firstRow="1" w:lastRow="0" w:firstColumn="1" w:lastColumn="0" w:noHBand="0" w:noVBand="1"/>
      </w:tblPr>
      <w:tblGrid>
        <w:gridCol w:w="460"/>
        <w:gridCol w:w="1162"/>
        <w:gridCol w:w="1321"/>
        <w:gridCol w:w="1418"/>
        <w:gridCol w:w="1417"/>
        <w:gridCol w:w="1276"/>
        <w:gridCol w:w="1276"/>
        <w:gridCol w:w="1276"/>
      </w:tblGrid>
      <w:tr w:rsidR="00B43212" w:rsidRPr="00A17A95" w:rsidTr="00977A13">
        <w:tc>
          <w:tcPr>
            <w:tcW w:w="460" w:type="dxa"/>
          </w:tcPr>
          <w:p w:rsidR="00B43212" w:rsidRPr="00A17A95" w:rsidRDefault="00B43212" w:rsidP="00B77E05">
            <w:pPr>
              <w:rPr>
                <w:rFonts w:ascii="Cambria" w:hAnsi="Cambria"/>
                <w:b/>
              </w:rPr>
            </w:pPr>
            <w:r w:rsidRPr="00A17A95">
              <w:rPr>
                <w:rFonts w:ascii="Cambria" w:hAnsi="Cambria"/>
                <w:b/>
              </w:rPr>
              <w:t>Yr</w:t>
            </w:r>
          </w:p>
        </w:tc>
        <w:tc>
          <w:tcPr>
            <w:tcW w:w="1162" w:type="dxa"/>
          </w:tcPr>
          <w:p w:rsidR="00B43212" w:rsidRPr="00A17A95" w:rsidRDefault="00B43212" w:rsidP="00B77E05">
            <w:pPr>
              <w:rPr>
                <w:rFonts w:ascii="Cambria" w:hAnsi="Cambria"/>
                <w:b/>
              </w:rPr>
            </w:pPr>
            <w:r w:rsidRPr="00A17A95">
              <w:rPr>
                <w:rFonts w:ascii="Cambria" w:hAnsi="Cambria"/>
                <w:b/>
              </w:rPr>
              <w:t>Premium</w:t>
            </w:r>
          </w:p>
        </w:tc>
        <w:tc>
          <w:tcPr>
            <w:tcW w:w="1321" w:type="dxa"/>
          </w:tcPr>
          <w:p w:rsidR="00B43212" w:rsidRPr="00A17A95" w:rsidRDefault="00B43212" w:rsidP="00B77E05">
            <w:pPr>
              <w:rPr>
                <w:rFonts w:ascii="Cambria" w:hAnsi="Cambria"/>
                <w:b/>
              </w:rPr>
            </w:pPr>
            <w:r w:rsidRPr="00A17A95">
              <w:rPr>
                <w:rFonts w:ascii="Cambria" w:hAnsi="Cambria"/>
                <w:b/>
              </w:rPr>
              <w:t>Prem For Comm 1st yr</w:t>
            </w:r>
          </w:p>
        </w:tc>
        <w:tc>
          <w:tcPr>
            <w:tcW w:w="1418" w:type="dxa"/>
          </w:tcPr>
          <w:p w:rsidR="00B43212" w:rsidRPr="00A17A95" w:rsidRDefault="00B43212" w:rsidP="00D54816">
            <w:pPr>
              <w:rPr>
                <w:rFonts w:ascii="Cambria" w:hAnsi="Cambria"/>
                <w:b/>
              </w:rPr>
            </w:pPr>
            <w:r w:rsidRPr="00A17A95">
              <w:rPr>
                <w:rFonts w:ascii="Cambria" w:hAnsi="Cambria"/>
                <w:b/>
              </w:rPr>
              <w:t>Prem For Comm 2nd yr</w:t>
            </w:r>
          </w:p>
        </w:tc>
        <w:tc>
          <w:tcPr>
            <w:tcW w:w="1417" w:type="dxa"/>
          </w:tcPr>
          <w:p w:rsidR="00B43212" w:rsidRPr="00A17A95" w:rsidRDefault="00B43212" w:rsidP="00D54816">
            <w:pPr>
              <w:rPr>
                <w:rFonts w:ascii="Cambria" w:hAnsi="Cambria"/>
                <w:b/>
              </w:rPr>
            </w:pPr>
            <w:r w:rsidRPr="00A17A95">
              <w:rPr>
                <w:rFonts w:ascii="Cambria" w:hAnsi="Cambria"/>
                <w:b/>
              </w:rPr>
              <w:t>Prem For Comm  3rd yr</w:t>
            </w:r>
          </w:p>
        </w:tc>
        <w:tc>
          <w:tcPr>
            <w:tcW w:w="1276" w:type="dxa"/>
          </w:tcPr>
          <w:p w:rsidR="00B43212" w:rsidRPr="00A17A95" w:rsidRDefault="00B43212" w:rsidP="00B43212">
            <w:pPr>
              <w:rPr>
                <w:rFonts w:ascii="Cambria" w:hAnsi="Cambria"/>
                <w:b/>
              </w:rPr>
            </w:pPr>
            <w:r w:rsidRPr="00A17A95">
              <w:rPr>
                <w:rFonts w:ascii="Cambria" w:hAnsi="Cambria"/>
                <w:b/>
              </w:rPr>
              <w:t>Prem For Comm 4th yr</w:t>
            </w:r>
          </w:p>
        </w:tc>
        <w:tc>
          <w:tcPr>
            <w:tcW w:w="1276" w:type="dxa"/>
          </w:tcPr>
          <w:p w:rsidR="00B43212" w:rsidRPr="00A17A95" w:rsidRDefault="00B43212" w:rsidP="00B43212">
            <w:pPr>
              <w:rPr>
                <w:rFonts w:ascii="Cambria" w:hAnsi="Cambria"/>
                <w:b/>
              </w:rPr>
            </w:pPr>
            <w:r w:rsidRPr="00A17A95">
              <w:rPr>
                <w:rFonts w:ascii="Cambria" w:hAnsi="Cambria"/>
                <w:b/>
              </w:rPr>
              <w:t>Prem For Comm 5th yr</w:t>
            </w:r>
          </w:p>
        </w:tc>
        <w:tc>
          <w:tcPr>
            <w:tcW w:w="1276" w:type="dxa"/>
          </w:tcPr>
          <w:p w:rsidR="00B43212" w:rsidRPr="00A17A95" w:rsidRDefault="00B43212" w:rsidP="00B43212">
            <w:pPr>
              <w:rPr>
                <w:rFonts w:ascii="Cambria" w:hAnsi="Cambria"/>
                <w:b/>
              </w:rPr>
            </w:pPr>
            <w:r w:rsidRPr="00A17A95">
              <w:rPr>
                <w:rFonts w:ascii="Cambria" w:hAnsi="Cambria"/>
                <w:b/>
              </w:rPr>
              <w:t>Prem For Comm 6th yr</w:t>
            </w:r>
          </w:p>
        </w:tc>
      </w:tr>
      <w:tr w:rsidR="00B43212" w:rsidRPr="00A17A95" w:rsidTr="00977A13">
        <w:tc>
          <w:tcPr>
            <w:tcW w:w="460" w:type="dxa"/>
          </w:tcPr>
          <w:p w:rsidR="00B43212" w:rsidRPr="00A17A95" w:rsidRDefault="00B43212" w:rsidP="00B77E05">
            <w:pPr>
              <w:rPr>
                <w:rFonts w:ascii="Cambria" w:hAnsi="Cambria"/>
              </w:rPr>
            </w:pPr>
            <w:r w:rsidRPr="00A17A95">
              <w:rPr>
                <w:rFonts w:ascii="Cambria" w:hAnsi="Cambria"/>
              </w:rPr>
              <w:t>1</w:t>
            </w:r>
          </w:p>
        </w:tc>
        <w:tc>
          <w:tcPr>
            <w:tcW w:w="1162" w:type="dxa"/>
          </w:tcPr>
          <w:p w:rsidR="00B43212" w:rsidRPr="00A17A95" w:rsidRDefault="00B43212" w:rsidP="00B77E05">
            <w:pPr>
              <w:rPr>
                <w:rFonts w:ascii="Cambria" w:hAnsi="Cambria"/>
              </w:rPr>
            </w:pPr>
            <w:r w:rsidRPr="00A17A95">
              <w:rPr>
                <w:rFonts w:ascii="Cambria" w:hAnsi="Cambria"/>
              </w:rPr>
              <w:t>100</w:t>
            </w:r>
          </w:p>
        </w:tc>
        <w:tc>
          <w:tcPr>
            <w:tcW w:w="1321" w:type="dxa"/>
          </w:tcPr>
          <w:p w:rsidR="00B43212" w:rsidRPr="00A17A95" w:rsidRDefault="00B43212" w:rsidP="00B77E05">
            <w:pPr>
              <w:rPr>
                <w:rFonts w:ascii="Cambria" w:hAnsi="Cambria"/>
              </w:rPr>
            </w:pPr>
            <w:r w:rsidRPr="00A17A95">
              <w:rPr>
                <w:rFonts w:ascii="Cambria" w:hAnsi="Cambria"/>
              </w:rPr>
              <w:t>100</w:t>
            </w:r>
          </w:p>
        </w:tc>
        <w:tc>
          <w:tcPr>
            <w:tcW w:w="1418" w:type="dxa"/>
          </w:tcPr>
          <w:p w:rsidR="00B43212" w:rsidRPr="00A17A95" w:rsidRDefault="00B43212" w:rsidP="00B77E05">
            <w:pPr>
              <w:rPr>
                <w:rFonts w:ascii="Cambria" w:hAnsi="Cambria"/>
              </w:rPr>
            </w:pPr>
          </w:p>
        </w:tc>
        <w:tc>
          <w:tcPr>
            <w:tcW w:w="1417" w:type="dxa"/>
          </w:tcPr>
          <w:p w:rsidR="00B43212" w:rsidRPr="00A17A95" w:rsidRDefault="00B43212" w:rsidP="00B77E05">
            <w:pPr>
              <w:rPr>
                <w:rFonts w:ascii="Cambria" w:hAnsi="Cambria"/>
              </w:rPr>
            </w:pPr>
          </w:p>
        </w:tc>
        <w:tc>
          <w:tcPr>
            <w:tcW w:w="1276" w:type="dxa"/>
          </w:tcPr>
          <w:p w:rsidR="00B43212" w:rsidRPr="00A17A95" w:rsidRDefault="00B43212" w:rsidP="00B77E05">
            <w:pPr>
              <w:rPr>
                <w:rFonts w:ascii="Cambria" w:hAnsi="Cambria"/>
              </w:rPr>
            </w:pPr>
          </w:p>
        </w:tc>
        <w:tc>
          <w:tcPr>
            <w:tcW w:w="1276" w:type="dxa"/>
          </w:tcPr>
          <w:p w:rsidR="00B43212" w:rsidRPr="00A17A95" w:rsidRDefault="00B43212" w:rsidP="00B77E05">
            <w:pPr>
              <w:rPr>
                <w:rFonts w:ascii="Cambria" w:hAnsi="Cambria"/>
              </w:rPr>
            </w:pPr>
          </w:p>
        </w:tc>
        <w:tc>
          <w:tcPr>
            <w:tcW w:w="1276" w:type="dxa"/>
          </w:tcPr>
          <w:p w:rsidR="00B43212" w:rsidRPr="00A17A95" w:rsidRDefault="00B43212" w:rsidP="00B77E05">
            <w:pPr>
              <w:rPr>
                <w:rFonts w:ascii="Cambria" w:hAnsi="Cambria"/>
              </w:rPr>
            </w:pPr>
          </w:p>
        </w:tc>
      </w:tr>
      <w:tr w:rsidR="00B43212" w:rsidRPr="00A17A95" w:rsidTr="00977A13">
        <w:tc>
          <w:tcPr>
            <w:tcW w:w="460" w:type="dxa"/>
          </w:tcPr>
          <w:p w:rsidR="00B43212" w:rsidRPr="00A17A95" w:rsidRDefault="00B43212" w:rsidP="00B77E05">
            <w:pPr>
              <w:rPr>
                <w:rFonts w:ascii="Cambria" w:hAnsi="Cambria"/>
              </w:rPr>
            </w:pPr>
            <w:r w:rsidRPr="00A17A95">
              <w:rPr>
                <w:rFonts w:ascii="Cambria" w:hAnsi="Cambria"/>
              </w:rPr>
              <w:t>2</w:t>
            </w:r>
          </w:p>
        </w:tc>
        <w:tc>
          <w:tcPr>
            <w:tcW w:w="1162" w:type="dxa"/>
          </w:tcPr>
          <w:p w:rsidR="00B43212" w:rsidRPr="00A17A95" w:rsidRDefault="00B43212" w:rsidP="00B77E05">
            <w:pPr>
              <w:rPr>
                <w:rFonts w:ascii="Cambria" w:hAnsi="Cambria"/>
              </w:rPr>
            </w:pPr>
            <w:r w:rsidRPr="00A17A95">
              <w:rPr>
                <w:rFonts w:ascii="Cambria" w:hAnsi="Cambria"/>
              </w:rPr>
              <w:t>105</w:t>
            </w:r>
          </w:p>
        </w:tc>
        <w:tc>
          <w:tcPr>
            <w:tcW w:w="1321" w:type="dxa"/>
          </w:tcPr>
          <w:p w:rsidR="00B43212" w:rsidRPr="00A17A95" w:rsidRDefault="00B43212" w:rsidP="00B77E05">
            <w:pPr>
              <w:rPr>
                <w:rFonts w:ascii="Cambria" w:hAnsi="Cambria"/>
              </w:rPr>
            </w:pPr>
            <w:r w:rsidRPr="00A17A95">
              <w:rPr>
                <w:rFonts w:ascii="Cambria" w:hAnsi="Cambria"/>
              </w:rPr>
              <w:t>5</w:t>
            </w:r>
          </w:p>
        </w:tc>
        <w:tc>
          <w:tcPr>
            <w:tcW w:w="1418" w:type="dxa"/>
          </w:tcPr>
          <w:p w:rsidR="00B43212" w:rsidRPr="00A17A95" w:rsidRDefault="00B43212" w:rsidP="00B77E05">
            <w:pPr>
              <w:rPr>
                <w:rFonts w:ascii="Cambria" w:hAnsi="Cambria"/>
              </w:rPr>
            </w:pPr>
            <w:r w:rsidRPr="00A17A95">
              <w:rPr>
                <w:rFonts w:ascii="Cambria" w:hAnsi="Cambria"/>
              </w:rPr>
              <w:t>100</w:t>
            </w:r>
          </w:p>
        </w:tc>
        <w:tc>
          <w:tcPr>
            <w:tcW w:w="1417" w:type="dxa"/>
          </w:tcPr>
          <w:p w:rsidR="00B43212" w:rsidRPr="00A17A95" w:rsidRDefault="00B43212" w:rsidP="00B77E05">
            <w:pPr>
              <w:rPr>
                <w:rFonts w:ascii="Cambria" w:hAnsi="Cambria"/>
              </w:rPr>
            </w:pPr>
          </w:p>
        </w:tc>
        <w:tc>
          <w:tcPr>
            <w:tcW w:w="1276" w:type="dxa"/>
          </w:tcPr>
          <w:p w:rsidR="00B43212" w:rsidRPr="00A17A95" w:rsidRDefault="00B43212" w:rsidP="00B77E05">
            <w:pPr>
              <w:rPr>
                <w:rFonts w:ascii="Cambria" w:hAnsi="Cambria"/>
              </w:rPr>
            </w:pPr>
          </w:p>
        </w:tc>
        <w:tc>
          <w:tcPr>
            <w:tcW w:w="1276" w:type="dxa"/>
          </w:tcPr>
          <w:p w:rsidR="00B43212" w:rsidRPr="00A17A95" w:rsidRDefault="00B43212" w:rsidP="00B77E05">
            <w:pPr>
              <w:rPr>
                <w:rFonts w:ascii="Cambria" w:hAnsi="Cambria"/>
              </w:rPr>
            </w:pPr>
          </w:p>
        </w:tc>
        <w:tc>
          <w:tcPr>
            <w:tcW w:w="1276" w:type="dxa"/>
          </w:tcPr>
          <w:p w:rsidR="00B43212" w:rsidRPr="00A17A95" w:rsidRDefault="00B43212" w:rsidP="00B77E05">
            <w:pPr>
              <w:rPr>
                <w:rFonts w:ascii="Cambria" w:hAnsi="Cambria"/>
              </w:rPr>
            </w:pPr>
          </w:p>
        </w:tc>
      </w:tr>
      <w:tr w:rsidR="00B43212" w:rsidRPr="00A17A95" w:rsidTr="00977A13">
        <w:tc>
          <w:tcPr>
            <w:tcW w:w="460" w:type="dxa"/>
          </w:tcPr>
          <w:p w:rsidR="00B43212" w:rsidRPr="00A17A95" w:rsidRDefault="00B43212" w:rsidP="00B77E05">
            <w:pPr>
              <w:rPr>
                <w:rFonts w:ascii="Cambria" w:hAnsi="Cambria"/>
              </w:rPr>
            </w:pPr>
            <w:r w:rsidRPr="00A17A95">
              <w:rPr>
                <w:rFonts w:ascii="Cambria" w:hAnsi="Cambria"/>
              </w:rPr>
              <w:t>3</w:t>
            </w:r>
          </w:p>
        </w:tc>
        <w:tc>
          <w:tcPr>
            <w:tcW w:w="1162" w:type="dxa"/>
          </w:tcPr>
          <w:p w:rsidR="00B43212" w:rsidRPr="00A17A95" w:rsidRDefault="00B43212" w:rsidP="00B77E05">
            <w:pPr>
              <w:rPr>
                <w:rFonts w:ascii="Cambria" w:hAnsi="Cambria"/>
              </w:rPr>
            </w:pPr>
            <w:r w:rsidRPr="00A17A95">
              <w:rPr>
                <w:rFonts w:ascii="Cambria" w:hAnsi="Cambria"/>
              </w:rPr>
              <w:t>110</w:t>
            </w:r>
          </w:p>
        </w:tc>
        <w:tc>
          <w:tcPr>
            <w:tcW w:w="1321" w:type="dxa"/>
          </w:tcPr>
          <w:p w:rsidR="00B43212" w:rsidRPr="00A17A95" w:rsidRDefault="00B43212" w:rsidP="00B77E05">
            <w:pPr>
              <w:rPr>
                <w:rFonts w:ascii="Cambria" w:hAnsi="Cambria"/>
              </w:rPr>
            </w:pPr>
            <w:r w:rsidRPr="00A17A95">
              <w:rPr>
                <w:rFonts w:ascii="Cambria" w:hAnsi="Cambria"/>
              </w:rPr>
              <w:t>5</w:t>
            </w:r>
          </w:p>
        </w:tc>
        <w:tc>
          <w:tcPr>
            <w:tcW w:w="1418" w:type="dxa"/>
          </w:tcPr>
          <w:p w:rsidR="00B43212" w:rsidRPr="00A17A95" w:rsidRDefault="00B43212" w:rsidP="00B77E05">
            <w:pPr>
              <w:rPr>
                <w:rFonts w:ascii="Cambria" w:hAnsi="Cambria"/>
              </w:rPr>
            </w:pPr>
            <w:r w:rsidRPr="00A17A95">
              <w:rPr>
                <w:rFonts w:ascii="Cambria" w:hAnsi="Cambria"/>
              </w:rPr>
              <w:t>5</w:t>
            </w:r>
          </w:p>
        </w:tc>
        <w:tc>
          <w:tcPr>
            <w:tcW w:w="1417" w:type="dxa"/>
          </w:tcPr>
          <w:p w:rsidR="00B43212" w:rsidRPr="00A17A95" w:rsidRDefault="00B43212" w:rsidP="00B77E05">
            <w:pPr>
              <w:rPr>
                <w:rFonts w:ascii="Cambria" w:hAnsi="Cambria"/>
              </w:rPr>
            </w:pPr>
            <w:r w:rsidRPr="00A17A95">
              <w:rPr>
                <w:rFonts w:ascii="Cambria" w:hAnsi="Cambria"/>
              </w:rPr>
              <w:t>100</w:t>
            </w:r>
          </w:p>
        </w:tc>
        <w:tc>
          <w:tcPr>
            <w:tcW w:w="1276" w:type="dxa"/>
          </w:tcPr>
          <w:p w:rsidR="00B43212" w:rsidRPr="00A17A95" w:rsidRDefault="00B43212" w:rsidP="00B77E05">
            <w:pPr>
              <w:rPr>
                <w:rFonts w:ascii="Cambria" w:hAnsi="Cambria"/>
              </w:rPr>
            </w:pPr>
          </w:p>
        </w:tc>
        <w:tc>
          <w:tcPr>
            <w:tcW w:w="1276" w:type="dxa"/>
          </w:tcPr>
          <w:p w:rsidR="00B43212" w:rsidRPr="00A17A95" w:rsidRDefault="00B43212" w:rsidP="00B77E05">
            <w:pPr>
              <w:rPr>
                <w:rFonts w:ascii="Cambria" w:hAnsi="Cambria"/>
              </w:rPr>
            </w:pPr>
          </w:p>
        </w:tc>
        <w:tc>
          <w:tcPr>
            <w:tcW w:w="1276" w:type="dxa"/>
          </w:tcPr>
          <w:p w:rsidR="00B43212" w:rsidRPr="00A17A95" w:rsidRDefault="00B43212" w:rsidP="00B77E05">
            <w:pPr>
              <w:rPr>
                <w:rFonts w:ascii="Cambria" w:hAnsi="Cambria"/>
              </w:rPr>
            </w:pPr>
          </w:p>
        </w:tc>
      </w:tr>
      <w:tr w:rsidR="00B43212" w:rsidRPr="00A17A95" w:rsidTr="00977A13">
        <w:tc>
          <w:tcPr>
            <w:tcW w:w="460" w:type="dxa"/>
          </w:tcPr>
          <w:p w:rsidR="00B43212" w:rsidRPr="00A17A95" w:rsidRDefault="00B43212" w:rsidP="00B77E05">
            <w:pPr>
              <w:rPr>
                <w:rFonts w:ascii="Cambria" w:hAnsi="Cambria"/>
              </w:rPr>
            </w:pPr>
            <w:r w:rsidRPr="00A17A95">
              <w:rPr>
                <w:rFonts w:ascii="Cambria" w:hAnsi="Cambria"/>
              </w:rPr>
              <w:t>4</w:t>
            </w:r>
          </w:p>
        </w:tc>
        <w:tc>
          <w:tcPr>
            <w:tcW w:w="1162" w:type="dxa"/>
          </w:tcPr>
          <w:p w:rsidR="00B43212" w:rsidRPr="00A17A95" w:rsidRDefault="00B43212" w:rsidP="00B77E05">
            <w:pPr>
              <w:rPr>
                <w:rFonts w:ascii="Cambria" w:hAnsi="Cambria"/>
              </w:rPr>
            </w:pPr>
            <w:r w:rsidRPr="00A17A95">
              <w:rPr>
                <w:rFonts w:ascii="Cambria" w:hAnsi="Cambria"/>
              </w:rPr>
              <w:t>115</w:t>
            </w:r>
          </w:p>
        </w:tc>
        <w:tc>
          <w:tcPr>
            <w:tcW w:w="1321" w:type="dxa"/>
          </w:tcPr>
          <w:p w:rsidR="00B43212" w:rsidRPr="00A17A95" w:rsidRDefault="00B43212" w:rsidP="00B77E05">
            <w:pPr>
              <w:rPr>
                <w:rFonts w:ascii="Cambria" w:hAnsi="Cambria"/>
              </w:rPr>
            </w:pPr>
            <w:r w:rsidRPr="00A17A95">
              <w:rPr>
                <w:rFonts w:ascii="Cambria" w:hAnsi="Cambria"/>
              </w:rPr>
              <w:t>5</w:t>
            </w:r>
          </w:p>
        </w:tc>
        <w:tc>
          <w:tcPr>
            <w:tcW w:w="1418" w:type="dxa"/>
          </w:tcPr>
          <w:p w:rsidR="00B43212" w:rsidRPr="00A17A95" w:rsidRDefault="00B43212" w:rsidP="00B77E05">
            <w:pPr>
              <w:rPr>
                <w:rFonts w:ascii="Cambria" w:hAnsi="Cambria"/>
              </w:rPr>
            </w:pPr>
            <w:r w:rsidRPr="00A17A95">
              <w:rPr>
                <w:rFonts w:ascii="Cambria" w:hAnsi="Cambria"/>
              </w:rPr>
              <w:t>5</w:t>
            </w:r>
          </w:p>
        </w:tc>
        <w:tc>
          <w:tcPr>
            <w:tcW w:w="1417" w:type="dxa"/>
          </w:tcPr>
          <w:p w:rsidR="00B43212" w:rsidRPr="00A17A95" w:rsidRDefault="00B43212" w:rsidP="00B77E05">
            <w:pPr>
              <w:rPr>
                <w:rFonts w:ascii="Cambria" w:hAnsi="Cambria"/>
              </w:rPr>
            </w:pPr>
            <w:r w:rsidRPr="00A17A95">
              <w:rPr>
                <w:rFonts w:ascii="Cambria" w:hAnsi="Cambria"/>
              </w:rPr>
              <w:t>5</w:t>
            </w:r>
          </w:p>
        </w:tc>
        <w:tc>
          <w:tcPr>
            <w:tcW w:w="1276" w:type="dxa"/>
          </w:tcPr>
          <w:p w:rsidR="00B43212" w:rsidRPr="00A17A95" w:rsidRDefault="00B43212" w:rsidP="00F649C8">
            <w:pPr>
              <w:rPr>
                <w:rFonts w:ascii="Cambria" w:hAnsi="Cambria"/>
              </w:rPr>
            </w:pPr>
            <w:r w:rsidRPr="00A17A95">
              <w:rPr>
                <w:rFonts w:ascii="Cambria" w:hAnsi="Cambria"/>
              </w:rPr>
              <w:t>100</w:t>
            </w:r>
          </w:p>
        </w:tc>
        <w:tc>
          <w:tcPr>
            <w:tcW w:w="1276" w:type="dxa"/>
          </w:tcPr>
          <w:p w:rsidR="00B43212" w:rsidRPr="00A17A95" w:rsidRDefault="00B43212" w:rsidP="00B77E05">
            <w:pPr>
              <w:rPr>
                <w:rFonts w:ascii="Cambria" w:hAnsi="Cambria"/>
              </w:rPr>
            </w:pPr>
          </w:p>
        </w:tc>
        <w:tc>
          <w:tcPr>
            <w:tcW w:w="1276" w:type="dxa"/>
          </w:tcPr>
          <w:p w:rsidR="00B43212" w:rsidRPr="00A17A95" w:rsidRDefault="00B43212" w:rsidP="00B77E05">
            <w:pPr>
              <w:rPr>
                <w:rFonts w:ascii="Cambria" w:hAnsi="Cambria"/>
              </w:rPr>
            </w:pPr>
          </w:p>
        </w:tc>
      </w:tr>
      <w:tr w:rsidR="00B43212" w:rsidRPr="00A17A95" w:rsidTr="00977A13">
        <w:tc>
          <w:tcPr>
            <w:tcW w:w="460" w:type="dxa"/>
          </w:tcPr>
          <w:p w:rsidR="00B43212" w:rsidRPr="00A17A95" w:rsidRDefault="00B43212" w:rsidP="00B77E05">
            <w:pPr>
              <w:rPr>
                <w:rFonts w:ascii="Cambria" w:hAnsi="Cambria"/>
              </w:rPr>
            </w:pPr>
            <w:r w:rsidRPr="00A17A95">
              <w:rPr>
                <w:rFonts w:ascii="Cambria" w:hAnsi="Cambria"/>
              </w:rPr>
              <w:t>5</w:t>
            </w:r>
          </w:p>
        </w:tc>
        <w:tc>
          <w:tcPr>
            <w:tcW w:w="1162" w:type="dxa"/>
          </w:tcPr>
          <w:p w:rsidR="00B43212" w:rsidRPr="00A17A95" w:rsidRDefault="00B43212" w:rsidP="00B77E05">
            <w:pPr>
              <w:rPr>
                <w:rFonts w:ascii="Cambria" w:hAnsi="Cambria"/>
              </w:rPr>
            </w:pPr>
            <w:r w:rsidRPr="00A17A95">
              <w:rPr>
                <w:rFonts w:ascii="Cambria" w:hAnsi="Cambria"/>
              </w:rPr>
              <w:t>120</w:t>
            </w:r>
          </w:p>
        </w:tc>
        <w:tc>
          <w:tcPr>
            <w:tcW w:w="1321" w:type="dxa"/>
          </w:tcPr>
          <w:p w:rsidR="00B43212" w:rsidRPr="00A17A95" w:rsidRDefault="00B43212" w:rsidP="00B77E05">
            <w:pPr>
              <w:rPr>
                <w:rFonts w:ascii="Cambria" w:hAnsi="Cambria"/>
              </w:rPr>
            </w:pPr>
            <w:r w:rsidRPr="00A17A95">
              <w:rPr>
                <w:rFonts w:ascii="Cambria" w:hAnsi="Cambria"/>
              </w:rPr>
              <w:t>5</w:t>
            </w:r>
          </w:p>
        </w:tc>
        <w:tc>
          <w:tcPr>
            <w:tcW w:w="1418" w:type="dxa"/>
          </w:tcPr>
          <w:p w:rsidR="00B43212" w:rsidRPr="00A17A95" w:rsidRDefault="00B43212" w:rsidP="00B77E05">
            <w:pPr>
              <w:rPr>
                <w:rFonts w:ascii="Cambria" w:hAnsi="Cambria"/>
              </w:rPr>
            </w:pPr>
            <w:r w:rsidRPr="00A17A95">
              <w:rPr>
                <w:rFonts w:ascii="Cambria" w:hAnsi="Cambria"/>
              </w:rPr>
              <w:t>5</w:t>
            </w:r>
          </w:p>
        </w:tc>
        <w:tc>
          <w:tcPr>
            <w:tcW w:w="1417" w:type="dxa"/>
          </w:tcPr>
          <w:p w:rsidR="00B43212" w:rsidRPr="00A17A95" w:rsidRDefault="00B43212" w:rsidP="00B77E05">
            <w:pPr>
              <w:rPr>
                <w:rFonts w:ascii="Cambria" w:hAnsi="Cambria"/>
              </w:rPr>
            </w:pPr>
            <w:r w:rsidRPr="00A17A95">
              <w:rPr>
                <w:rFonts w:ascii="Cambria" w:hAnsi="Cambria"/>
              </w:rPr>
              <w:t>5</w:t>
            </w:r>
          </w:p>
        </w:tc>
        <w:tc>
          <w:tcPr>
            <w:tcW w:w="1276" w:type="dxa"/>
          </w:tcPr>
          <w:p w:rsidR="00B43212" w:rsidRPr="00A17A95" w:rsidRDefault="00B43212" w:rsidP="00F649C8">
            <w:pPr>
              <w:rPr>
                <w:rFonts w:ascii="Cambria" w:hAnsi="Cambria"/>
              </w:rPr>
            </w:pPr>
            <w:r w:rsidRPr="00A17A95">
              <w:rPr>
                <w:rFonts w:ascii="Cambria" w:hAnsi="Cambria"/>
              </w:rPr>
              <w:t>5</w:t>
            </w:r>
          </w:p>
        </w:tc>
        <w:tc>
          <w:tcPr>
            <w:tcW w:w="1276" w:type="dxa"/>
          </w:tcPr>
          <w:p w:rsidR="00B43212" w:rsidRPr="00A17A95" w:rsidRDefault="00B43212" w:rsidP="00F649C8">
            <w:pPr>
              <w:rPr>
                <w:rFonts w:ascii="Cambria" w:hAnsi="Cambria"/>
              </w:rPr>
            </w:pPr>
            <w:r w:rsidRPr="00A17A95">
              <w:rPr>
                <w:rFonts w:ascii="Cambria" w:hAnsi="Cambria"/>
              </w:rPr>
              <w:t>100</w:t>
            </w:r>
          </w:p>
        </w:tc>
        <w:tc>
          <w:tcPr>
            <w:tcW w:w="1276" w:type="dxa"/>
          </w:tcPr>
          <w:p w:rsidR="00B43212" w:rsidRPr="00A17A95" w:rsidRDefault="00B43212" w:rsidP="00B77E05">
            <w:pPr>
              <w:rPr>
                <w:rFonts w:ascii="Cambria" w:hAnsi="Cambria"/>
              </w:rPr>
            </w:pPr>
          </w:p>
        </w:tc>
      </w:tr>
      <w:tr w:rsidR="00B43212" w:rsidRPr="00A17A95" w:rsidTr="00977A13">
        <w:tc>
          <w:tcPr>
            <w:tcW w:w="460" w:type="dxa"/>
          </w:tcPr>
          <w:p w:rsidR="00B43212" w:rsidRPr="00A17A95" w:rsidRDefault="00B43212" w:rsidP="00B77E05">
            <w:pPr>
              <w:rPr>
                <w:rFonts w:ascii="Cambria" w:hAnsi="Cambria"/>
              </w:rPr>
            </w:pPr>
            <w:r w:rsidRPr="00A17A95">
              <w:rPr>
                <w:rFonts w:ascii="Cambria" w:hAnsi="Cambria"/>
              </w:rPr>
              <w:t>6</w:t>
            </w:r>
          </w:p>
        </w:tc>
        <w:tc>
          <w:tcPr>
            <w:tcW w:w="1162" w:type="dxa"/>
          </w:tcPr>
          <w:p w:rsidR="00B43212" w:rsidRPr="00A17A95" w:rsidRDefault="00B43212" w:rsidP="00B77E05">
            <w:pPr>
              <w:rPr>
                <w:rFonts w:ascii="Cambria" w:hAnsi="Cambria"/>
              </w:rPr>
            </w:pPr>
            <w:r w:rsidRPr="00A17A95">
              <w:rPr>
                <w:rFonts w:ascii="Cambria" w:hAnsi="Cambria"/>
              </w:rPr>
              <w:t>125</w:t>
            </w:r>
          </w:p>
        </w:tc>
        <w:tc>
          <w:tcPr>
            <w:tcW w:w="1321" w:type="dxa"/>
          </w:tcPr>
          <w:p w:rsidR="00B43212" w:rsidRPr="00A17A95" w:rsidRDefault="00B43212" w:rsidP="00B77E05">
            <w:pPr>
              <w:rPr>
                <w:rFonts w:ascii="Cambria" w:hAnsi="Cambria"/>
              </w:rPr>
            </w:pPr>
            <w:r w:rsidRPr="00A17A95">
              <w:rPr>
                <w:rFonts w:ascii="Cambria" w:hAnsi="Cambria"/>
              </w:rPr>
              <w:t>5</w:t>
            </w:r>
          </w:p>
        </w:tc>
        <w:tc>
          <w:tcPr>
            <w:tcW w:w="1418" w:type="dxa"/>
          </w:tcPr>
          <w:p w:rsidR="00B43212" w:rsidRPr="00A17A95" w:rsidRDefault="00B43212" w:rsidP="00B77E05">
            <w:pPr>
              <w:rPr>
                <w:rFonts w:ascii="Cambria" w:hAnsi="Cambria"/>
              </w:rPr>
            </w:pPr>
            <w:r w:rsidRPr="00A17A95">
              <w:rPr>
                <w:rFonts w:ascii="Cambria" w:hAnsi="Cambria"/>
              </w:rPr>
              <w:t>5</w:t>
            </w:r>
          </w:p>
        </w:tc>
        <w:tc>
          <w:tcPr>
            <w:tcW w:w="1417" w:type="dxa"/>
          </w:tcPr>
          <w:p w:rsidR="00B43212" w:rsidRPr="00A17A95" w:rsidRDefault="00B43212" w:rsidP="00B77E05">
            <w:pPr>
              <w:rPr>
                <w:rFonts w:ascii="Cambria" w:hAnsi="Cambria"/>
              </w:rPr>
            </w:pPr>
            <w:r w:rsidRPr="00A17A95">
              <w:rPr>
                <w:rFonts w:ascii="Cambria" w:hAnsi="Cambria"/>
              </w:rPr>
              <w:t>5</w:t>
            </w:r>
          </w:p>
        </w:tc>
        <w:tc>
          <w:tcPr>
            <w:tcW w:w="1276" w:type="dxa"/>
          </w:tcPr>
          <w:p w:rsidR="00B43212" w:rsidRPr="00A17A95" w:rsidRDefault="00B43212" w:rsidP="00F649C8">
            <w:pPr>
              <w:rPr>
                <w:rFonts w:ascii="Cambria" w:hAnsi="Cambria"/>
              </w:rPr>
            </w:pPr>
            <w:r w:rsidRPr="00A17A95">
              <w:rPr>
                <w:rFonts w:ascii="Cambria" w:hAnsi="Cambria"/>
              </w:rPr>
              <w:t>5</w:t>
            </w:r>
          </w:p>
        </w:tc>
        <w:tc>
          <w:tcPr>
            <w:tcW w:w="1276" w:type="dxa"/>
          </w:tcPr>
          <w:p w:rsidR="00B43212" w:rsidRPr="00A17A95" w:rsidRDefault="00B43212" w:rsidP="00F649C8">
            <w:pPr>
              <w:rPr>
                <w:rFonts w:ascii="Cambria" w:hAnsi="Cambria"/>
              </w:rPr>
            </w:pPr>
            <w:r w:rsidRPr="00A17A95">
              <w:rPr>
                <w:rFonts w:ascii="Cambria" w:hAnsi="Cambria"/>
              </w:rPr>
              <w:t>5</w:t>
            </w:r>
          </w:p>
        </w:tc>
        <w:tc>
          <w:tcPr>
            <w:tcW w:w="1276" w:type="dxa"/>
          </w:tcPr>
          <w:p w:rsidR="00B43212" w:rsidRPr="00A17A95" w:rsidRDefault="00B43212" w:rsidP="00B77E05">
            <w:pPr>
              <w:rPr>
                <w:rFonts w:ascii="Cambria" w:hAnsi="Cambria"/>
              </w:rPr>
            </w:pPr>
            <w:r w:rsidRPr="00A17A95">
              <w:rPr>
                <w:rFonts w:ascii="Cambria" w:hAnsi="Cambria"/>
              </w:rPr>
              <w:t>0</w:t>
            </w:r>
          </w:p>
        </w:tc>
      </w:tr>
      <w:tr w:rsidR="00B43212" w:rsidRPr="00A17A95" w:rsidTr="00977A13">
        <w:tc>
          <w:tcPr>
            <w:tcW w:w="460" w:type="dxa"/>
          </w:tcPr>
          <w:p w:rsidR="00B43212" w:rsidRPr="00A17A95" w:rsidRDefault="00B43212" w:rsidP="00B77E05">
            <w:pPr>
              <w:rPr>
                <w:rFonts w:ascii="Cambria" w:hAnsi="Cambria"/>
              </w:rPr>
            </w:pPr>
            <w:r w:rsidRPr="00A17A95">
              <w:rPr>
                <w:rFonts w:ascii="Cambria" w:hAnsi="Cambria"/>
              </w:rPr>
              <w:t>7</w:t>
            </w:r>
          </w:p>
        </w:tc>
        <w:tc>
          <w:tcPr>
            <w:tcW w:w="1162" w:type="dxa"/>
          </w:tcPr>
          <w:p w:rsidR="00B43212" w:rsidRPr="00A17A95" w:rsidRDefault="00B43212" w:rsidP="00B77E05">
            <w:pPr>
              <w:rPr>
                <w:rFonts w:ascii="Cambria" w:hAnsi="Cambria"/>
              </w:rPr>
            </w:pPr>
            <w:r w:rsidRPr="00A17A95">
              <w:rPr>
                <w:rFonts w:ascii="Cambria" w:hAnsi="Cambria"/>
              </w:rPr>
              <w:t>130</w:t>
            </w:r>
          </w:p>
        </w:tc>
        <w:tc>
          <w:tcPr>
            <w:tcW w:w="1321" w:type="dxa"/>
          </w:tcPr>
          <w:p w:rsidR="00B43212" w:rsidRPr="00A17A95" w:rsidRDefault="00B43212" w:rsidP="00B77E05">
            <w:pPr>
              <w:rPr>
                <w:rFonts w:ascii="Cambria" w:hAnsi="Cambria"/>
              </w:rPr>
            </w:pPr>
            <w:r w:rsidRPr="00A17A95">
              <w:rPr>
                <w:rFonts w:ascii="Cambria" w:hAnsi="Cambria"/>
              </w:rPr>
              <w:t>5</w:t>
            </w:r>
          </w:p>
        </w:tc>
        <w:tc>
          <w:tcPr>
            <w:tcW w:w="1418" w:type="dxa"/>
          </w:tcPr>
          <w:p w:rsidR="00B43212" w:rsidRPr="00A17A95" w:rsidRDefault="00B43212" w:rsidP="00B77E05">
            <w:pPr>
              <w:rPr>
                <w:rFonts w:ascii="Cambria" w:hAnsi="Cambria"/>
              </w:rPr>
            </w:pPr>
            <w:r w:rsidRPr="00A17A95">
              <w:rPr>
                <w:rFonts w:ascii="Cambria" w:hAnsi="Cambria"/>
              </w:rPr>
              <w:t>5</w:t>
            </w:r>
          </w:p>
        </w:tc>
        <w:tc>
          <w:tcPr>
            <w:tcW w:w="1417" w:type="dxa"/>
          </w:tcPr>
          <w:p w:rsidR="00B43212" w:rsidRPr="00A17A95" w:rsidRDefault="00B43212" w:rsidP="00B77E05">
            <w:pPr>
              <w:rPr>
                <w:rFonts w:ascii="Cambria" w:hAnsi="Cambria"/>
              </w:rPr>
            </w:pPr>
            <w:r w:rsidRPr="00A17A95">
              <w:rPr>
                <w:rFonts w:ascii="Cambria" w:hAnsi="Cambria"/>
              </w:rPr>
              <w:t>5</w:t>
            </w:r>
          </w:p>
        </w:tc>
        <w:tc>
          <w:tcPr>
            <w:tcW w:w="1276" w:type="dxa"/>
          </w:tcPr>
          <w:p w:rsidR="00B43212" w:rsidRPr="00A17A95" w:rsidRDefault="00B43212" w:rsidP="00F649C8">
            <w:pPr>
              <w:rPr>
                <w:rFonts w:ascii="Cambria" w:hAnsi="Cambria"/>
              </w:rPr>
            </w:pPr>
            <w:r w:rsidRPr="00A17A95">
              <w:rPr>
                <w:rFonts w:ascii="Cambria" w:hAnsi="Cambria"/>
              </w:rPr>
              <w:t>5</w:t>
            </w:r>
          </w:p>
        </w:tc>
        <w:tc>
          <w:tcPr>
            <w:tcW w:w="1276" w:type="dxa"/>
          </w:tcPr>
          <w:p w:rsidR="00B43212" w:rsidRPr="00A17A95" w:rsidRDefault="00B43212" w:rsidP="00F649C8">
            <w:pPr>
              <w:rPr>
                <w:rFonts w:ascii="Cambria" w:hAnsi="Cambria"/>
              </w:rPr>
            </w:pPr>
            <w:r w:rsidRPr="00A17A95">
              <w:rPr>
                <w:rFonts w:ascii="Cambria" w:hAnsi="Cambria"/>
              </w:rPr>
              <w:t>5</w:t>
            </w:r>
          </w:p>
        </w:tc>
        <w:tc>
          <w:tcPr>
            <w:tcW w:w="1276" w:type="dxa"/>
          </w:tcPr>
          <w:p w:rsidR="00B43212" w:rsidRPr="00A17A95" w:rsidRDefault="00643B0E" w:rsidP="00B77E05">
            <w:pPr>
              <w:rPr>
                <w:rFonts w:ascii="Cambria" w:hAnsi="Cambria"/>
              </w:rPr>
            </w:pPr>
            <w:r w:rsidRPr="00A17A95">
              <w:rPr>
                <w:rFonts w:ascii="Cambria" w:hAnsi="Cambria"/>
              </w:rPr>
              <w:t>0</w:t>
            </w:r>
          </w:p>
        </w:tc>
      </w:tr>
      <w:tr w:rsidR="00B43212" w:rsidRPr="00A17A95" w:rsidTr="00977A13">
        <w:tc>
          <w:tcPr>
            <w:tcW w:w="460" w:type="dxa"/>
          </w:tcPr>
          <w:p w:rsidR="00B43212" w:rsidRPr="00A17A95" w:rsidRDefault="00B43212" w:rsidP="00B77E05">
            <w:pPr>
              <w:rPr>
                <w:rFonts w:ascii="Cambria" w:hAnsi="Cambria"/>
              </w:rPr>
            </w:pPr>
            <w:r w:rsidRPr="00A17A95">
              <w:rPr>
                <w:rFonts w:ascii="Cambria" w:hAnsi="Cambria"/>
              </w:rPr>
              <w:t>8</w:t>
            </w:r>
          </w:p>
        </w:tc>
        <w:tc>
          <w:tcPr>
            <w:tcW w:w="1162" w:type="dxa"/>
          </w:tcPr>
          <w:p w:rsidR="00B43212" w:rsidRPr="00A17A95" w:rsidRDefault="00B43212" w:rsidP="00B77E05">
            <w:pPr>
              <w:rPr>
                <w:rFonts w:ascii="Cambria" w:hAnsi="Cambria"/>
              </w:rPr>
            </w:pPr>
            <w:r w:rsidRPr="00A17A95">
              <w:rPr>
                <w:rFonts w:ascii="Cambria" w:hAnsi="Cambria"/>
              </w:rPr>
              <w:t>135</w:t>
            </w:r>
          </w:p>
        </w:tc>
        <w:tc>
          <w:tcPr>
            <w:tcW w:w="1321" w:type="dxa"/>
          </w:tcPr>
          <w:p w:rsidR="00B43212" w:rsidRPr="00A17A95" w:rsidRDefault="00B43212" w:rsidP="00B77E05">
            <w:pPr>
              <w:rPr>
                <w:rFonts w:ascii="Cambria" w:hAnsi="Cambria"/>
              </w:rPr>
            </w:pPr>
            <w:r w:rsidRPr="00A17A95">
              <w:rPr>
                <w:rFonts w:ascii="Cambria" w:hAnsi="Cambria"/>
              </w:rPr>
              <w:t>5</w:t>
            </w:r>
          </w:p>
        </w:tc>
        <w:tc>
          <w:tcPr>
            <w:tcW w:w="1418" w:type="dxa"/>
          </w:tcPr>
          <w:p w:rsidR="00B43212" w:rsidRPr="00A17A95" w:rsidRDefault="00B43212" w:rsidP="00B77E05">
            <w:pPr>
              <w:rPr>
                <w:rFonts w:ascii="Cambria" w:hAnsi="Cambria"/>
              </w:rPr>
            </w:pPr>
            <w:r w:rsidRPr="00A17A95">
              <w:rPr>
                <w:rFonts w:ascii="Cambria" w:hAnsi="Cambria"/>
              </w:rPr>
              <w:t>5</w:t>
            </w:r>
          </w:p>
        </w:tc>
        <w:tc>
          <w:tcPr>
            <w:tcW w:w="1417" w:type="dxa"/>
          </w:tcPr>
          <w:p w:rsidR="00B43212" w:rsidRPr="00A17A95" w:rsidRDefault="00B43212" w:rsidP="00B77E05">
            <w:pPr>
              <w:rPr>
                <w:rFonts w:ascii="Cambria" w:hAnsi="Cambria"/>
              </w:rPr>
            </w:pPr>
            <w:r w:rsidRPr="00A17A95">
              <w:rPr>
                <w:rFonts w:ascii="Cambria" w:hAnsi="Cambria"/>
              </w:rPr>
              <w:t>5</w:t>
            </w:r>
          </w:p>
        </w:tc>
        <w:tc>
          <w:tcPr>
            <w:tcW w:w="1276" w:type="dxa"/>
          </w:tcPr>
          <w:p w:rsidR="00B43212" w:rsidRPr="00A17A95" w:rsidRDefault="00B43212" w:rsidP="00F649C8">
            <w:pPr>
              <w:rPr>
                <w:rFonts w:ascii="Cambria" w:hAnsi="Cambria"/>
              </w:rPr>
            </w:pPr>
            <w:r w:rsidRPr="00A17A95">
              <w:rPr>
                <w:rFonts w:ascii="Cambria" w:hAnsi="Cambria"/>
              </w:rPr>
              <w:t>5</w:t>
            </w:r>
          </w:p>
        </w:tc>
        <w:tc>
          <w:tcPr>
            <w:tcW w:w="1276" w:type="dxa"/>
          </w:tcPr>
          <w:p w:rsidR="00B43212" w:rsidRPr="00A17A95" w:rsidRDefault="00B43212" w:rsidP="00F649C8">
            <w:pPr>
              <w:rPr>
                <w:rFonts w:ascii="Cambria" w:hAnsi="Cambria"/>
              </w:rPr>
            </w:pPr>
            <w:r w:rsidRPr="00A17A95">
              <w:rPr>
                <w:rFonts w:ascii="Cambria" w:hAnsi="Cambria"/>
              </w:rPr>
              <w:t>5</w:t>
            </w:r>
          </w:p>
        </w:tc>
        <w:tc>
          <w:tcPr>
            <w:tcW w:w="1276" w:type="dxa"/>
          </w:tcPr>
          <w:p w:rsidR="00B43212" w:rsidRPr="00A17A95" w:rsidRDefault="00643B0E" w:rsidP="00B77E05">
            <w:pPr>
              <w:rPr>
                <w:rFonts w:ascii="Cambria" w:hAnsi="Cambria"/>
              </w:rPr>
            </w:pPr>
            <w:r w:rsidRPr="00A17A95">
              <w:rPr>
                <w:rFonts w:ascii="Cambria" w:hAnsi="Cambria"/>
              </w:rPr>
              <w:t>0</w:t>
            </w:r>
          </w:p>
        </w:tc>
      </w:tr>
      <w:tr w:rsidR="00B43212" w:rsidRPr="00A17A95" w:rsidTr="00977A13">
        <w:tc>
          <w:tcPr>
            <w:tcW w:w="460" w:type="dxa"/>
          </w:tcPr>
          <w:p w:rsidR="00B43212" w:rsidRPr="00A17A95" w:rsidRDefault="00B43212" w:rsidP="00B77E05">
            <w:pPr>
              <w:rPr>
                <w:rFonts w:ascii="Cambria" w:hAnsi="Cambria"/>
              </w:rPr>
            </w:pPr>
            <w:r w:rsidRPr="00A17A95">
              <w:rPr>
                <w:rFonts w:ascii="Cambria" w:hAnsi="Cambria"/>
              </w:rPr>
              <w:t>9</w:t>
            </w:r>
          </w:p>
        </w:tc>
        <w:tc>
          <w:tcPr>
            <w:tcW w:w="1162" w:type="dxa"/>
          </w:tcPr>
          <w:p w:rsidR="00B43212" w:rsidRPr="00A17A95" w:rsidRDefault="00B43212" w:rsidP="00B77E05">
            <w:pPr>
              <w:rPr>
                <w:rFonts w:ascii="Cambria" w:hAnsi="Cambria"/>
              </w:rPr>
            </w:pPr>
            <w:r w:rsidRPr="00A17A95">
              <w:rPr>
                <w:rFonts w:ascii="Cambria" w:hAnsi="Cambria"/>
              </w:rPr>
              <w:t>140</w:t>
            </w:r>
          </w:p>
        </w:tc>
        <w:tc>
          <w:tcPr>
            <w:tcW w:w="1321" w:type="dxa"/>
          </w:tcPr>
          <w:p w:rsidR="00B43212" w:rsidRPr="00A17A95" w:rsidRDefault="00B43212" w:rsidP="00B77E05">
            <w:pPr>
              <w:rPr>
                <w:rFonts w:ascii="Cambria" w:hAnsi="Cambria"/>
              </w:rPr>
            </w:pPr>
            <w:r w:rsidRPr="00A17A95">
              <w:rPr>
                <w:rFonts w:ascii="Cambria" w:hAnsi="Cambria"/>
              </w:rPr>
              <w:t>5</w:t>
            </w:r>
          </w:p>
        </w:tc>
        <w:tc>
          <w:tcPr>
            <w:tcW w:w="1418" w:type="dxa"/>
          </w:tcPr>
          <w:p w:rsidR="00B43212" w:rsidRPr="00A17A95" w:rsidRDefault="00B43212" w:rsidP="00B77E05">
            <w:pPr>
              <w:rPr>
                <w:rFonts w:ascii="Cambria" w:hAnsi="Cambria"/>
              </w:rPr>
            </w:pPr>
            <w:r w:rsidRPr="00A17A95">
              <w:rPr>
                <w:rFonts w:ascii="Cambria" w:hAnsi="Cambria"/>
              </w:rPr>
              <w:t>5</w:t>
            </w:r>
          </w:p>
        </w:tc>
        <w:tc>
          <w:tcPr>
            <w:tcW w:w="1417" w:type="dxa"/>
          </w:tcPr>
          <w:p w:rsidR="00B43212" w:rsidRPr="00A17A95" w:rsidRDefault="00B43212" w:rsidP="00B77E05">
            <w:pPr>
              <w:rPr>
                <w:rFonts w:ascii="Cambria" w:hAnsi="Cambria"/>
              </w:rPr>
            </w:pPr>
            <w:r w:rsidRPr="00A17A95">
              <w:rPr>
                <w:rFonts w:ascii="Cambria" w:hAnsi="Cambria"/>
              </w:rPr>
              <w:t>5</w:t>
            </w:r>
          </w:p>
        </w:tc>
        <w:tc>
          <w:tcPr>
            <w:tcW w:w="1276" w:type="dxa"/>
          </w:tcPr>
          <w:p w:rsidR="00B43212" w:rsidRPr="00A17A95" w:rsidRDefault="00B43212" w:rsidP="00F649C8">
            <w:pPr>
              <w:rPr>
                <w:rFonts w:ascii="Cambria" w:hAnsi="Cambria"/>
              </w:rPr>
            </w:pPr>
            <w:r w:rsidRPr="00A17A95">
              <w:rPr>
                <w:rFonts w:ascii="Cambria" w:hAnsi="Cambria"/>
              </w:rPr>
              <w:t>5</w:t>
            </w:r>
          </w:p>
        </w:tc>
        <w:tc>
          <w:tcPr>
            <w:tcW w:w="1276" w:type="dxa"/>
          </w:tcPr>
          <w:p w:rsidR="00B43212" w:rsidRPr="00A17A95" w:rsidRDefault="00B43212" w:rsidP="00F649C8">
            <w:pPr>
              <w:rPr>
                <w:rFonts w:ascii="Cambria" w:hAnsi="Cambria"/>
              </w:rPr>
            </w:pPr>
            <w:r w:rsidRPr="00A17A95">
              <w:rPr>
                <w:rFonts w:ascii="Cambria" w:hAnsi="Cambria"/>
              </w:rPr>
              <w:t>5</w:t>
            </w:r>
          </w:p>
        </w:tc>
        <w:tc>
          <w:tcPr>
            <w:tcW w:w="1276" w:type="dxa"/>
          </w:tcPr>
          <w:p w:rsidR="00B43212" w:rsidRPr="00A17A95" w:rsidRDefault="00643B0E" w:rsidP="00B77E05">
            <w:pPr>
              <w:rPr>
                <w:rFonts w:ascii="Cambria" w:hAnsi="Cambria"/>
              </w:rPr>
            </w:pPr>
            <w:r w:rsidRPr="00A17A95">
              <w:rPr>
                <w:rFonts w:ascii="Cambria" w:hAnsi="Cambria"/>
              </w:rPr>
              <w:t>0</w:t>
            </w:r>
          </w:p>
        </w:tc>
      </w:tr>
      <w:tr w:rsidR="00B43212" w:rsidRPr="00A17A95" w:rsidTr="00977A13">
        <w:tc>
          <w:tcPr>
            <w:tcW w:w="460" w:type="dxa"/>
          </w:tcPr>
          <w:p w:rsidR="00B43212" w:rsidRPr="00A17A95" w:rsidRDefault="00B43212" w:rsidP="00B77E05">
            <w:pPr>
              <w:rPr>
                <w:rFonts w:ascii="Cambria" w:hAnsi="Cambria"/>
              </w:rPr>
            </w:pPr>
            <w:r w:rsidRPr="00A17A95">
              <w:rPr>
                <w:rFonts w:ascii="Cambria" w:hAnsi="Cambria"/>
              </w:rPr>
              <w:t>10</w:t>
            </w:r>
          </w:p>
        </w:tc>
        <w:tc>
          <w:tcPr>
            <w:tcW w:w="1162" w:type="dxa"/>
          </w:tcPr>
          <w:p w:rsidR="00B43212" w:rsidRPr="00A17A95" w:rsidRDefault="00B43212" w:rsidP="00B77E05">
            <w:pPr>
              <w:rPr>
                <w:rFonts w:ascii="Cambria" w:hAnsi="Cambria"/>
              </w:rPr>
            </w:pPr>
            <w:r w:rsidRPr="00A17A95">
              <w:rPr>
                <w:rFonts w:ascii="Cambria" w:hAnsi="Cambria"/>
              </w:rPr>
              <w:t>145</w:t>
            </w:r>
          </w:p>
        </w:tc>
        <w:tc>
          <w:tcPr>
            <w:tcW w:w="1321" w:type="dxa"/>
          </w:tcPr>
          <w:p w:rsidR="00B43212" w:rsidRPr="00A17A95" w:rsidRDefault="00B43212" w:rsidP="00B77E05">
            <w:pPr>
              <w:rPr>
                <w:rFonts w:ascii="Cambria" w:hAnsi="Cambria"/>
              </w:rPr>
            </w:pPr>
            <w:r w:rsidRPr="00A17A95">
              <w:rPr>
                <w:rFonts w:ascii="Cambria" w:hAnsi="Cambria"/>
              </w:rPr>
              <w:t>5</w:t>
            </w:r>
          </w:p>
        </w:tc>
        <w:tc>
          <w:tcPr>
            <w:tcW w:w="1418" w:type="dxa"/>
          </w:tcPr>
          <w:p w:rsidR="00B43212" w:rsidRPr="00A17A95" w:rsidRDefault="00B43212" w:rsidP="00B77E05">
            <w:pPr>
              <w:rPr>
                <w:rFonts w:ascii="Cambria" w:hAnsi="Cambria"/>
              </w:rPr>
            </w:pPr>
            <w:r w:rsidRPr="00A17A95">
              <w:rPr>
                <w:rFonts w:ascii="Cambria" w:hAnsi="Cambria"/>
              </w:rPr>
              <w:t>5</w:t>
            </w:r>
          </w:p>
        </w:tc>
        <w:tc>
          <w:tcPr>
            <w:tcW w:w="1417" w:type="dxa"/>
          </w:tcPr>
          <w:p w:rsidR="00B43212" w:rsidRPr="00A17A95" w:rsidRDefault="00B43212" w:rsidP="00B77E05">
            <w:pPr>
              <w:rPr>
                <w:rFonts w:ascii="Cambria" w:hAnsi="Cambria"/>
              </w:rPr>
            </w:pPr>
            <w:r w:rsidRPr="00A17A95">
              <w:rPr>
                <w:rFonts w:ascii="Cambria" w:hAnsi="Cambria"/>
              </w:rPr>
              <w:t>5</w:t>
            </w:r>
          </w:p>
        </w:tc>
        <w:tc>
          <w:tcPr>
            <w:tcW w:w="1276" w:type="dxa"/>
          </w:tcPr>
          <w:p w:rsidR="00B43212" w:rsidRPr="00A17A95" w:rsidRDefault="00B43212" w:rsidP="00F649C8">
            <w:pPr>
              <w:rPr>
                <w:rFonts w:ascii="Cambria" w:hAnsi="Cambria"/>
              </w:rPr>
            </w:pPr>
            <w:r w:rsidRPr="00A17A95">
              <w:rPr>
                <w:rFonts w:ascii="Cambria" w:hAnsi="Cambria"/>
              </w:rPr>
              <w:t>5</w:t>
            </w:r>
          </w:p>
        </w:tc>
        <w:tc>
          <w:tcPr>
            <w:tcW w:w="1276" w:type="dxa"/>
          </w:tcPr>
          <w:p w:rsidR="00B43212" w:rsidRPr="00A17A95" w:rsidRDefault="00B43212" w:rsidP="00F649C8">
            <w:pPr>
              <w:rPr>
                <w:rFonts w:ascii="Cambria" w:hAnsi="Cambria"/>
              </w:rPr>
            </w:pPr>
            <w:r w:rsidRPr="00A17A95">
              <w:rPr>
                <w:rFonts w:ascii="Cambria" w:hAnsi="Cambria"/>
              </w:rPr>
              <w:t>5</w:t>
            </w:r>
          </w:p>
        </w:tc>
        <w:tc>
          <w:tcPr>
            <w:tcW w:w="1276" w:type="dxa"/>
          </w:tcPr>
          <w:p w:rsidR="00B43212" w:rsidRPr="00A17A95" w:rsidRDefault="00643B0E" w:rsidP="00B77E05">
            <w:pPr>
              <w:rPr>
                <w:rFonts w:ascii="Cambria" w:hAnsi="Cambria"/>
              </w:rPr>
            </w:pPr>
            <w:r w:rsidRPr="00A17A95">
              <w:rPr>
                <w:rFonts w:ascii="Cambria" w:hAnsi="Cambria"/>
              </w:rPr>
              <w:t>0</w:t>
            </w:r>
          </w:p>
        </w:tc>
      </w:tr>
      <w:tr w:rsidR="00B43212" w:rsidRPr="00A17A95" w:rsidTr="00977A13">
        <w:tc>
          <w:tcPr>
            <w:tcW w:w="460" w:type="dxa"/>
          </w:tcPr>
          <w:p w:rsidR="00B43212" w:rsidRPr="00A17A95" w:rsidRDefault="00B43212" w:rsidP="00B77E05">
            <w:pPr>
              <w:rPr>
                <w:rFonts w:ascii="Cambria" w:hAnsi="Cambria"/>
              </w:rPr>
            </w:pPr>
            <w:r w:rsidRPr="00A17A95">
              <w:rPr>
                <w:rFonts w:ascii="Cambria" w:hAnsi="Cambria"/>
              </w:rPr>
              <w:t>11</w:t>
            </w:r>
          </w:p>
        </w:tc>
        <w:tc>
          <w:tcPr>
            <w:tcW w:w="1162" w:type="dxa"/>
          </w:tcPr>
          <w:p w:rsidR="00B43212" w:rsidRPr="00A17A95" w:rsidRDefault="00B43212" w:rsidP="00B77E05">
            <w:pPr>
              <w:rPr>
                <w:rFonts w:ascii="Cambria" w:hAnsi="Cambria"/>
              </w:rPr>
            </w:pPr>
            <w:r w:rsidRPr="00A17A95">
              <w:rPr>
                <w:rFonts w:ascii="Cambria" w:hAnsi="Cambria"/>
              </w:rPr>
              <w:t>150</w:t>
            </w:r>
          </w:p>
        </w:tc>
        <w:tc>
          <w:tcPr>
            <w:tcW w:w="1321" w:type="dxa"/>
          </w:tcPr>
          <w:p w:rsidR="00B43212" w:rsidRPr="00A17A95" w:rsidRDefault="00B43212" w:rsidP="00F649C8">
            <w:pPr>
              <w:rPr>
                <w:rFonts w:ascii="Cambria" w:hAnsi="Cambria"/>
              </w:rPr>
            </w:pPr>
            <w:r w:rsidRPr="00A17A95">
              <w:rPr>
                <w:rFonts w:ascii="Cambria" w:hAnsi="Cambria"/>
              </w:rPr>
              <w:t>5</w:t>
            </w:r>
          </w:p>
        </w:tc>
        <w:tc>
          <w:tcPr>
            <w:tcW w:w="1418" w:type="dxa"/>
          </w:tcPr>
          <w:p w:rsidR="00B43212" w:rsidRPr="00A17A95" w:rsidRDefault="00B43212" w:rsidP="00F649C8">
            <w:pPr>
              <w:rPr>
                <w:rFonts w:ascii="Cambria" w:hAnsi="Cambria"/>
              </w:rPr>
            </w:pPr>
            <w:r w:rsidRPr="00A17A95">
              <w:rPr>
                <w:rFonts w:ascii="Cambria" w:hAnsi="Cambria"/>
              </w:rPr>
              <w:t>5</w:t>
            </w:r>
          </w:p>
        </w:tc>
        <w:tc>
          <w:tcPr>
            <w:tcW w:w="1417" w:type="dxa"/>
          </w:tcPr>
          <w:p w:rsidR="00B43212" w:rsidRPr="00A17A95" w:rsidRDefault="00B43212" w:rsidP="00F649C8">
            <w:pPr>
              <w:rPr>
                <w:rFonts w:ascii="Cambria" w:hAnsi="Cambria"/>
              </w:rPr>
            </w:pPr>
            <w:r w:rsidRPr="00A17A95">
              <w:rPr>
                <w:rFonts w:ascii="Cambria" w:hAnsi="Cambria"/>
              </w:rPr>
              <w:t>5</w:t>
            </w:r>
          </w:p>
        </w:tc>
        <w:tc>
          <w:tcPr>
            <w:tcW w:w="1276" w:type="dxa"/>
          </w:tcPr>
          <w:p w:rsidR="00B43212" w:rsidRPr="00A17A95" w:rsidRDefault="00B43212" w:rsidP="00F649C8">
            <w:pPr>
              <w:rPr>
                <w:rFonts w:ascii="Cambria" w:hAnsi="Cambria"/>
              </w:rPr>
            </w:pPr>
            <w:r w:rsidRPr="00A17A95">
              <w:rPr>
                <w:rFonts w:ascii="Cambria" w:hAnsi="Cambria"/>
              </w:rPr>
              <w:t>5</w:t>
            </w:r>
          </w:p>
        </w:tc>
        <w:tc>
          <w:tcPr>
            <w:tcW w:w="1276" w:type="dxa"/>
          </w:tcPr>
          <w:p w:rsidR="00B43212" w:rsidRPr="00A17A95" w:rsidRDefault="00B43212" w:rsidP="00F649C8">
            <w:pPr>
              <w:rPr>
                <w:rFonts w:ascii="Cambria" w:hAnsi="Cambria"/>
              </w:rPr>
            </w:pPr>
            <w:r w:rsidRPr="00A17A95">
              <w:rPr>
                <w:rFonts w:ascii="Cambria" w:hAnsi="Cambria"/>
              </w:rPr>
              <w:t>5</w:t>
            </w:r>
          </w:p>
        </w:tc>
        <w:tc>
          <w:tcPr>
            <w:tcW w:w="1276" w:type="dxa"/>
          </w:tcPr>
          <w:p w:rsidR="00B43212" w:rsidRPr="00A17A95" w:rsidRDefault="00643B0E" w:rsidP="00B77E05">
            <w:pPr>
              <w:rPr>
                <w:rFonts w:ascii="Cambria" w:hAnsi="Cambria"/>
              </w:rPr>
            </w:pPr>
            <w:r w:rsidRPr="00A17A95">
              <w:rPr>
                <w:rFonts w:ascii="Cambria" w:hAnsi="Cambria"/>
              </w:rPr>
              <w:t>0</w:t>
            </w:r>
          </w:p>
        </w:tc>
      </w:tr>
      <w:tr w:rsidR="00B43212" w:rsidRPr="00A17A95" w:rsidTr="00977A13">
        <w:tc>
          <w:tcPr>
            <w:tcW w:w="460" w:type="dxa"/>
          </w:tcPr>
          <w:p w:rsidR="00B43212" w:rsidRPr="00A17A95" w:rsidRDefault="00B43212" w:rsidP="00B77E05">
            <w:pPr>
              <w:rPr>
                <w:rFonts w:ascii="Cambria" w:hAnsi="Cambria"/>
              </w:rPr>
            </w:pPr>
            <w:r w:rsidRPr="00A17A95">
              <w:rPr>
                <w:rFonts w:ascii="Cambria" w:hAnsi="Cambria"/>
              </w:rPr>
              <w:t>12</w:t>
            </w:r>
          </w:p>
        </w:tc>
        <w:tc>
          <w:tcPr>
            <w:tcW w:w="1162" w:type="dxa"/>
          </w:tcPr>
          <w:p w:rsidR="00B43212" w:rsidRPr="00A17A95" w:rsidRDefault="00B43212" w:rsidP="00B77E05">
            <w:pPr>
              <w:rPr>
                <w:rFonts w:ascii="Cambria" w:hAnsi="Cambria"/>
              </w:rPr>
            </w:pPr>
            <w:r w:rsidRPr="00A17A95">
              <w:rPr>
                <w:rFonts w:ascii="Cambria" w:hAnsi="Cambria"/>
              </w:rPr>
              <w:t>155</w:t>
            </w:r>
          </w:p>
        </w:tc>
        <w:tc>
          <w:tcPr>
            <w:tcW w:w="1321" w:type="dxa"/>
          </w:tcPr>
          <w:p w:rsidR="00B43212" w:rsidRPr="00A17A95" w:rsidRDefault="00B43212" w:rsidP="00F649C8">
            <w:pPr>
              <w:rPr>
                <w:rFonts w:ascii="Cambria" w:hAnsi="Cambria"/>
              </w:rPr>
            </w:pPr>
            <w:r w:rsidRPr="00A17A95">
              <w:rPr>
                <w:rFonts w:ascii="Cambria" w:hAnsi="Cambria"/>
              </w:rPr>
              <w:t>5</w:t>
            </w:r>
          </w:p>
        </w:tc>
        <w:tc>
          <w:tcPr>
            <w:tcW w:w="1418" w:type="dxa"/>
          </w:tcPr>
          <w:p w:rsidR="00B43212" w:rsidRPr="00A17A95" w:rsidRDefault="00B43212" w:rsidP="00F649C8">
            <w:pPr>
              <w:rPr>
                <w:rFonts w:ascii="Cambria" w:hAnsi="Cambria"/>
              </w:rPr>
            </w:pPr>
            <w:r w:rsidRPr="00A17A95">
              <w:rPr>
                <w:rFonts w:ascii="Cambria" w:hAnsi="Cambria"/>
              </w:rPr>
              <w:t>5</w:t>
            </w:r>
          </w:p>
        </w:tc>
        <w:tc>
          <w:tcPr>
            <w:tcW w:w="1417" w:type="dxa"/>
          </w:tcPr>
          <w:p w:rsidR="00B43212" w:rsidRPr="00A17A95" w:rsidRDefault="00B43212" w:rsidP="00F649C8">
            <w:pPr>
              <w:rPr>
                <w:rFonts w:ascii="Cambria" w:hAnsi="Cambria"/>
              </w:rPr>
            </w:pPr>
            <w:r w:rsidRPr="00A17A95">
              <w:rPr>
                <w:rFonts w:ascii="Cambria" w:hAnsi="Cambria"/>
              </w:rPr>
              <w:t>5</w:t>
            </w:r>
          </w:p>
        </w:tc>
        <w:tc>
          <w:tcPr>
            <w:tcW w:w="1276" w:type="dxa"/>
          </w:tcPr>
          <w:p w:rsidR="00B43212" w:rsidRPr="00A17A95" w:rsidRDefault="00B43212" w:rsidP="00F649C8">
            <w:pPr>
              <w:rPr>
                <w:rFonts w:ascii="Cambria" w:hAnsi="Cambria"/>
              </w:rPr>
            </w:pPr>
            <w:r w:rsidRPr="00A17A95">
              <w:rPr>
                <w:rFonts w:ascii="Cambria" w:hAnsi="Cambria"/>
              </w:rPr>
              <w:t>5</w:t>
            </w:r>
          </w:p>
        </w:tc>
        <w:tc>
          <w:tcPr>
            <w:tcW w:w="1276" w:type="dxa"/>
          </w:tcPr>
          <w:p w:rsidR="00B43212" w:rsidRPr="00A17A95" w:rsidRDefault="00B43212" w:rsidP="00F649C8">
            <w:pPr>
              <w:rPr>
                <w:rFonts w:ascii="Cambria" w:hAnsi="Cambria"/>
              </w:rPr>
            </w:pPr>
            <w:r w:rsidRPr="00A17A95">
              <w:rPr>
                <w:rFonts w:ascii="Cambria" w:hAnsi="Cambria"/>
              </w:rPr>
              <w:t>5</w:t>
            </w:r>
          </w:p>
        </w:tc>
        <w:tc>
          <w:tcPr>
            <w:tcW w:w="1276" w:type="dxa"/>
          </w:tcPr>
          <w:p w:rsidR="00B43212" w:rsidRPr="00A17A95" w:rsidRDefault="00643B0E" w:rsidP="00B77E05">
            <w:pPr>
              <w:rPr>
                <w:rFonts w:ascii="Cambria" w:hAnsi="Cambria"/>
              </w:rPr>
            </w:pPr>
            <w:r w:rsidRPr="00A17A95">
              <w:rPr>
                <w:rFonts w:ascii="Cambria" w:hAnsi="Cambria"/>
              </w:rPr>
              <w:t>0</w:t>
            </w:r>
          </w:p>
        </w:tc>
      </w:tr>
      <w:tr w:rsidR="00B43212" w:rsidRPr="00A17A95" w:rsidTr="00977A13">
        <w:tc>
          <w:tcPr>
            <w:tcW w:w="460" w:type="dxa"/>
          </w:tcPr>
          <w:p w:rsidR="00B43212" w:rsidRPr="00A17A95" w:rsidRDefault="00B43212" w:rsidP="00B77E05">
            <w:pPr>
              <w:rPr>
                <w:rFonts w:ascii="Cambria" w:hAnsi="Cambria"/>
              </w:rPr>
            </w:pPr>
            <w:r w:rsidRPr="00A17A95">
              <w:rPr>
                <w:rFonts w:ascii="Cambria" w:hAnsi="Cambria"/>
              </w:rPr>
              <w:t>13</w:t>
            </w:r>
          </w:p>
        </w:tc>
        <w:tc>
          <w:tcPr>
            <w:tcW w:w="1162" w:type="dxa"/>
          </w:tcPr>
          <w:p w:rsidR="00B43212" w:rsidRPr="00A17A95" w:rsidRDefault="00B43212" w:rsidP="00B77E05">
            <w:pPr>
              <w:rPr>
                <w:rFonts w:ascii="Cambria" w:hAnsi="Cambria"/>
              </w:rPr>
            </w:pPr>
            <w:r w:rsidRPr="00A17A95">
              <w:rPr>
                <w:rFonts w:ascii="Cambria" w:hAnsi="Cambria"/>
              </w:rPr>
              <w:t>160</w:t>
            </w:r>
          </w:p>
        </w:tc>
        <w:tc>
          <w:tcPr>
            <w:tcW w:w="1321" w:type="dxa"/>
          </w:tcPr>
          <w:p w:rsidR="00B43212" w:rsidRPr="00A17A95" w:rsidRDefault="00B43212" w:rsidP="00F649C8">
            <w:pPr>
              <w:rPr>
                <w:rFonts w:ascii="Cambria" w:hAnsi="Cambria"/>
              </w:rPr>
            </w:pPr>
            <w:r w:rsidRPr="00A17A95">
              <w:rPr>
                <w:rFonts w:ascii="Cambria" w:hAnsi="Cambria"/>
              </w:rPr>
              <w:t>5</w:t>
            </w:r>
          </w:p>
        </w:tc>
        <w:tc>
          <w:tcPr>
            <w:tcW w:w="1418" w:type="dxa"/>
          </w:tcPr>
          <w:p w:rsidR="00B43212" w:rsidRPr="00A17A95" w:rsidRDefault="00B43212" w:rsidP="00F649C8">
            <w:pPr>
              <w:rPr>
                <w:rFonts w:ascii="Cambria" w:hAnsi="Cambria"/>
              </w:rPr>
            </w:pPr>
            <w:r w:rsidRPr="00A17A95">
              <w:rPr>
                <w:rFonts w:ascii="Cambria" w:hAnsi="Cambria"/>
              </w:rPr>
              <w:t>5</w:t>
            </w:r>
          </w:p>
        </w:tc>
        <w:tc>
          <w:tcPr>
            <w:tcW w:w="1417" w:type="dxa"/>
          </w:tcPr>
          <w:p w:rsidR="00B43212" w:rsidRPr="00A17A95" w:rsidRDefault="00B43212" w:rsidP="00F649C8">
            <w:pPr>
              <w:rPr>
                <w:rFonts w:ascii="Cambria" w:hAnsi="Cambria"/>
              </w:rPr>
            </w:pPr>
            <w:r w:rsidRPr="00A17A95">
              <w:rPr>
                <w:rFonts w:ascii="Cambria" w:hAnsi="Cambria"/>
              </w:rPr>
              <w:t>5</w:t>
            </w:r>
          </w:p>
        </w:tc>
        <w:tc>
          <w:tcPr>
            <w:tcW w:w="1276" w:type="dxa"/>
          </w:tcPr>
          <w:p w:rsidR="00B43212" w:rsidRPr="00A17A95" w:rsidRDefault="00B43212" w:rsidP="00F649C8">
            <w:pPr>
              <w:rPr>
                <w:rFonts w:ascii="Cambria" w:hAnsi="Cambria"/>
              </w:rPr>
            </w:pPr>
            <w:r w:rsidRPr="00A17A95">
              <w:rPr>
                <w:rFonts w:ascii="Cambria" w:hAnsi="Cambria"/>
              </w:rPr>
              <w:t>5</w:t>
            </w:r>
          </w:p>
        </w:tc>
        <w:tc>
          <w:tcPr>
            <w:tcW w:w="1276" w:type="dxa"/>
          </w:tcPr>
          <w:p w:rsidR="00B43212" w:rsidRPr="00A17A95" w:rsidRDefault="00B43212" w:rsidP="00F649C8">
            <w:pPr>
              <w:rPr>
                <w:rFonts w:ascii="Cambria" w:hAnsi="Cambria"/>
              </w:rPr>
            </w:pPr>
            <w:r w:rsidRPr="00A17A95">
              <w:rPr>
                <w:rFonts w:ascii="Cambria" w:hAnsi="Cambria"/>
              </w:rPr>
              <w:t>5</w:t>
            </w:r>
          </w:p>
        </w:tc>
        <w:tc>
          <w:tcPr>
            <w:tcW w:w="1276" w:type="dxa"/>
          </w:tcPr>
          <w:p w:rsidR="00B43212" w:rsidRPr="00A17A95" w:rsidRDefault="00643B0E" w:rsidP="00B77E05">
            <w:pPr>
              <w:rPr>
                <w:rFonts w:ascii="Cambria" w:hAnsi="Cambria"/>
              </w:rPr>
            </w:pPr>
            <w:r w:rsidRPr="00A17A95">
              <w:rPr>
                <w:rFonts w:ascii="Cambria" w:hAnsi="Cambria"/>
              </w:rPr>
              <w:t>0</w:t>
            </w:r>
          </w:p>
        </w:tc>
      </w:tr>
      <w:tr w:rsidR="00B43212" w:rsidRPr="00A17A95" w:rsidTr="00977A13">
        <w:tc>
          <w:tcPr>
            <w:tcW w:w="460" w:type="dxa"/>
          </w:tcPr>
          <w:p w:rsidR="00B43212" w:rsidRPr="00A17A95" w:rsidRDefault="00B43212" w:rsidP="00B77E05">
            <w:pPr>
              <w:rPr>
                <w:rFonts w:ascii="Cambria" w:hAnsi="Cambria"/>
              </w:rPr>
            </w:pPr>
            <w:r w:rsidRPr="00A17A95">
              <w:rPr>
                <w:rFonts w:ascii="Cambria" w:hAnsi="Cambria"/>
              </w:rPr>
              <w:t>14</w:t>
            </w:r>
          </w:p>
        </w:tc>
        <w:tc>
          <w:tcPr>
            <w:tcW w:w="1162" w:type="dxa"/>
          </w:tcPr>
          <w:p w:rsidR="00B43212" w:rsidRPr="00A17A95" w:rsidRDefault="00B43212" w:rsidP="00B77E05">
            <w:pPr>
              <w:rPr>
                <w:rFonts w:ascii="Cambria" w:hAnsi="Cambria"/>
              </w:rPr>
            </w:pPr>
            <w:r w:rsidRPr="00A17A95">
              <w:rPr>
                <w:rFonts w:ascii="Cambria" w:hAnsi="Cambria"/>
              </w:rPr>
              <w:t>165</w:t>
            </w:r>
          </w:p>
        </w:tc>
        <w:tc>
          <w:tcPr>
            <w:tcW w:w="1321" w:type="dxa"/>
          </w:tcPr>
          <w:p w:rsidR="00B43212" w:rsidRPr="00A17A95" w:rsidRDefault="00B43212" w:rsidP="00F649C8">
            <w:pPr>
              <w:rPr>
                <w:rFonts w:ascii="Cambria" w:hAnsi="Cambria"/>
              </w:rPr>
            </w:pPr>
            <w:r w:rsidRPr="00A17A95">
              <w:rPr>
                <w:rFonts w:ascii="Cambria" w:hAnsi="Cambria"/>
              </w:rPr>
              <w:t>5</w:t>
            </w:r>
          </w:p>
        </w:tc>
        <w:tc>
          <w:tcPr>
            <w:tcW w:w="1418" w:type="dxa"/>
          </w:tcPr>
          <w:p w:rsidR="00B43212" w:rsidRPr="00A17A95" w:rsidRDefault="00B43212" w:rsidP="00F649C8">
            <w:pPr>
              <w:rPr>
                <w:rFonts w:ascii="Cambria" w:hAnsi="Cambria"/>
              </w:rPr>
            </w:pPr>
            <w:r w:rsidRPr="00A17A95">
              <w:rPr>
                <w:rFonts w:ascii="Cambria" w:hAnsi="Cambria"/>
              </w:rPr>
              <w:t>5</w:t>
            </w:r>
          </w:p>
        </w:tc>
        <w:tc>
          <w:tcPr>
            <w:tcW w:w="1417" w:type="dxa"/>
          </w:tcPr>
          <w:p w:rsidR="00B43212" w:rsidRPr="00A17A95" w:rsidRDefault="00B43212" w:rsidP="00F649C8">
            <w:pPr>
              <w:rPr>
                <w:rFonts w:ascii="Cambria" w:hAnsi="Cambria"/>
              </w:rPr>
            </w:pPr>
            <w:r w:rsidRPr="00A17A95">
              <w:rPr>
                <w:rFonts w:ascii="Cambria" w:hAnsi="Cambria"/>
              </w:rPr>
              <w:t>5</w:t>
            </w:r>
          </w:p>
        </w:tc>
        <w:tc>
          <w:tcPr>
            <w:tcW w:w="1276" w:type="dxa"/>
          </w:tcPr>
          <w:p w:rsidR="00B43212" w:rsidRPr="00A17A95" w:rsidRDefault="00B43212" w:rsidP="00F649C8">
            <w:pPr>
              <w:rPr>
                <w:rFonts w:ascii="Cambria" w:hAnsi="Cambria"/>
              </w:rPr>
            </w:pPr>
            <w:r w:rsidRPr="00A17A95">
              <w:rPr>
                <w:rFonts w:ascii="Cambria" w:hAnsi="Cambria"/>
              </w:rPr>
              <w:t>5</w:t>
            </w:r>
          </w:p>
        </w:tc>
        <w:tc>
          <w:tcPr>
            <w:tcW w:w="1276" w:type="dxa"/>
          </w:tcPr>
          <w:p w:rsidR="00B43212" w:rsidRPr="00A17A95" w:rsidRDefault="00B43212" w:rsidP="00F649C8">
            <w:pPr>
              <w:rPr>
                <w:rFonts w:ascii="Cambria" w:hAnsi="Cambria"/>
              </w:rPr>
            </w:pPr>
            <w:r w:rsidRPr="00A17A95">
              <w:rPr>
                <w:rFonts w:ascii="Cambria" w:hAnsi="Cambria"/>
              </w:rPr>
              <w:t>5</w:t>
            </w:r>
          </w:p>
        </w:tc>
        <w:tc>
          <w:tcPr>
            <w:tcW w:w="1276" w:type="dxa"/>
          </w:tcPr>
          <w:p w:rsidR="00B43212" w:rsidRPr="00A17A95" w:rsidRDefault="00643B0E" w:rsidP="00B77E05">
            <w:pPr>
              <w:rPr>
                <w:rFonts w:ascii="Cambria" w:hAnsi="Cambria"/>
              </w:rPr>
            </w:pPr>
            <w:r w:rsidRPr="00A17A95">
              <w:rPr>
                <w:rFonts w:ascii="Cambria" w:hAnsi="Cambria"/>
              </w:rPr>
              <w:t>0</w:t>
            </w:r>
          </w:p>
        </w:tc>
      </w:tr>
      <w:tr w:rsidR="00B43212" w:rsidRPr="00A17A95" w:rsidTr="00977A13">
        <w:tc>
          <w:tcPr>
            <w:tcW w:w="460" w:type="dxa"/>
          </w:tcPr>
          <w:p w:rsidR="00B43212" w:rsidRPr="00A17A95" w:rsidRDefault="00B43212" w:rsidP="00B77E05">
            <w:pPr>
              <w:rPr>
                <w:rFonts w:ascii="Cambria" w:hAnsi="Cambria"/>
              </w:rPr>
            </w:pPr>
            <w:r w:rsidRPr="00A17A95">
              <w:rPr>
                <w:rFonts w:ascii="Cambria" w:hAnsi="Cambria"/>
              </w:rPr>
              <w:t>15</w:t>
            </w:r>
          </w:p>
        </w:tc>
        <w:tc>
          <w:tcPr>
            <w:tcW w:w="1162" w:type="dxa"/>
          </w:tcPr>
          <w:p w:rsidR="00B43212" w:rsidRPr="00A17A95" w:rsidRDefault="00B43212" w:rsidP="00B77E05">
            <w:pPr>
              <w:rPr>
                <w:rFonts w:ascii="Cambria" w:hAnsi="Cambria"/>
              </w:rPr>
            </w:pPr>
            <w:r w:rsidRPr="00A17A95">
              <w:rPr>
                <w:rFonts w:ascii="Cambria" w:hAnsi="Cambria"/>
              </w:rPr>
              <w:t>170</w:t>
            </w:r>
          </w:p>
        </w:tc>
        <w:tc>
          <w:tcPr>
            <w:tcW w:w="1321" w:type="dxa"/>
          </w:tcPr>
          <w:p w:rsidR="00B43212" w:rsidRPr="00A17A95" w:rsidRDefault="00B43212" w:rsidP="00F649C8">
            <w:pPr>
              <w:rPr>
                <w:rFonts w:ascii="Cambria" w:hAnsi="Cambria"/>
              </w:rPr>
            </w:pPr>
            <w:r w:rsidRPr="00A17A95">
              <w:rPr>
                <w:rFonts w:ascii="Cambria" w:hAnsi="Cambria"/>
              </w:rPr>
              <w:t>5</w:t>
            </w:r>
          </w:p>
        </w:tc>
        <w:tc>
          <w:tcPr>
            <w:tcW w:w="1418" w:type="dxa"/>
          </w:tcPr>
          <w:p w:rsidR="00B43212" w:rsidRPr="00A17A95" w:rsidRDefault="00B43212" w:rsidP="00F649C8">
            <w:pPr>
              <w:rPr>
                <w:rFonts w:ascii="Cambria" w:hAnsi="Cambria"/>
              </w:rPr>
            </w:pPr>
            <w:r w:rsidRPr="00A17A95">
              <w:rPr>
                <w:rFonts w:ascii="Cambria" w:hAnsi="Cambria"/>
              </w:rPr>
              <w:t>5</w:t>
            </w:r>
          </w:p>
        </w:tc>
        <w:tc>
          <w:tcPr>
            <w:tcW w:w="1417" w:type="dxa"/>
          </w:tcPr>
          <w:p w:rsidR="00B43212" w:rsidRPr="00A17A95" w:rsidRDefault="00B43212" w:rsidP="00F649C8">
            <w:pPr>
              <w:rPr>
                <w:rFonts w:ascii="Cambria" w:hAnsi="Cambria"/>
              </w:rPr>
            </w:pPr>
            <w:r w:rsidRPr="00A17A95">
              <w:rPr>
                <w:rFonts w:ascii="Cambria" w:hAnsi="Cambria"/>
              </w:rPr>
              <w:t>5</w:t>
            </w:r>
          </w:p>
        </w:tc>
        <w:tc>
          <w:tcPr>
            <w:tcW w:w="1276" w:type="dxa"/>
          </w:tcPr>
          <w:p w:rsidR="00B43212" w:rsidRPr="00A17A95" w:rsidRDefault="00B43212" w:rsidP="00F649C8">
            <w:pPr>
              <w:rPr>
                <w:rFonts w:ascii="Cambria" w:hAnsi="Cambria"/>
              </w:rPr>
            </w:pPr>
            <w:r w:rsidRPr="00A17A95">
              <w:rPr>
                <w:rFonts w:ascii="Cambria" w:hAnsi="Cambria"/>
              </w:rPr>
              <w:t>5</w:t>
            </w:r>
          </w:p>
        </w:tc>
        <w:tc>
          <w:tcPr>
            <w:tcW w:w="1276" w:type="dxa"/>
          </w:tcPr>
          <w:p w:rsidR="00B43212" w:rsidRPr="00A17A95" w:rsidRDefault="00B43212" w:rsidP="00F649C8">
            <w:pPr>
              <w:rPr>
                <w:rFonts w:ascii="Cambria" w:hAnsi="Cambria"/>
              </w:rPr>
            </w:pPr>
            <w:r w:rsidRPr="00A17A95">
              <w:rPr>
                <w:rFonts w:ascii="Cambria" w:hAnsi="Cambria"/>
              </w:rPr>
              <w:t>5</w:t>
            </w:r>
          </w:p>
        </w:tc>
        <w:tc>
          <w:tcPr>
            <w:tcW w:w="1276" w:type="dxa"/>
          </w:tcPr>
          <w:p w:rsidR="00B43212" w:rsidRPr="00A17A95" w:rsidRDefault="00643B0E" w:rsidP="00B77E05">
            <w:pPr>
              <w:rPr>
                <w:rFonts w:ascii="Cambria" w:hAnsi="Cambria"/>
              </w:rPr>
            </w:pPr>
            <w:r w:rsidRPr="00A17A95">
              <w:rPr>
                <w:rFonts w:ascii="Cambria" w:hAnsi="Cambria"/>
              </w:rPr>
              <w:t>0</w:t>
            </w:r>
          </w:p>
        </w:tc>
      </w:tr>
      <w:tr w:rsidR="00B43212" w:rsidRPr="00A17A95" w:rsidTr="00977A13">
        <w:tc>
          <w:tcPr>
            <w:tcW w:w="460" w:type="dxa"/>
          </w:tcPr>
          <w:p w:rsidR="00B43212" w:rsidRPr="00A17A95" w:rsidRDefault="00B43212" w:rsidP="00B77E05">
            <w:pPr>
              <w:rPr>
                <w:rFonts w:ascii="Cambria" w:hAnsi="Cambria"/>
              </w:rPr>
            </w:pPr>
            <w:r w:rsidRPr="00A17A95">
              <w:rPr>
                <w:rFonts w:ascii="Cambria" w:hAnsi="Cambria"/>
              </w:rPr>
              <w:lastRenderedPageBreak/>
              <w:t>16</w:t>
            </w:r>
          </w:p>
        </w:tc>
        <w:tc>
          <w:tcPr>
            <w:tcW w:w="1162" w:type="dxa"/>
          </w:tcPr>
          <w:p w:rsidR="00B43212" w:rsidRPr="00A17A95" w:rsidRDefault="00B43212" w:rsidP="00B77E05">
            <w:pPr>
              <w:rPr>
                <w:rFonts w:ascii="Cambria" w:hAnsi="Cambria"/>
              </w:rPr>
            </w:pPr>
            <w:r w:rsidRPr="00A17A95">
              <w:rPr>
                <w:rFonts w:ascii="Cambria" w:hAnsi="Cambria"/>
              </w:rPr>
              <w:t>175</w:t>
            </w:r>
          </w:p>
        </w:tc>
        <w:tc>
          <w:tcPr>
            <w:tcW w:w="1321" w:type="dxa"/>
          </w:tcPr>
          <w:p w:rsidR="00B43212" w:rsidRPr="00A17A95" w:rsidRDefault="00B43212" w:rsidP="00F649C8">
            <w:pPr>
              <w:rPr>
                <w:rFonts w:ascii="Cambria" w:hAnsi="Cambria"/>
              </w:rPr>
            </w:pPr>
            <w:r w:rsidRPr="00A17A95">
              <w:rPr>
                <w:rFonts w:ascii="Cambria" w:hAnsi="Cambria"/>
              </w:rPr>
              <w:t>5</w:t>
            </w:r>
          </w:p>
        </w:tc>
        <w:tc>
          <w:tcPr>
            <w:tcW w:w="1418" w:type="dxa"/>
          </w:tcPr>
          <w:p w:rsidR="00B43212" w:rsidRPr="00A17A95" w:rsidRDefault="00B43212" w:rsidP="00F649C8">
            <w:pPr>
              <w:rPr>
                <w:rFonts w:ascii="Cambria" w:hAnsi="Cambria"/>
              </w:rPr>
            </w:pPr>
            <w:r w:rsidRPr="00A17A95">
              <w:rPr>
                <w:rFonts w:ascii="Cambria" w:hAnsi="Cambria"/>
              </w:rPr>
              <w:t>5</w:t>
            </w:r>
          </w:p>
        </w:tc>
        <w:tc>
          <w:tcPr>
            <w:tcW w:w="1417" w:type="dxa"/>
          </w:tcPr>
          <w:p w:rsidR="00B43212" w:rsidRPr="00A17A95" w:rsidRDefault="00B43212" w:rsidP="00F649C8">
            <w:pPr>
              <w:rPr>
                <w:rFonts w:ascii="Cambria" w:hAnsi="Cambria"/>
              </w:rPr>
            </w:pPr>
            <w:r w:rsidRPr="00A17A95">
              <w:rPr>
                <w:rFonts w:ascii="Cambria" w:hAnsi="Cambria"/>
              </w:rPr>
              <w:t>5</w:t>
            </w:r>
          </w:p>
        </w:tc>
        <w:tc>
          <w:tcPr>
            <w:tcW w:w="1276" w:type="dxa"/>
          </w:tcPr>
          <w:p w:rsidR="00B43212" w:rsidRPr="00A17A95" w:rsidRDefault="00B43212" w:rsidP="00F649C8">
            <w:pPr>
              <w:rPr>
                <w:rFonts w:ascii="Cambria" w:hAnsi="Cambria"/>
              </w:rPr>
            </w:pPr>
            <w:r w:rsidRPr="00A17A95">
              <w:rPr>
                <w:rFonts w:ascii="Cambria" w:hAnsi="Cambria"/>
              </w:rPr>
              <w:t>5</w:t>
            </w:r>
          </w:p>
        </w:tc>
        <w:tc>
          <w:tcPr>
            <w:tcW w:w="1276" w:type="dxa"/>
          </w:tcPr>
          <w:p w:rsidR="00B43212" w:rsidRPr="00A17A95" w:rsidRDefault="00B43212" w:rsidP="00F649C8">
            <w:pPr>
              <w:rPr>
                <w:rFonts w:ascii="Cambria" w:hAnsi="Cambria"/>
              </w:rPr>
            </w:pPr>
            <w:r w:rsidRPr="00A17A95">
              <w:rPr>
                <w:rFonts w:ascii="Cambria" w:hAnsi="Cambria"/>
              </w:rPr>
              <w:t>5</w:t>
            </w:r>
          </w:p>
        </w:tc>
        <w:tc>
          <w:tcPr>
            <w:tcW w:w="1276" w:type="dxa"/>
          </w:tcPr>
          <w:p w:rsidR="00B43212" w:rsidRPr="00A17A95" w:rsidRDefault="00643B0E" w:rsidP="00B77E05">
            <w:pPr>
              <w:rPr>
                <w:rFonts w:ascii="Cambria" w:hAnsi="Cambria"/>
              </w:rPr>
            </w:pPr>
            <w:r w:rsidRPr="00A17A95">
              <w:rPr>
                <w:rFonts w:ascii="Cambria" w:hAnsi="Cambria"/>
              </w:rPr>
              <w:t>0</w:t>
            </w:r>
          </w:p>
        </w:tc>
      </w:tr>
      <w:tr w:rsidR="00B43212" w:rsidRPr="00A17A95" w:rsidTr="00977A13">
        <w:tc>
          <w:tcPr>
            <w:tcW w:w="460" w:type="dxa"/>
          </w:tcPr>
          <w:p w:rsidR="00B43212" w:rsidRPr="00A17A95" w:rsidRDefault="00B43212" w:rsidP="00B77E05">
            <w:pPr>
              <w:rPr>
                <w:rFonts w:ascii="Cambria" w:hAnsi="Cambria"/>
              </w:rPr>
            </w:pPr>
            <w:r w:rsidRPr="00A17A95">
              <w:rPr>
                <w:rFonts w:ascii="Cambria" w:hAnsi="Cambria"/>
              </w:rPr>
              <w:t>17</w:t>
            </w:r>
          </w:p>
        </w:tc>
        <w:tc>
          <w:tcPr>
            <w:tcW w:w="1162" w:type="dxa"/>
          </w:tcPr>
          <w:p w:rsidR="00B43212" w:rsidRPr="00A17A95" w:rsidRDefault="00B43212" w:rsidP="00B77E05">
            <w:pPr>
              <w:rPr>
                <w:rFonts w:ascii="Cambria" w:hAnsi="Cambria"/>
              </w:rPr>
            </w:pPr>
            <w:r w:rsidRPr="00A17A95">
              <w:rPr>
                <w:rFonts w:ascii="Cambria" w:hAnsi="Cambria"/>
              </w:rPr>
              <w:t>180</w:t>
            </w:r>
          </w:p>
        </w:tc>
        <w:tc>
          <w:tcPr>
            <w:tcW w:w="1321" w:type="dxa"/>
          </w:tcPr>
          <w:p w:rsidR="00B43212" w:rsidRPr="00A17A95" w:rsidRDefault="00B43212" w:rsidP="00F649C8">
            <w:pPr>
              <w:rPr>
                <w:rFonts w:ascii="Cambria" w:hAnsi="Cambria"/>
              </w:rPr>
            </w:pPr>
            <w:r w:rsidRPr="00A17A95">
              <w:rPr>
                <w:rFonts w:ascii="Cambria" w:hAnsi="Cambria"/>
              </w:rPr>
              <w:t>5</w:t>
            </w:r>
          </w:p>
        </w:tc>
        <w:tc>
          <w:tcPr>
            <w:tcW w:w="1418" w:type="dxa"/>
          </w:tcPr>
          <w:p w:rsidR="00B43212" w:rsidRPr="00A17A95" w:rsidRDefault="00B43212" w:rsidP="00F649C8">
            <w:pPr>
              <w:rPr>
                <w:rFonts w:ascii="Cambria" w:hAnsi="Cambria"/>
              </w:rPr>
            </w:pPr>
            <w:r w:rsidRPr="00A17A95">
              <w:rPr>
                <w:rFonts w:ascii="Cambria" w:hAnsi="Cambria"/>
              </w:rPr>
              <w:t>5</w:t>
            </w:r>
          </w:p>
        </w:tc>
        <w:tc>
          <w:tcPr>
            <w:tcW w:w="1417" w:type="dxa"/>
          </w:tcPr>
          <w:p w:rsidR="00B43212" w:rsidRPr="00A17A95" w:rsidRDefault="00B43212" w:rsidP="00F649C8">
            <w:pPr>
              <w:rPr>
                <w:rFonts w:ascii="Cambria" w:hAnsi="Cambria"/>
              </w:rPr>
            </w:pPr>
            <w:r w:rsidRPr="00A17A95">
              <w:rPr>
                <w:rFonts w:ascii="Cambria" w:hAnsi="Cambria"/>
              </w:rPr>
              <w:t>5</w:t>
            </w:r>
          </w:p>
        </w:tc>
        <w:tc>
          <w:tcPr>
            <w:tcW w:w="1276" w:type="dxa"/>
          </w:tcPr>
          <w:p w:rsidR="00B43212" w:rsidRPr="00A17A95" w:rsidRDefault="00B43212" w:rsidP="00F649C8">
            <w:pPr>
              <w:rPr>
                <w:rFonts w:ascii="Cambria" w:hAnsi="Cambria"/>
              </w:rPr>
            </w:pPr>
            <w:r w:rsidRPr="00A17A95">
              <w:rPr>
                <w:rFonts w:ascii="Cambria" w:hAnsi="Cambria"/>
              </w:rPr>
              <w:t>5</w:t>
            </w:r>
          </w:p>
        </w:tc>
        <w:tc>
          <w:tcPr>
            <w:tcW w:w="1276" w:type="dxa"/>
          </w:tcPr>
          <w:p w:rsidR="00B43212" w:rsidRPr="00A17A95" w:rsidRDefault="00B43212" w:rsidP="00F649C8">
            <w:pPr>
              <w:rPr>
                <w:rFonts w:ascii="Cambria" w:hAnsi="Cambria"/>
              </w:rPr>
            </w:pPr>
            <w:r w:rsidRPr="00A17A95">
              <w:rPr>
                <w:rFonts w:ascii="Cambria" w:hAnsi="Cambria"/>
              </w:rPr>
              <w:t>5</w:t>
            </w:r>
          </w:p>
        </w:tc>
        <w:tc>
          <w:tcPr>
            <w:tcW w:w="1276" w:type="dxa"/>
          </w:tcPr>
          <w:p w:rsidR="00B43212" w:rsidRPr="00A17A95" w:rsidRDefault="00643B0E" w:rsidP="00B77E05">
            <w:pPr>
              <w:rPr>
                <w:rFonts w:ascii="Cambria" w:hAnsi="Cambria"/>
              </w:rPr>
            </w:pPr>
            <w:r w:rsidRPr="00A17A95">
              <w:rPr>
                <w:rFonts w:ascii="Cambria" w:hAnsi="Cambria"/>
              </w:rPr>
              <w:t>0</w:t>
            </w:r>
          </w:p>
        </w:tc>
      </w:tr>
    </w:tbl>
    <w:p w:rsidR="00D54816" w:rsidRPr="00A17A95" w:rsidRDefault="00D54816" w:rsidP="00092462">
      <w:pPr>
        <w:spacing w:line="360" w:lineRule="auto"/>
        <w:rPr>
          <w:rFonts w:ascii="Cambria" w:hAnsi="Cambria"/>
        </w:rPr>
      </w:pPr>
    </w:p>
    <w:p w:rsidR="00B21AF2" w:rsidRPr="00A17A95" w:rsidRDefault="00B21AF2" w:rsidP="00092462">
      <w:pPr>
        <w:spacing w:line="360" w:lineRule="auto"/>
        <w:rPr>
          <w:rFonts w:ascii="Cambria" w:hAnsi="Cambria"/>
        </w:rPr>
      </w:pPr>
      <w:r w:rsidRPr="00A17A95">
        <w:rPr>
          <w:rFonts w:ascii="Cambria" w:hAnsi="Cambria"/>
        </w:rPr>
        <w:t>Inflation protector escalation stops when waiver of premium benefit is applied on a policy</w:t>
      </w:r>
    </w:p>
    <w:p w:rsidR="00BF0CE9" w:rsidRPr="00A17A95" w:rsidRDefault="00BF0CE9" w:rsidP="00F47CFD">
      <w:pPr>
        <w:pStyle w:val="Heading4"/>
        <w:ind w:left="1276" w:hanging="992"/>
      </w:pPr>
      <w:bookmarkStart w:id="324" w:name="_Toc371586487"/>
      <w:r w:rsidRPr="00A17A95">
        <w:t>Change of Inflation Protector Rate</w:t>
      </w:r>
      <w:bookmarkEnd w:id="324"/>
    </w:p>
    <w:p w:rsidR="00BF0CE9" w:rsidRPr="00A17A95" w:rsidRDefault="00BF0CE9" w:rsidP="00BF0CE9">
      <w:pPr>
        <w:rPr>
          <w:rFonts w:ascii="Cambria" w:hAnsi="Cambria"/>
        </w:rPr>
      </w:pPr>
      <w:r w:rsidRPr="00A17A95">
        <w:rPr>
          <w:rFonts w:ascii="Cambria" w:hAnsi="Cambria"/>
        </w:rPr>
        <w:t>The system should allow change of  inflation protector. Where there is an increase</w:t>
      </w:r>
      <w:r w:rsidR="00C46227">
        <w:rPr>
          <w:rFonts w:ascii="Cambria" w:hAnsi="Cambria"/>
        </w:rPr>
        <w:t>/decrease</w:t>
      </w:r>
      <w:r w:rsidRPr="00A17A95">
        <w:rPr>
          <w:rFonts w:ascii="Cambria" w:hAnsi="Cambria"/>
        </w:rPr>
        <w:t xml:space="preserve"> in the inflation protector rate the farewell benefit also increases</w:t>
      </w:r>
      <w:r w:rsidR="00C46227">
        <w:rPr>
          <w:rFonts w:ascii="Cambria" w:hAnsi="Cambria"/>
        </w:rPr>
        <w:t>/decreases</w:t>
      </w:r>
      <w:r w:rsidRPr="00A17A95">
        <w:rPr>
          <w:rFonts w:ascii="Cambria" w:hAnsi="Cambria"/>
        </w:rPr>
        <w:t xml:space="preserve">, this will call for the waiting period to be applied.  Incase the life insured dies during the waiting period the </w:t>
      </w:r>
      <w:r w:rsidR="002326C8" w:rsidRPr="00A17A95">
        <w:rPr>
          <w:rFonts w:ascii="Cambria" w:hAnsi="Cambria"/>
        </w:rPr>
        <w:t xml:space="preserve">previous </w:t>
      </w:r>
      <w:r w:rsidRPr="00A17A95">
        <w:rPr>
          <w:rFonts w:ascii="Cambria" w:hAnsi="Cambria"/>
        </w:rPr>
        <w:t>benefit</w:t>
      </w:r>
      <w:r w:rsidR="002326C8" w:rsidRPr="00A17A95">
        <w:rPr>
          <w:rFonts w:ascii="Cambria" w:hAnsi="Cambria"/>
        </w:rPr>
        <w:t xml:space="preserve"> prior to altering the inflation protector rate becomes</w:t>
      </w:r>
      <w:r w:rsidRPr="00A17A95">
        <w:rPr>
          <w:rFonts w:ascii="Cambria" w:hAnsi="Cambria"/>
        </w:rPr>
        <w:t>p</w:t>
      </w:r>
      <w:r w:rsidR="002326C8" w:rsidRPr="00A17A95">
        <w:rPr>
          <w:rFonts w:ascii="Cambria" w:hAnsi="Cambria"/>
        </w:rPr>
        <w:t xml:space="preserve">ayable </w:t>
      </w:r>
      <w:r w:rsidR="009661C1" w:rsidRPr="00A17A95">
        <w:rPr>
          <w:rFonts w:ascii="Cambria" w:hAnsi="Cambria"/>
        </w:rPr>
        <w:t>.</w:t>
      </w:r>
    </w:p>
    <w:p w:rsidR="00D502B1" w:rsidRPr="00A17A95" w:rsidRDefault="009251AF" w:rsidP="00BF5461">
      <w:pPr>
        <w:pStyle w:val="Heading3"/>
        <w:rPr>
          <w:rFonts w:ascii="Cambria" w:hAnsi="Cambria"/>
        </w:rPr>
      </w:pPr>
      <w:bookmarkStart w:id="325" w:name="_Toc371586488"/>
      <w:r w:rsidRPr="00A17A95">
        <w:rPr>
          <w:rFonts w:ascii="Cambria" w:hAnsi="Cambria"/>
        </w:rPr>
        <w:t>C</w:t>
      </w:r>
      <w:r w:rsidR="00D502B1" w:rsidRPr="00A17A95">
        <w:rPr>
          <w:rFonts w:ascii="Cambria" w:hAnsi="Cambria"/>
        </w:rPr>
        <w:t>hange of lives covered</w:t>
      </w:r>
      <w:bookmarkEnd w:id="325"/>
    </w:p>
    <w:p w:rsidR="004F45C7" w:rsidRPr="00A17A95" w:rsidRDefault="004F45C7" w:rsidP="004F45C7">
      <w:pPr>
        <w:rPr>
          <w:rFonts w:ascii="Cambria" w:hAnsi="Cambria"/>
        </w:rPr>
      </w:pPr>
      <w:r w:rsidRPr="00A17A95">
        <w:rPr>
          <w:rFonts w:ascii="Cambria" w:hAnsi="Cambria"/>
        </w:rPr>
        <w:t xml:space="preserve">This transaction is done to remove or add </w:t>
      </w:r>
      <w:r w:rsidR="00C46227">
        <w:rPr>
          <w:rFonts w:ascii="Cambria" w:hAnsi="Cambria"/>
        </w:rPr>
        <w:t>lives covered</w:t>
      </w:r>
      <w:r w:rsidRPr="00A17A95">
        <w:rPr>
          <w:rFonts w:ascii="Cambria" w:hAnsi="Cambria"/>
        </w:rPr>
        <w:t xml:space="preserve"> on the policy. The addition of insured calls</w:t>
      </w:r>
      <w:r w:rsidR="009F723D" w:rsidRPr="00A17A95">
        <w:rPr>
          <w:rFonts w:ascii="Cambria" w:hAnsi="Cambria"/>
        </w:rPr>
        <w:t xml:space="preserve"> for increase in premium while removal of insured decreases the premium. The system should allow automatic removal of a child who attains the maximum age allowed</w:t>
      </w:r>
      <w:r w:rsidR="00D404E9" w:rsidRPr="00A17A95">
        <w:rPr>
          <w:rFonts w:ascii="Cambria" w:hAnsi="Cambria"/>
        </w:rPr>
        <w:t xml:space="preserve"> and send the email to the underwriter and the policy holder on changes done</w:t>
      </w:r>
      <w:r w:rsidR="009F723D" w:rsidRPr="00A17A95">
        <w:rPr>
          <w:rFonts w:ascii="Cambria" w:hAnsi="Cambria"/>
        </w:rPr>
        <w:t xml:space="preserve">. </w:t>
      </w:r>
    </w:p>
    <w:p w:rsidR="00D502B1" w:rsidRPr="00A17A95" w:rsidRDefault="00D502B1" w:rsidP="00BF5461">
      <w:pPr>
        <w:pStyle w:val="Heading3"/>
        <w:rPr>
          <w:rFonts w:ascii="Cambria" w:hAnsi="Cambria"/>
        </w:rPr>
      </w:pPr>
      <w:bookmarkStart w:id="326" w:name="_Toc371586489"/>
      <w:r w:rsidRPr="00A17A95">
        <w:rPr>
          <w:rFonts w:ascii="Cambria" w:hAnsi="Cambria"/>
        </w:rPr>
        <w:t>Change of cover</w:t>
      </w:r>
      <w:bookmarkEnd w:id="326"/>
    </w:p>
    <w:p w:rsidR="00D502B1" w:rsidRPr="00A17A95" w:rsidRDefault="00D502B1" w:rsidP="00D502B1">
      <w:pPr>
        <w:rPr>
          <w:rFonts w:ascii="Cambria" w:hAnsi="Cambria"/>
        </w:rPr>
      </w:pPr>
      <w:r w:rsidRPr="00A17A95">
        <w:rPr>
          <w:rFonts w:ascii="Cambria" w:hAnsi="Cambria"/>
        </w:rPr>
        <w:t>If the benefit is increased the waiting period for claim payment due to natural death is reapplied.</w:t>
      </w:r>
      <w:r w:rsidR="00AD371B">
        <w:rPr>
          <w:rFonts w:ascii="Cambria" w:hAnsi="Cambria"/>
        </w:rPr>
        <w:t xml:space="preserve"> The system should allow a decrease of the benefit where the waiting period does not apply</w:t>
      </w:r>
    </w:p>
    <w:p w:rsidR="00D502B1" w:rsidRPr="00A17A95" w:rsidRDefault="00D502B1" w:rsidP="00BF5461">
      <w:pPr>
        <w:pStyle w:val="Heading3"/>
        <w:rPr>
          <w:rFonts w:ascii="Cambria" w:hAnsi="Cambria"/>
        </w:rPr>
      </w:pPr>
      <w:bookmarkStart w:id="327" w:name="_Toc371586490"/>
      <w:r w:rsidRPr="00A17A95">
        <w:rPr>
          <w:rFonts w:ascii="Cambria" w:hAnsi="Cambria"/>
        </w:rPr>
        <w:t>Change of names</w:t>
      </w:r>
      <w:bookmarkEnd w:id="327"/>
    </w:p>
    <w:p w:rsidR="00D502B1" w:rsidRPr="00A17A95" w:rsidRDefault="00D502B1" w:rsidP="00D502B1">
      <w:pPr>
        <w:rPr>
          <w:rFonts w:ascii="Cambria" w:hAnsi="Cambria"/>
        </w:rPr>
      </w:pPr>
      <w:r w:rsidRPr="00A17A95">
        <w:rPr>
          <w:rFonts w:ascii="Cambria" w:hAnsi="Cambria"/>
        </w:rPr>
        <w:t>The system should allow the change of names</w:t>
      </w:r>
      <w:r w:rsidR="00AD371B">
        <w:rPr>
          <w:rFonts w:ascii="Cambria" w:hAnsi="Cambria"/>
        </w:rPr>
        <w:t xml:space="preserve"> with proper identification.</w:t>
      </w:r>
    </w:p>
    <w:p w:rsidR="008E3A35" w:rsidRPr="00A17A95" w:rsidRDefault="008E3A35" w:rsidP="00BF5461">
      <w:pPr>
        <w:pStyle w:val="Heading3"/>
        <w:rPr>
          <w:rFonts w:ascii="Cambria" w:hAnsi="Cambria"/>
        </w:rPr>
      </w:pPr>
      <w:bookmarkStart w:id="328" w:name="_Toc371586491"/>
      <w:r w:rsidRPr="00A17A95">
        <w:rPr>
          <w:rFonts w:ascii="Cambria" w:hAnsi="Cambria"/>
        </w:rPr>
        <w:t>Change of beneficiaries</w:t>
      </w:r>
      <w:bookmarkEnd w:id="328"/>
    </w:p>
    <w:p w:rsidR="008E3A35" w:rsidRPr="00A17A95" w:rsidRDefault="008E3A35" w:rsidP="008E3A35">
      <w:pPr>
        <w:rPr>
          <w:rFonts w:ascii="Cambria" w:hAnsi="Cambria"/>
        </w:rPr>
      </w:pPr>
      <w:r w:rsidRPr="00A17A95">
        <w:rPr>
          <w:rFonts w:ascii="Cambria" w:hAnsi="Cambria"/>
        </w:rPr>
        <w:t>Change of beneficiaries involves capture or update beneficiary details with necessary authorization only on receipt of signed request from client.</w:t>
      </w:r>
    </w:p>
    <w:p w:rsidR="007F054A" w:rsidRPr="00A17A95" w:rsidRDefault="000670CE" w:rsidP="00BF5461">
      <w:pPr>
        <w:pStyle w:val="Heading3"/>
        <w:rPr>
          <w:rFonts w:ascii="Cambria" w:hAnsi="Cambria"/>
        </w:rPr>
      </w:pPr>
      <w:bookmarkStart w:id="329" w:name="_Toc371586492"/>
      <w:r>
        <w:rPr>
          <w:rFonts w:ascii="Cambria" w:hAnsi="Cambria"/>
        </w:rPr>
        <w:t>C</w:t>
      </w:r>
      <w:r w:rsidR="007F054A" w:rsidRPr="00A17A95">
        <w:rPr>
          <w:rFonts w:ascii="Cambria" w:hAnsi="Cambria"/>
        </w:rPr>
        <w:t>hange of Agent</w:t>
      </w:r>
      <w:bookmarkEnd w:id="329"/>
    </w:p>
    <w:p w:rsidR="007F054A" w:rsidRPr="00A17A95" w:rsidRDefault="007F054A" w:rsidP="007F054A">
      <w:pPr>
        <w:rPr>
          <w:rFonts w:ascii="Cambria" w:hAnsi="Cambria"/>
        </w:rPr>
      </w:pPr>
      <w:r w:rsidRPr="00A17A95">
        <w:rPr>
          <w:rFonts w:ascii="Cambria" w:hAnsi="Cambria"/>
        </w:rPr>
        <w:t>This transaction is only allowed for agents attached by error. The commission earned is clawed back from the old agent and paid to the new agent. Change of agent mid term is not allowed. If an agent is terminated the commission is posted to the unclaimed commission account</w:t>
      </w:r>
      <w:r w:rsidR="000670CE">
        <w:rPr>
          <w:rFonts w:ascii="Cambria" w:hAnsi="Cambria"/>
        </w:rPr>
        <w:t xml:space="preserve"> but the policy still maintains the terminated agent.</w:t>
      </w:r>
    </w:p>
    <w:p w:rsidR="00462574" w:rsidRPr="00A17A95" w:rsidRDefault="00875DF0" w:rsidP="00BF5461">
      <w:pPr>
        <w:pStyle w:val="Heading3"/>
        <w:rPr>
          <w:rFonts w:ascii="Cambria" w:hAnsi="Cambria"/>
        </w:rPr>
      </w:pPr>
      <w:bookmarkStart w:id="330" w:name="_Toc371586493"/>
      <w:r w:rsidRPr="00A17A95">
        <w:rPr>
          <w:rFonts w:ascii="Cambria" w:hAnsi="Cambria"/>
        </w:rPr>
        <w:t>C</w:t>
      </w:r>
      <w:r w:rsidR="00462574" w:rsidRPr="00A17A95">
        <w:rPr>
          <w:rFonts w:ascii="Cambria" w:hAnsi="Cambria"/>
        </w:rPr>
        <w:t>hange of payment method</w:t>
      </w:r>
      <w:bookmarkEnd w:id="330"/>
    </w:p>
    <w:p w:rsidR="00462574" w:rsidRPr="00A17A95" w:rsidRDefault="00462574" w:rsidP="00462574">
      <w:pPr>
        <w:rPr>
          <w:rFonts w:ascii="Cambria" w:hAnsi="Cambria"/>
        </w:rPr>
      </w:pPr>
      <w:r w:rsidRPr="00A17A95">
        <w:rPr>
          <w:rFonts w:ascii="Cambria" w:hAnsi="Cambria"/>
        </w:rPr>
        <w:t>This involves changing from one payment method to another or one pay point (stop order to DDI or the reverse) to another. The system should allow changing multiple policies from one pay point to another given companies can merge (Happened with a bank that merged with another and all account holders had to change their details).</w:t>
      </w:r>
      <w:r w:rsidR="000670CE">
        <w:rPr>
          <w:rFonts w:ascii="Cambria" w:hAnsi="Cambria"/>
        </w:rPr>
        <w:t xml:space="preserve"> The system should therefore allow the loading of the account details through a CSV/Excel template.</w:t>
      </w:r>
    </w:p>
    <w:p w:rsidR="00BF5461" w:rsidRPr="00A17A95" w:rsidRDefault="00BF5461" w:rsidP="00BF5461">
      <w:pPr>
        <w:pStyle w:val="Heading3"/>
        <w:rPr>
          <w:rFonts w:ascii="Cambria" w:hAnsi="Cambria"/>
        </w:rPr>
      </w:pPr>
      <w:bookmarkStart w:id="331" w:name="_Toc371586494"/>
      <w:r w:rsidRPr="00A17A95">
        <w:rPr>
          <w:rFonts w:ascii="Cambria" w:hAnsi="Cambria"/>
        </w:rPr>
        <w:lastRenderedPageBreak/>
        <w:t>Paid up Benefit</w:t>
      </w:r>
      <w:bookmarkEnd w:id="331"/>
    </w:p>
    <w:p w:rsidR="00BF5461" w:rsidRPr="00A17A95" w:rsidRDefault="00BF5461" w:rsidP="00F47CFD">
      <w:pPr>
        <w:pStyle w:val="Heading4"/>
        <w:ind w:left="1276" w:hanging="992"/>
      </w:pPr>
      <w:bookmarkStart w:id="332" w:name="_Toc371586495"/>
      <w:r w:rsidRPr="00A17A95">
        <w:t>Educational Support Plan</w:t>
      </w:r>
      <w:bookmarkEnd w:id="332"/>
    </w:p>
    <w:p w:rsidR="00BF5461" w:rsidRPr="00A17A95" w:rsidRDefault="00BF5461" w:rsidP="00FD3A51">
      <w:pPr>
        <w:spacing w:line="276" w:lineRule="auto"/>
        <w:rPr>
          <w:rFonts w:ascii="Cambria" w:hAnsi="Cambria"/>
        </w:rPr>
      </w:pPr>
      <w:r w:rsidRPr="00A17A95">
        <w:rPr>
          <w:rFonts w:ascii="Cambria" w:hAnsi="Cambria"/>
        </w:rPr>
        <w:t>A policy holder may request to have the policy converted to paid up. The policy allows for conversion to paid up as long as the accumulated fund exceeds GH</w:t>
      </w:r>
      <w:r w:rsidRPr="00A17A95">
        <w:rPr>
          <w:rFonts w:ascii="Cambria" w:hAnsi="Cambria" w:cs="Segoe UI"/>
        </w:rPr>
        <w:t>¢</w:t>
      </w:r>
      <w:r w:rsidRPr="00A17A95">
        <w:rPr>
          <w:rFonts w:ascii="Cambria" w:hAnsi="Cambria"/>
        </w:rPr>
        <w:t xml:space="preserve"> 300.</w:t>
      </w:r>
    </w:p>
    <w:p w:rsidR="008E53B7" w:rsidRDefault="00BF5461" w:rsidP="00A31181">
      <w:pPr>
        <w:pStyle w:val="Default"/>
        <w:spacing w:line="276" w:lineRule="auto"/>
        <w:rPr>
          <w:rFonts w:ascii="Cambria" w:hAnsi="Cambria"/>
        </w:rPr>
      </w:pPr>
      <w:r w:rsidRPr="00A17A95">
        <w:rPr>
          <w:rFonts w:ascii="Cambria" w:hAnsi="Cambria"/>
        </w:rPr>
        <w:t xml:space="preserve">A policy that has been made paid up may be reinstated on the request of the policy holder. Such reinstatement may be effected once during the lifetime of the policy. </w:t>
      </w:r>
    </w:p>
    <w:p w:rsidR="008E53B7" w:rsidRPr="008E53B7" w:rsidRDefault="008E53B7" w:rsidP="008E53B7">
      <w:pPr>
        <w:pStyle w:val="CommentText"/>
        <w:spacing w:line="360" w:lineRule="auto"/>
        <w:rPr>
          <w:rFonts w:ascii="Cambria" w:hAnsi="Cambria"/>
          <w:sz w:val="24"/>
          <w:szCs w:val="24"/>
        </w:rPr>
      </w:pPr>
      <w:r w:rsidRPr="008E53B7">
        <w:rPr>
          <w:rFonts w:ascii="Cambria" w:hAnsi="Cambria"/>
          <w:sz w:val="24"/>
          <w:szCs w:val="24"/>
        </w:rPr>
        <w:t>Reinstatement from paid up does not required anything, at least the month’s premium in the month of reinstatement. No outstanding premium is required. Ever</w:t>
      </w:r>
      <w:r>
        <w:rPr>
          <w:rFonts w:ascii="Cambria" w:hAnsi="Cambria"/>
          <w:sz w:val="24"/>
          <w:szCs w:val="24"/>
        </w:rPr>
        <w:t>y</w:t>
      </w:r>
      <w:r w:rsidRPr="008E53B7">
        <w:rPr>
          <w:rFonts w:ascii="Cambria" w:hAnsi="Cambria"/>
          <w:sz w:val="24"/>
          <w:szCs w:val="24"/>
        </w:rPr>
        <w:t>thing is run as normal after reinstatement. Policy status is changed to active and mortality charges will be applied</w:t>
      </w:r>
    </w:p>
    <w:p w:rsidR="008E53B7" w:rsidRDefault="008E53B7" w:rsidP="008E53B7">
      <w:pPr>
        <w:pStyle w:val="CommentText"/>
      </w:pPr>
    </w:p>
    <w:p w:rsidR="00BF5461" w:rsidRPr="00A17A95" w:rsidRDefault="00BF5461" w:rsidP="00A31181">
      <w:pPr>
        <w:pStyle w:val="Default"/>
        <w:spacing w:line="276" w:lineRule="auto"/>
        <w:rPr>
          <w:rFonts w:ascii="Cambria" w:hAnsi="Cambria"/>
        </w:rPr>
      </w:pPr>
      <w:r w:rsidRPr="00A17A95">
        <w:rPr>
          <w:rFonts w:ascii="Cambria" w:hAnsi="Cambria"/>
        </w:rPr>
        <w:t xml:space="preserve">If the policy is re-instated, it will be subjected to a six (6) months waiting period to the waiver of premium benefit. </w:t>
      </w:r>
    </w:p>
    <w:p w:rsidR="00BF5461" w:rsidRPr="00A17A95" w:rsidRDefault="00BF5461" w:rsidP="00BF5461">
      <w:pPr>
        <w:rPr>
          <w:rFonts w:ascii="Cambria" w:hAnsi="Cambria"/>
          <w:sz w:val="23"/>
          <w:szCs w:val="23"/>
        </w:rPr>
      </w:pPr>
    </w:p>
    <w:p w:rsidR="00BF5461" w:rsidRPr="00A17A95" w:rsidRDefault="00BF5461" w:rsidP="00092462">
      <w:pPr>
        <w:spacing w:line="360" w:lineRule="auto"/>
        <w:rPr>
          <w:rFonts w:ascii="Cambria" w:hAnsi="Cambria"/>
        </w:rPr>
      </w:pPr>
      <w:r w:rsidRPr="00A17A95">
        <w:rPr>
          <w:rFonts w:ascii="Cambria" w:hAnsi="Cambria"/>
          <w:sz w:val="23"/>
          <w:szCs w:val="23"/>
        </w:rPr>
        <w:t xml:space="preserve">For the educational support plan a policy fee of </w:t>
      </w:r>
      <w:r w:rsidRPr="00A17A95">
        <w:rPr>
          <w:rFonts w:ascii="Cambria" w:hAnsi="Cambria"/>
        </w:rPr>
        <w:t>GH</w:t>
      </w:r>
      <w:r w:rsidRPr="00A17A95">
        <w:rPr>
          <w:rFonts w:ascii="Cambria" w:hAnsi="Cambria" w:cs="Segoe UI"/>
        </w:rPr>
        <w:t>¢</w:t>
      </w:r>
      <w:r w:rsidRPr="00A17A95">
        <w:rPr>
          <w:rFonts w:ascii="Cambria" w:hAnsi="Cambria"/>
        </w:rPr>
        <w:t xml:space="preserve"> 1</w:t>
      </w:r>
      <w:r w:rsidRPr="00A17A95">
        <w:rPr>
          <w:rFonts w:ascii="Cambria" w:hAnsi="Cambria"/>
          <w:sz w:val="23"/>
          <w:szCs w:val="23"/>
        </w:rPr>
        <w:t xml:space="preserve"> is charged per month </w:t>
      </w:r>
      <w:r w:rsidR="00B2154D" w:rsidRPr="00A17A95">
        <w:rPr>
          <w:rFonts w:ascii="Cambria" w:hAnsi="Cambria"/>
          <w:sz w:val="23"/>
          <w:szCs w:val="23"/>
        </w:rPr>
        <w:t>on paid up policy</w:t>
      </w:r>
      <w:r w:rsidR="004238B1" w:rsidRPr="00A17A95">
        <w:rPr>
          <w:rFonts w:ascii="Cambria" w:hAnsi="Cambria"/>
          <w:sz w:val="23"/>
          <w:szCs w:val="23"/>
        </w:rPr>
        <w:t xml:space="preserve">. </w:t>
      </w:r>
      <w:r w:rsidR="004238B1" w:rsidRPr="00A17A95">
        <w:rPr>
          <w:rFonts w:ascii="Cambria" w:hAnsi="Cambria"/>
        </w:rPr>
        <w:t>This is charged at the point of reinstatement for the duration of the policy lapse.</w:t>
      </w:r>
    </w:p>
    <w:p w:rsidR="00F1163B" w:rsidRPr="00A17A95" w:rsidRDefault="00F1163B" w:rsidP="00397D9C">
      <w:pPr>
        <w:pStyle w:val="Heading2"/>
        <w:rPr>
          <w:rFonts w:ascii="Cambria" w:hAnsi="Cambria"/>
        </w:rPr>
      </w:pPr>
      <w:bookmarkStart w:id="333" w:name="_Toc371586496"/>
      <w:r w:rsidRPr="00A17A95">
        <w:rPr>
          <w:rFonts w:ascii="Cambria" w:hAnsi="Cambria"/>
        </w:rPr>
        <w:t>Policy cancellation</w:t>
      </w:r>
      <w:bookmarkEnd w:id="333"/>
    </w:p>
    <w:p w:rsidR="00F1163B" w:rsidRPr="00A17A95" w:rsidRDefault="00F1163B" w:rsidP="00F1163B">
      <w:pPr>
        <w:jc w:val="both"/>
        <w:rPr>
          <w:rFonts w:ascii="Cambria" w:hAnsi="Cambria"/>
        </w:rPr>
      </w:pPr>
      <w:r w:rsidRPr="00A17A95">
        <w:rPr>
          <w:rFonts w:ascii="Cambria" w:hAnsi="Cambria"/>
        </w:rPr>
        <w:t xml:space="preserve">A </w:t>
      </w:r>
      <w:r w:rsidR="006339ED" w:rsidRPr="00A17A95">
        <w:rPr>
          <w:rFonts w:ascii="Cambria" w:hAnsi="Cambria"/>
        </w:rPr>
        <w:t>client can choose to cancel a policy</w:t>
      </w:r>
    </w:p>
    <w:p w:rsidR="00F1163B" w:rsidRPr="00A17A95" w:rsidRDefault="00F1163B" w:rsidP="00E259CB">
      <w:pPr>
        <w:numPr>
          <w:ilvl w:val="0"/>
          <w:numId w:val="57"/>
        </w:numPr>
        <w:tabs>
          <w:tab w:val="clear" w:pos="1440"/>
          <w:tab w:val="num" w:pos="360"/>
        </w:tabs>
        <w:ind w:left="360"/>
        <w:jc w:val="both"/>
        <w:rPr>
          <w:rFonts w:ascii="Cambria" w:hAnsi="Cambria"/>
        </w:rPr>
      </w:pPr>
      <w:r w:rsidRPr="00A17A95">
        <w:rPr>
          <w:rFonts w:ascii="Cambria" w:hAnsi="Cambria"/>
        </w:rPr>
        <w:t>Types of cancellation:-</w:t>
      </w:r>
    </w:p>
    <w:p w:rsidR="00F1163B" w:rsidRPr="00A17A95" w:rsidRDefault="00F1163B" w:rsidP="00E259CB">
      <w:pPr>
        <w:pStyle w:val="NoSpacing"/>
        <w:numPr>
          <w:ilvl w:val="0"/>
          <w:numId w:val="58"/>
        </w:numPr>
        <w:jc w:val="both"/>
        <w:rPr>
          <w:rFonts w:ascii="Cambria" w:hAnsi="Cambria"/>
          <w:sz w:val="24"/>
          <w:szCs w:val="24"/>
        </w:rPr>
      </w:pPr>
      <w:r w:rsidRPr="00A17A95">
        <w:rPr>
          <w:rFonts w:ascii="Cambria" w:hAnsi="Cambria"/>
          <w:sz w:val="24"/>
          <w:szCs w:val="24"/>
        </w:rPr>
        <w:t>Cooling off:- refund full premiums</w:t>
      </w:r>
    </w:p>
    <w:p w:rsidR="00F1163B" w:rsidRPr="00A17A95" w:rsidRDefault="00F1163B" w:rsidP="00E259CB">
      <w:pPr>
        <w:pStyle w:val="NoSpacing"/>
        <w:numPr>
          <w:ilvl w:val="0"/>
          <w:numId w:val="58"/>
        </w:numPr>
        <w:jc w:val="both"/>
        <w:rPr>
          <w:rFonts w:ascii="Cambria" w:hAnsi="Cambria"/>
          <w:sz w:val="24"/>
          <w:szCs w:val="24"/>
        </w:rPr>
      </w:pPr>
      <w:r w:rsidRPr="00A17A95">
        <w:rPr>
          <w:rFonts w:ascii="Cambria" w:hAnsi="Cambria"/>
          <w:sz w:val="24"/>
          <w:szCs w:val="24"/>
        </w:rPr>
        <w:t>Forgery:- refund full premiums</w:t>
      </w:r>
      <w:r w:rsidR="00EF282F">
        <w:rPr>
          <w:rFonts w:ascii="Cambria" w:hAnsi="Cambria"/>
          <w:sz w:val="24"/>
          <w:szCs w:val="24"/>
        </w:rPr>
        <w:t xml:space="preserve"> and clawback commission from MO</w:t>
      </w:r>
    </w:p>
    <w:p w:rsidR="00BD5453" w:rsidRPr="00A17A95" w:rsidRDefault="006339ED" w:rsidP="00E259CB">
      <w:pPr>
        <w:pStyle w:val="NoSpacing"/>
        <w:numPr>
          <w:ilvl w:val="0"/>
          <w:numId w:val="58"/>
        </w:numPr>
        <w:autoSpaceDE w:val="0"/>
        <w:autoSpaceDN w:val="0"/>
        <w:adjustRightInd w:val="0"/>
        <w:jc w:val="both"/>
        <w:rPr>
          <w:rFonts w:ascii="Cambria" w:hAnsi="Cambria" w:cs="Cambria"/>
          <w:sz w:val="24"/>
          <w:szCs w:val="24"/>
          <w:lang w:val="en-ZA"/>
        </w:rPr>
      </w:pPr>
      <w:r w:rsidRPr="00A17A95">
        <w:rPr>
          <w:rFonts w:ascii="Cambria" w:hAnsi="Cambria"/>
          <w:sz w:val="24"/>
          <w:szCs w:val="24"/>
        </w:rPr>
        <w:t>Erroneous deductions: -refund full premiums</w:t>
      </w:r>
    </w:p>
    <w:p w:rsidR="00F1163B" w:rsidRPr="00A17A95" w:rsidRDefault="00F1163B" w:rsidP="00E259CB">
      <w:pPr>
        <w:pStyle w:val="NoSpacing"/>
        <w:numPr>
          <w:ilvl w:val="0"/>
          <w:numId w:val="58"/>
        </w:numPr>
        <w:autoSpaceDE w:val="0"/>
        <w:autoSpaceDN w:val="0"/>
        <w:adjustRightInd w:val="0"/>
        <w:jc w:val="both"/>
        <w:rPr>
          <w:rFonts w:ascii="Cambria" w:hAnsi="Cambria"/>
          <w:sz w:val="24"/>
          <w:szCs w:val="24"/>
        </w:rPr>
      </w:pPr>
      <w:r w:rsidRPr="00A17A95">
        <w:rPr>
          <w:rFonts w:ascii="Cambria" w:hAnsi="Cambria"/>
          <w:sz w:val="24"/>
          <w:szCs w:val="24"/>
        </w:rPr>
        <w:t xml:space="preserve">On death of beneficiary child: </w:t>
      </w:r>
      <w:r w:rsidR="00865526" w:rsidRPr="00A17A95">
        <w:rPr>
          <w:rFonts w:ascii="Cambria" w:hAnsi="Cambria"/>
          <w:sz w:val="24"/>
          <w:szCs w:val="24"/>
        </w:rPr>
        <w:t>Educational Support-</w:t>
      </w:r>
      <w:r w:rsidR="00865526" w:rsidRPr="00A17A95">
        <w:rPr>
          <w:rFonts w:ascii="Cambria" w:hAnsi="Cambria" w:cs="Cambria"/>
          <w:sz w:val="24"/>
          <w:szCs w:val="24"/>
          <w:lang w:val="en-ZA"/>
        </w:rPr>
        <w:t xml:space="preserve"> the full value of the policy is paid outto the policyholder.</w:t>
      </w:r>
    </w:p>
    <w:p w:rsidR="007B49ED" w:rsidRPr="00A17A95" w:rsidRDefault="007B49ED" w:rsidP="007B49ED">
      <w:pPr>
        <w:pStyle w:val="NoSpacing"/>
        <w:autoSpaceDE w:val="0"/>
        <w:autoSpaceDN w:val="0"/>
        <w:adjustRightInd w:val="0"/>
        <w:jc w:val="both"/>
        <w:rPr>
          <w:rFonts w:ascii="Cambria" w:hAnsi="Cambria"/>
          <w:sz w:val="24"/>
          <w:szCs w:val="24"/>
        </w:rPr>
      </w:pPr>
      <w:r w:rsidRPr="00A17A95">
        <w:rPr>
          <w:rFonts w:ascii="Cambria" w:hAnsi="Cambria"/>
          <w:sz w:val="24"/>
          <w:szCs w:val="24"/>
        </w:rPr>
        <w:t>Claw-back commissions if policy is being cancelled</w:t>
      </w:r>
    </w:p>
    <w:p w:rsidR="00397D9C" w:rsidRPr="00A17A95" w:rsidRDefault="00397D9C" w:rsidP="00397D9C">
      <w:pPr>
        <w:pStyle w:val="Heading2"/>
        <w:rPr>
          <w:rFonts w:ascii="Cambria" w:hAnsi="Cambria"/>
        </w:rPr>
      </w:pPr>
      <w:bookmarkStart w:id="334" w:name="_Toc371586497"/>
      <w:r w:rsidRPr="00A17A95">
        <w:rPr>
          <w:rFonts w:ascii="Cambria" w:hAnsi="Cambria"/>
        </w:rPr>
        <w:t>Lapse process</w:t>
      </w:r>
      <w:bookmarkEnd w:id="334"/>
    </w:p>
    <w:p w:rsidR="003C53A1" w:rsidRDefault="003C53A1" w:rsidP="003C53A1">
      <w:pPr>
        <w:pStyle w:val="Heading3"/>
      </w:pPr>
      <w:bookmarkStart w:id="335" w:name="_Toc371586498"/>
      <w:bookmarkStart w:id="336" w:name="OLE_LINK3"/>
      <w:bookmarkStart w:id="337" w:name="OLE_LINK4"/>
      <w:r>
        <w:t>Farewell Lapse Rule</w:t>
      </w:r>
      <w:bookmarkEnd w:id="335"/>
    </w:p>
    <w:p w:rsidR="003C53A1" w:rsidRPr="00822ED4" w:rsidRDefault="003C53A1" w:rsidP="00822ED4">
      <w:pPr>
        <w:spacing w:line="360" w:lineRule="auto"/>
        <w:rPr>
          <w:rFonts w:ascii="Cambria" w:hAnsi="Cambria"/>
        </w:rPr>
      </w:pPr>
      <w:r w:rsidRPr="00822ED4">
        <w:rPr>
          <w:rFonts w:ascii="Cambria" w:hAnsi="Cambria"/>
        </w:rPr>
        <w:t xml:space="preserve">If premium is not paid within three consecutive months or the policy has missed a total of 12 months premium in the lifetime of the policy then the policy will lapse. </w:t>
      </w:r>
      <w:r w:rsidR="006F3D9C" w:rsidRPr="00822ED4">
        <w:rPr>
          <w:rFonts w:ascii="Cambria" w:hAnsi="Cambria"/>
        </w:rPr>
        <w:t xml:space="preserve">The policy can only be re-instated on condition that it has not lapsed for more than one calendar year and that all outstanding premiums will be paid with interest. </w:t>
      </w:r>
      <w:r w:rsidR="008E53B7">
        <w:t>A declared interest rate is applied to the total outstanding premium. The interest could be zero in which case it’s only the outstanding premium</w:t>
      </w:r>
      <w:r w:rsidR="0058372E">
        <w:t>.</w:t>
      </w:r>
      <w:r w:rsidR="006F3D9C" w:rsidRPr="00822ED4">
        <w:rPr>
          <w:rFonts w:ascii="Cambria" w:hAnsi="Cambria"/>
        </w:rPr>
        <w:t>If the policy is re-instated, it will be subjected to a six (6) months waiting period.</w:t>
      </w:r>
    </w:p>
    <w:p w:rsidR="003C53A1" w:rsidRDefault="003C53A1" w:rsidP="003C53A1">
      <w:pPr>
        <w:pStyle w:val="Heading3"/>
      </w:pPr>
      <w:bookmarkStart w:id="338" w:name="_Toc371586499"/>
      <w:r>
        <w:lastRenderedPageBreak/>
        <w:t>Educational Support Plan</w:t>
      </w:r>
      <w:bookmarkEnd w:id="338"/>
    </w:p>
    <w:p w:rsidR="003C53A1" w:rsidRPr="006F3D9C" w:rsidRDefault="003C53A1" w:rsidP="006F3D9C">
      <w:pPr>
        <w:spacing w:line="360" w:lineRule="auto"/>
        <w:rPr>
          <w:rFonts w:ascii="Cambria" w:hAnsi="Cambria"/>
        </w:rPr>
      </w:pPr>
      <w:r w:rsidRPr="006F3D9C">
        <w:rPr>
          <w:rFonts w:ascii="Cambria" w:hAnsi="Cambria"/>
        </w:rPr>
        <w:t>If premium is not paid within three consecutive months the policy lapse if there is no fund value.</w:t>
      </w:r>
    </w:p>
    <w:p w:rsidR="006846E5" w:rsidRPr="006F3D9C" w:rsidRDefault="006846E5" w:rsidP="006F3D9C">
      <w:pPr>
        <w:autoSpaceDE w:val="0"/>
        <w:autoSpaceDN w:val="0"/>
        <w:adjustRightInd w:val="0"/>
        <w:spacing w:line="360" w:lineRule="auto"/>
        <w:rPr>
          <w:rFonts w:ascii="Cambria" w:eastAsiaTheme="minorHAnsi" w:hAnsi="Cambria" w:cs="Cambria"/>
          <w:lang w:val="en-ZA"/>
        </w:rPr>
      </w:pPr>
      <w:r w:rsidRPr="006F3D9C">
        <w:rPr>
          <w:rFonts w:ascii="Cambria" w:eastAsiaTheme="minorHAnsi" w:hAnsi="Cambria" w:cs="Cambria"/>
          <w:lang w:val="en-ZA"/>
        </w:rPr>
        <w:t>Express Life may allow the policy to be put back into force within one calendar year of the</w:t>
      </w:r>
    </w:p>
    <w:p w:rsidR="006846E5" w:rsidRPr="006F3D9C" w:rsidRDefault="006846E5" w:rsidP="006F3D9C">
      <w:pPr>
        <w:autoSpaceDE w:val="0"/>
        <w:autoSpaceDN w:val="0"/>
        <w:adjustRightInd w:val="0"/>
        <w:spacing w:line="360" w:lineRule="auto"/>
        <w:rPr>
          <w:rFonts w:ascii="Cambria" w:eastAsiaTheme="minorHAnsi" w:hAnsi="Cambria" w:cs="Cambria"/>
          <w:lang w:val="en-ZA"/>
        </w:rPr>
      </w:pPr>
      <w:r w:rsidRPr="006F3D9C">
        <w:rPr>
          <w:rFonts w:ascii="Cambria" w:eastAsiaTheme="minorHAnsi" w:hAnsi="Cambria" w:cs="Cambria"/>
          <w:lang w:val="en-ZA"/>
        </w:rPr>
        <w:t>lapse if all missed premiums plus interest  are paid. Should the policy not be reinstated within the required period, it will be treated as if the policy has been made paid up (or surrendered if the Accumulated Funds are less than GH¢300. Should the policy be reinstated within six months, no waiting period will apply totheWaiverofPremiumbenefit,elseasixmonthwaitingperiodshallapply.Thepolicywillnotbereinstated</w:t>
      </w:r>
    </w:p>
    <w:p w:rsidR="006846E5" w:rsidRPr="006F3D9C" w:rsidRDefault="006846E5" w:rsidP="006F3D9C">
      <w:pPr>
        <w:autoSpaceDE w:val="0"/>
        <w:autoSpaceDN w:val="0"/>
        <w:adjustRightInd w:val="0"/>
        <w:spacing w:line="360" w:lineRule="auto"/>
        <w:rPr>
          <w:rFonts w:ascii="Cambria" w:eastAsiaTheme="minorHAnsi" w:hAnsi="Cambria" w:cs="Cambria"/>
          <w:lang w:val="en-ZA"/>
        </w:rPr>
      </w:pPr>
      <w:r w:rsidRPr="006F3D9C">
        <w:rPr>
          <w:rFonts w:ascii="Cambria" w:eastAsiaTheme="minorHAnsi" w:hAnsi="Cambria" w:cs="Cambria"/>
          <w:lang w:val="en-ZA"/>
        </w:rPr>
        <w:t>whenitlapsesbeyondreinstatement(</w:t>
      </w:r>
      <w:r w:rsidRPr="006F3D9C">
        <w:rPr>
          <w:rFonts w:ascii="Cambria" w:eastAsiaTheme="minorHAnsi" w:hAnsi="Cambria" w:cs="Cambria-Italic"/>
          <w:i/>
          <w:iCs/>
          <w:lang w:val="en-ZA"/>
        </w:rPr>
        <w:t>i.e.</w:t>
      </w:r>
      <w:r w:rsidRPr="006F3D9C">
        <w:rPr>
          <w:rFonts w:ascii="Cambria" w:eastAsiaTheme="minorHAnsi" w:hAnsi="Cambria" w:cs="Cambria"/>
          <w:lang w:val="en-ZA"/>
        </w:rPr>
        <w:t>afteronecalendaryearofthelapse).Thepolicy</w:t>
      </w:r>
    </w:p>
    <w:p w:rsidR="003C53A1" w:rsidRPr="006F3D9C" w:rsidRDefault="006846E5" w:rsidP="006F3D9C">
      <w:pPr>
        <w:autoSpaceDE w:val="0"/>
        <w:autoSpaceDN w:val="0"/>
        <w:adjustRightInd w:val="0"/>
        <w:spacing w:line="360" w:lineRule="auto"/>
        <w:rPr>
          <w:rFonts w:ascii="Cambria" w:hAnsi="Cambria"/>
        </w:rPr>
      </w:pPr>
      <w:r w:rsidRPr="006F3D9C">
        <w:rPr>
          <w:rFonts w:ascii="Cambria" w:eastAsiaTheme="minorHAnsi" w:hAnsi="Cambria" w:cs="Cambria"/>
          <w:lang w:val="en-ZA"/>
        </w:rPr>
        <w:t>feeforlapsedpoliciesisGH¢1permonth.</w:t>
      </w:r>
    </w:p>
    <w:p w:rsidR="008F2E8A" w:rsidRPr="00A17A95" w:rsidRDefault="008F2E8A" w:rsidP="00FD3A51">
      <w:pPr>
        <w:spacing w:line="276" w:lineRule="auto"/>
        <w:rPr>
          <w:rFonts w:ascii="Cambria" w:hAnsi="Cambria"/>
          <w:sz w:val="23"/>
          <w:szCs w:val="23"/>
        </w:rPr>
      </w:pPr>
    </w:p>
    <w:p w:rsidR="008F2E8A" w:rsidRPr="00A17A95" w:rsidRDefault="008F2E8A" w:rsidP="00FD3A51">
      <w:pPr>
        <w:spacing w:line="276" w:lineRule="auto"/>
        <w:rPr>
          <w:rFonts w:ascii="Cambria" w:hAnsi="Cambria"/>
        </w:rPr>
      </w:pPr>
      <w:r w:rsidRPr="00A17A95">
        <w:rPr>
          <w:rFonts w:ascii="Cambria" w:hAnsi="Cambria"/>
        </w:rPr>
        <w:t>The system should be able to send several levels of reminders with different lapse messages before the policy actually lapses</w:t>
      </w:r>
    </w:p>
    <w:p w:rsidR="00BC163F" w:rsidRDefault="00BC163F" w:rsidP="00BC163F">
      <w:pPr>
        <w:pStyle w:val="Heading3"/>
      </w:pPr>
      <w:bookmarkStart w:id="339" w:name="_Toc371586500"/>
      <w:r>
        <w:t>Multipurpose/Pension Lapse</w:t>
      </w:r>
      <w:bookmarkEnd w:id="339"/>
    </w:p>
    <w:p w:rsidR="00BC163F" w:rsidRDefault="00BC163F" w:rsidP="00BC163F">
      <w:pPr>
        <w:pStyle w:val="ListParagraph"/>
        <w:contextualSpacing/>
        <w:jc w:val="both"/>
        <w:rPr>
          <w:rFonts w:ascii="Cambria" w:hAnsi="Cambria"/>
          <w:sz w:val="24"/>
          <w:szCs w:val="24"/>
        </w:rPr>
      </w:pPr>
    </w:p>
    <w:p w:rsidR="00BC163F" w:rsidRPr="00A17A95" w:rsidRDefault="00BC163F" w:rsidP="00BC163F">
      <w:pPr>
        <w:pStyle w:val="ListParagraph"/>
        <w:contextualSpacing/>
        <w:jc w:val="both"/>
        <w:rPr>
          <w:rFonts w:ascii="Cambria" w:hAnsi="Cambria"/>
          <w:sz w:val="24"/>
          <w:szCs w:val="24"/>
        </w:rPr>
      </w:pPr>
      <w:r w:rsidRPr="00A17A95">
        <w:rPr>
          <w:rFonts w:ascii="Cambria" w:hAnsi="Cambria"/>
          <w:sz w:val="24"/>
          <w:szCs w:val="24"/>
        </w:rPr>
        <w:t xml:space="preserve">Polices with three consecutive months of missed premium will lapse with a twelve (12) month reinstatement period. </w:t>
      </w:r>
    </w:p>
    <w:p w:rsidR="00BC163F" w:rsidRPr="00A17A95" w:rsidRDefault="00BC163F" w:rsidP="00BC163F">
      <w:pPr>
        <w:pStyle w:val="ListParagraph"/>
        <w:numPr>
          <w:ilvl w:val="0"/>
          <w:numId w:val="33"/>
        </w:numPr>
        <w:rPr>
          <w:rFonts w:ascii="Cambria" w:hAnsi="Cambria"/>
          <w:sz w:val="24"/>
          <w:szCs w:val="24"/>
        </w:rPr>
      </w:pPr>
      <w:r w:rsidRPr="00A17A95">
        <w:rPr>
          <w:rFonts w:ascii="Cambria" w:hAnsi="Cambria"/>
          <w:sz w:val="24"/>
          <w:szCs w:val="24"/>
        </w:rPr>
        <w:t>Policies that have lapsed but are in the reinstatement period with positive account balance. These will be in a self-funding status; Mortality charge and policy fee will be deducted from the account balance monthly.</w:t>
      </w:r>
    </w:p>
    <w:p w:rsidR="00BC163F" w:rsidRPr="00A17A95" w:rsidRDefault="00BC163F" w:rsidP="00BC163F">
      <w:pPr>
        <w:pStyle w:val="ListParagraph"/>
        <w:numPr>
          <w:ilvl w:val="0"/>
          <w:numId w:val="33"/>
        </w:numPr>
        <w:rPr>
          <w:rFonts w:ascii="Cambria" w:hAnsi="Cambria"/>
          <w:sz w:val="24"/>
          <w:szCs w:val="24"/>
        </w:rPr>
      </w:pPr>
      <w:r w:rsidRPr="00A17A95">
        <w:rPr>
          <w:rFonts w:ascii="Cambria" w:hAnsi="Cambria"/>
          <w:sz w:val="24"/>
          <w:szCs w:val="24"/>
        </w:rPr>
        <w:t>Policies that have lapsed beyond reinstatement but with positive account balances. These will be put on a paid up status. Liability will only be the account balance.</w:t>
      </w:r>
    </w:p>
    <w:p w:rsidR="00BC163F" w:rsidRPr="00A17A95" w:rsidRDefault="00BC163F" w:rsidP="00BC163F">
      <w:pPr>
        <w:ind w:left="720"/>
        <w:rPr>
          <w:rFonts w:ascii="Cambria" w:hAnsi="Cambria"/>
        </w:rPr>
      </w:pPr>
    </w:p>
    <w:p w:rsidR="00BC163F" w:rsidRPr="00A17A95" w:rsidRDefault="00BC163F" w:rsidP="00BC163F">
      <w:pPr>
        <w:pStyle w:val="ListParagraph"/>
        <w:numPr>
          <w:ilvl w:val="0"/>
          <w:numId w:val="33"/>
        </w:numPr>
        <w:rPr>
          <w:rFonts w:ascii="Cambria" w:hAnsi="Cambria"/>
          <w:sz w:val="24"/>
          <w:szCs w:val="24"/>
        </w:rPr>
      </w:pPr>
      <w:r w:rsidRPr="00A17A95">
        <w:rPr>
          <w:rFonts w:ascii="Cambria" w:hAnsi="Cambria"/>
          <w:sz w:val="24"/>
          <w:szCs w:val="24"/>
        </w:rPr>
        <w:t xml:space="preserve">Policies that have lapsed and within the reinstatement period but with no positive account balances </w:t>
      </w:r>
      <w:r>
        <w:rPr>
          <w:rFonts w:ascii="Cambria" w:hAnsi="Cambria"/>
          <w:sz w:val="24"/>
          <w:szCs w:val="24"/>
        </w:rPr>
        <w:t>are considered inactive</w:t>
      </w:r>
    </w:p>
    <w:bookmarkEnd w:id="336"/>
    <w:bookmarkEnd w:id="337"/>
    <w:p w:rsidR="00BC163F" w:rsidRPr="00BC163F" w:rsidRDefault="00BC163F" w:rsidP="00BC163F"/>
    <w:p w:rsidR="00397D9C" w:rsidRPr="00A17A95" w:rsidRDefault="00397D9C" w:rsidP="00397D9C">
      <w:pPr>
        <w:pStyle w:val="Heading2"/>
        <w:rPr>
          <w:rFonts w:ascii="Cambria" w:hAnsi="Cambria"/>
        </w:rPr>
      </w:pPr>
      <w:bookmarkStart w:id="340" w:name="_Toc371586501"/>
      <w:r w:rsidRPr="00A17A95">
        <w:rPr>
          <w:rFonts w:ascii="Cambria" w:hAnsi="Cambria"/>
        </w:rPr>
        <w:t>Policy Reinstatement</w:t>
      </w:r>
      <w:bookmarkEnd w:id="340"/>
    </w:p>
    <w:p w:rsidR="0060068B" w:rsidRPr="00A17A95" w:rsidRDefault="0060068B" w:rsidP="00A31181">
      <w:pPr>
        <w:pStyle w:val="Default"/>
        <w:spacing w:line="276" w:lineRule="auto"/>
        <w:rPr>
          <w:rFonts w:ascii="Cambria" w:hAnsi="Cambria"/>
        </w:rPr>
      </w:pPr>
      <w:r w:rsidRPr="00A17A95">
        <w:rPr>
          <w:rFonts w:ascii="Cambria" w:hAnsi="Cambria"/>
        </w:rPr>
        <w:t xml:space="preserve">The lapsed policy can only be re-instated on condition that it has not lapsed for more than one calendar year and that all outstanding premiums will be paid with interest. If the policy is re-instated, it will be subjected to a six (6) months waiting period. </w:t>
      </w:r>
    </w:p>
    <w:p w:rsidR="0060068B" w:rsidRPr="00A17A95" w:rsidRDefault="0060068B" w:rsidP="0060068B">
      <w:pPr>
        <w:rPr>
          <w:rFonts w:ascii="Cambria" w:hAnsi="Cambria"/>
          <w:sz w:val="23"/>
          <w:szCs w:val="23"/>
        </w:rPr>
      </w:pPr>
      <w:r w:rsidRPr="00A17A95">
        <w:rPr>
          <w:rFonts w:ascii="Cambria" w:hAnsi="Cambria"/>
          <w:sz w:val="23"/>
          <w:szCs w:val="23"/>
        </w:rPr>
        <w:lastRenderedPageBreak/>
        <w:t>The policy will not be reinstated if it lapses beyond reinstatement</w:t>
      </w:r>
      <w:r w:rsidR="007528C8">
        <w:rPr>
          <w:rFonts w:ascii="Cambria" w:hAnsi="Cambria"/>
          <w:sz w:val="23"/>
          <w:szCs w:val="23"/>
        </w:rPr>
        <w:t xml:space="preserve"> period</w:t>
      </w:r>
      <w:r w:rsidRPr="00A17A95">
        <w:rPr>
          <w:rFonts w:ascii="Cambria" w:hAnsi="Cambria"/>
          <w:sz w:val="23"/>
          <w:szCs w:val="23"/>
        </w:rPr>
        <w:t xml:space="preserve"> (i.e. after one calendar year of the lapse).</w:t>
      </w:r>
    </w:p>
    <w:p w:rsidR="0060068B" w:rsidRPr="00A17A95" w:rsidRDefault="0060068B" w:rsidP="0060068B">
      <w:pPr>
        <w:rPr>
          <w:rFonts w:ascii="Cambria" w:hAnsi="Cambria"/>
          <w:sz w:val="23"/>
          <w:szCs w:val="23"/>
        </w:rPr>
      </w:pPr>
    </w:p>
    <w:p w:rsidR="0060068B" w:rsidRPr="00A17A95" w:rsidRDefault="0060068B" w:rsidP="00092462">
      <w:pPr>
        <w:spacing w:line="360" w:lineRule="auto"/>
        <w:rPr>
          <w:rFonts w:ascii="Cambria" w:hAnsi="Cambria"/>
          <w:sz w:val="23"/>
          <w:szCs w:val="23"/>
        </w:rPr>
      </w:pPr>
      <w:r w:rsidRPr="00A17A95">
        <w:rPr>
          <w:rFonts w:ascii="Cambria" w:hAnsi="Cambria"/>
          <w:sz w:val="23"/>
          <w:szCs w:val="23"/>
        </w:rPr>
        <w:t xml:space="preserve">For the educational support plan a policy fee of </w:t>
      </w:r>
      <w:r w:rsidRPr="00A17A95">
        <w:rPr>
          <w:rFonts w:ascii="Cambria" w:hAnsi="Cambria"/>
        </w:rPr>
        <w:t>GH</w:t>
      </w:r>
      <w:r w:rsidR="001B3A4D" w:rsidRPr="00A17A95">
        <w:rPr>
          <w:rFonts w:ascii="Cambria" w:hAnsi="Cambria" w:cs="Segoe UI"/>
        </w:rPr>
        <w:t>¢</w:t>
      </w:r>
      <w:r w:rsidRPr="00A17A95">
        <w:rPr>
          <w:rFonts w:ascii="Cambria" w:hAnsi="Cambria"/>
        </w:rPr>
        <w:t xml:space="preserve"> 1</w:t>
      </w:r>
      <w:r w:rsidRPr="00A17A95">
        <w:rPr>
          <w:rFonts w:ascii="Cambria" w:hAnsi="Cambria"/>
          <w:sz w:val="23"/>
          <w:szCs w:val="23"/>
        </w:rPr>
        <w:t xml:space="preserve"> is charged per month </w:t>
      </w:r>
    </w:p>
    <w:p w:rsidR="004238B1" w:rsidRPr="00A17A95" w:rsidRDefault="004238B1" w:rsidP="00092462">
      <w:pPr>
        <w:spacing w:line="360" w:lineRule="auto"/>
        <w:rPr>
          <w:rFonts w:ascii="Cambria" w:hAnsi="Cambria"/>
        </w:rPr>
      </w:pPr>
      <w:r w:rsidRPr="00A17A95">
        <w:rPr>
          <w:rFonts w:ascii="Cambria" w:hAnsi="Cambria"/>
        </w:rPr>
        <w:t>This is charged at the point of reinstatement for the duration of the policy lapse.</w:t>
      </w:r>
    </w:p>
    <w:p w:rsidR="0060068B" w:rsidRPr="00A17A95" w:rsidRDefault="0060068B" w:rsidP="00FD3A51">
      <w:pPr>
        <w:spacing w:line="276" w:lineRule="auto"/>
        <w:rPr>
          <w:rFonts w:ascii="Cambria" w:hAnsi="Cambria"/>
        </w:rPr>
      </w:pPr>
    </w:p>
    <w:p w:rsidR="00BA5D4A" w:rsidRPr="004E18AC" w:rsidRDefault="00BA5D4A" w:rsidP="00397D9C">
      <w:pPr>
        <w:pStyle w:val="Heading2"/>
        <w:rPr>
          <w:rFonts w:ascii="Cambria" w:hAnsi="Cambria"/>
          <w:color w:val="auto"/>
        </w:rPr>
      </w:pPr>
      <w:bookmarkStart w:id="341" w:name="_Toc371586502"/>
      <w:r w:rsidRPr="004E18AC">
        <w:rPr>
          <w:rFonts w:ascii="Cambria" w:hAnsi="Cambria"/>
          <w:color w:val="auto"/>
        </w:rPr>
        <w:t>Premium Holiday</w:t>
      </w:r>
      <w:bookmarkEnd w:id="341"/>
    </w:p>
    <w:p w:rsidR="00BA5D4A" w:rsidRPr="004E18AC" w:rsidRDefault="00BA5D4A" w:rsidP="00BA5D4A">
      <w:pPr>
        <w:spacing w:before="100" w:beforeAutospacing="1" w:after="100" w:afterAutospacing="1"/>
        <w:rPr>
          <w:rFonts w:ascii="Cambria" w:hAnsi="Cambria"/>
        </w:rPr>
      </w:pPr>
      <w:r w:rsidRPr="004E18AC">
        <w:rPr>
          <w:rFonts w:ascii="Cambria" w:hAnsi="Cambria"/>
        </w:rPr>
        <w:t xml:space="preserve">The </w:t>
      </w:r>
      <w:r w:rsidRPr="004E18AC">
        <w:rPr>
          <w:rFonts w:ascii="Cambria" w:hAnsi="Cambria"/>
          <w:b/>
          <w:bCs/>
        </w:rPr>
        <w:t>premium holidays</w:t>
      </w:r>
      <w:r w:rsidRPr="004E18AC">
        <w:rPr>
          <w:rFonts w:ascii="Cambria" w:hAnsi="Cambria"/>
        </w:rPr>
        <w:t xml:space="preserve"> is an option being offered to the client during times that s/he is in financial difficulties and for that matter cannot contribute to their policy but would not like to terminate/cancel/surrender the policy.</w:t>
      </w:r>
    </w:p>
    <w:p w:rsidR="00BA5D4A" w:rsidRPr="004E18AC" w:rsidRDefault="00BA5D4A" w:rsidP="00BA5D4A">
      <w:pPr>
        <w:spacing w:before="100" w:beforeAutospacing="1" w:after="100" w:afterAutospacing="1"/>
        <w:rPr>
          <w:rFonts w:ascii="Cambria" w:hAnsi="Cambria"/>
        </w:rPr>
      </w:pPr>
      <w:r w:rsidRPr="004E18AC">
        <w:rPr>
          <w:rFonts w:ascii="Cambria" w:hAnsi="Cambria"/>
        </w:rPr>
        <w:t>During this period, the person does not pay premiums but the policy does not lapse. The person will still be on cover but a reduced one i. e. % of the s</w:t>
      </w:r>
      <w:r w:rsidR="00BC0C69" w:rsidRPr="004E18AC">
        <w:rPr>
          <w:rFonts w:ascii="Cambria" w:hAnsi="Cambria"/>
        </w:rPr>
        <w:t>u</w:t>
      </w:r>
      <w:r w:rsidRPr="004E18AC">
        <w:rPr>
          <w:rFonts w:ascii="Cambria" w:hAnsi="Cambria"/>
        </w:rPr>
        <w:t>m assured or forfeiture of s</w:t>
      </w:r>
      <w:r w:rsidR="00BC0C69" w:rsidRPr="004E18AC">
        <w:rPr>
          <w:rFonts w:ascii="Cambria" w:hAnsi="Cambria"/>
        </w:rPr>
        <w:t>u</w:t>
      </w:r>
      <w:r w:rsidRPr="004E18AC">
        <w:rPr>
          <w:rFonts w:ascii="Cambria" w:hAnsi="Cambria"/>
        </w:rPr>
        <w:t>m assured if the insured event occurs within that period, this depends on the company’s decision.</w:t>
      </w:r>
    </w:p>
    <w:p w:rsidR="00BA5D4A" w:rsidRPr="00A17A95" w:rsidRDefault="00BA5D4A" w:rsidP="00BA5D4A">
      <w:pPr>
        <w:spacing w:before="100" w:beforeAutospacing="1" w:after="100" w:afterAutospacing="1"/>
        <w:rPr>
          <w:rFonts w:ascii="Cambria" w:hAnsi="Cambria"/>
        </w:rPr>
      </w:pPr>
      <w:r w:rsidRPr="004E18AC">
        <w:rPr>
          <w:rFonts w:ascii="Cambria" w:hAnsi="Cambria"/>
        </w:rPr>
        <w:t>When the client start paying, s/he will not pay for the outstanding</w:t>
      </w:r>
      <w:r w:rsidR="004E18AC" w:rsidRPr="004E18AC">
        <w:rPr>
          <w:rFonts w:ascii="Cambria" w:hAnsi="Cambria"/>
        </w:rPr>
        <w:t xml:space="preserve"> premiums but will just continue</w:t>
      </w:r>
      <w:r w:rsidRPr="004E18AC">
        <w:rPr>
          <w:rFonts w:ascii="Cambria" w:hAnsi="Cambria"/>
        </w:rPr>
        <w:t xml:space="preserve"> and then be reinstated on full cover.</w:t>
      </w:r>
    </w:p>
    <w:p w:rsidR="00BA5D4A" w:rsidRPr="004E18AC" w:rsidRDefault="00BA5D4A" w:rsidP="00BA5D4A">
      <w:pPr>
        <w:spacing w:before="100" w:beforeAutospacing="1" w:after="100" w:afterAutospacing="1"/>
        <w:rPr>
          <w:rFonts w:ascii="Cambria" w:hAnsi="Cambria"/>
        </w:rPr>
      </w:pPr>
      <w:r w:rsidRPr="004E18AC">
        <w:rPr>
          <w:rFonts w:ascii="Cambria" w:hAnsi="Cambria"/>
        </w:rPr>
        <w:t xml:space="preserve">If the period ends and no payment is being made, the system will now apply the lapse rule with effect from the end of the period. </w:t>
      </w:r>
    </w:p>
    <w:p w:rsidR="00BC0C69" w:rsidRPr="004E18AC" w:rsidRDefault="00BC0C69" w:rsidP="009C24CD">
      <w:pPr>
        <w:spacing w:before="100" w:beforeAutospacing="1" w:after="100" w:afterAutospacing="1"/>
        <w:rPr>
          <w:rFonts w:ascii="Cambria" w:hAnsi="Cambria"/>
        </w:rPr>
      </w:pPr>
      <w:r w:rsidRPr="004E18AC">
        <w:rPr>
          <w:rFonts w:ascii="Cambria" w:hAnsi="Cambria"/>
        </w:rPr>
        <w:t>This option is provided on specified products and premium holiday can only be enjoyed for a specified period. The company also provides for the number of premium holidays allowed</w:t>
      </w:r>
    </w:p>
    <w:p w:rsidR="000A00F2" w:rsidRPr="004E18AC" w:rsidRDefault="000A00F2" w:rsidP="000A00F2">
      <w:pPr>
        <w:pStyle w:val="Heading2"/>
        <w:rPr>
          <w:rFonts w:ascii="Cambria" w:hAnsi="Cambria"/>
          <w:color w:val="auto"/>
        </w:rPr>
      </w:pPr>
      <w:bookmarkStart w:id="342" w:name="_Toc371586503"/>
      <w:r w:rsidRPr="004E18AC">
        <w:rPr>
          <w:rFonts w:ascii="Cambria" w:hAnsi="Cambria"/>
          <w:color w:val="auto"/>
        </w:rPr>
        <w:t>Amendment Reversals</w:t>
      </w:r>
      <w:bookmarkEnd w:id="342"/>
    </w:p>
    <w:p w:rsidR="000A00F2" w:rsidRPr="00A17A95" w:rsidRDefault="000A00F2" w:rsidP="000A00F2">
      <w:pPr>
        <w:rPr>
          <w:rFonts w:ascii="Cambria" w:hAnsi="Cambria"/>
        </w:rPr>
      </w:pPr>
      <w:r w:rsidRPr="00A17A95">
        <w:rPr>
          <w:rFonts w:ascii="Cambria" w:hAnsi="Cambria"/>
        </w:rPr>
        <w:t>This transactions that are reversed in the system are tracked against the user who transacted the reversed transaction. The count is used to determine number of errors made.</w:t>
      </w:r>
    </w:p>
    <w:p w:rsidR="00F22D68" w:rsidRPr="00A17A95" w:rsidRDefault="00F22D68" w:rsidP="000A00F2">
      <w:pPr>
        <w:rPr>
          <w:rFonts w:ascii="Cambria" w:hAnsi="Cambria"/>
        </w:rPr>
      </w:pPr>
    </w:p>
    <w:p w:rsidR="00F22D68" w:rsidRPr="00A17A95" w:rsidRDefault="00F22D68" w:rsidP="00F22D68">
      <w:pPr>
        <w:pStyle w:val="Heading2"/>
        <w:rPr>
          <w:rFonts w:ascii="Cambria" w:hAnsi="Cambria"/>
          <w:lang w:val="en-ZA" w:eastAsia="en-ZA"/>
        </w:rPr>
      </w:pPr>
      <w:bookmarkStart w:id="343" w:name="_Toc371586504"/>
      <w:r w:rsidRPr="00A17A95">
        <w:rPr>
          <w:rFonts w:ascii="Cambria" w:hAnsi="Cambria"/>
          <w:lang w:val="en-ZA" w:eastAsia="en-ZA"/>
        </w:rPr>
        <w:t>Policy Enquiry</w:t>
      </w:r>
      <w:bookmarkEnd w:id="343"/>
    </w:p>
    <w:p w:rsidR="00F22D68" w:rsidRPr="002D0264" w:rsidRDefault="00F22D68" w:rsidP="00E259CB">
      <w:pPr>
        <w:pStyle w:val="ListParagraph"/>
        <w:numPr>
          <w:ilvl w:val="0"/>
          <w:numId w:val="81"/>
        </w:numPr>
        <w:spacing w:after="0" w:line="360" w:lineRule="auto"/>
        <w:ind w:left="357" w:hanging="357"/>
        <w:rPr>
          <w:rFonts w:ascii="Cambria" w:hAnsi="Cambria"/>
          <w:sz w:val="24"/>
          <w:szCs w:val="24"/>
          <w:lang w:val="en-ZA" w:eastAsia="en-ZA"/>
        </w:rPr>
      </w:pPr>
      <w:r w:rsidRPr="002D0264">
        <w:rPr>
          <w:rFonts w:ascii="Cambria" w:hAnsi="Cambria"/>
          <w:sz w:val="24"/>
          <w:szCs w:val="24"/>
          <w:lang w:val="en-ZA" w:eastAsia="en-ZA"/>
        </w:rPr>
        <w:t xml:space="preserve">Facility to search for already captured policies via phone number, policy </w:t>
      </w:r>
      <w:r w:rsidR="004E18AC" w:rsidRPr="002D0264">
        <w:rPr>
          <w:rFonts w:ascii="Cambria" w:hAnsi="Cambria"/>
          <w:sz w:val="24"/>
          <w:szCs w:val="24"/>
          <w:lang w:val="en-ZA" w:eastAsia="en-ZA"/>
        </w:rPr>
        <w:t>number and name of policyholder, DOB, ID</w:t>
      </w:r>
      <w:r w:rsidR="002D0264" w:rsidRPr="002D0264">
        <w:rPr>
          <w:rFonts w:ascii="Cambria" w:hAnsi="Cambria"/>
          <w:sz w:val="24"/>
          <w:szCs w:val="24"/>
          <w:lang w:val="en-ZA" w:eastAsia="en-ZA"/>
        </w:rPr>
        <w:t>.</w:t>
      </w:r>
      <w:r w:rsidRPr="002D0264">
        <w:rPr>
          <w:rFonts w:ascii="Cambria" w:hAnsi="Cambria"/>
          <w:sz w:val="24"/>
          <w:szCs w:val="24"/>
          <w:lang w:val="en-ZA" w:eastAsia="en-ZA"/>
        </w:rPr>
        <w:t xml:space="preserve">Search process must link to the </w:t>
      </w:r>
      <w:r w:rsidR="000167D9" w:rsidRPr="002D0264">
        <w:rPr>
          <w:rFonts w:ascii="Cambria" w:hAnsi="Cambria"/>
          <w:sz w:val="24"/>
          <w:szCs w:val="24"/>
          <w:lang w:val="en-ZA" w:eastAsia="en-ZA"/>
        </w:rPr>
        <w:t>retrieval</w:t>
      </w:r>
      <w:r w:rsidRPr="002D0264">
        <w:rPr>
          <w:rFonts w:ascii="Cambria" w:hAnsi="Cambria"/>
          <w:sz w:val="24"/>
          <w:szCs w:val="24"/>
          <w:lang w:val="en-ZA" w:eastAsia="en-ZA"/>
        </w:rPr>
        <w:t xml:space="preserve"> of policy details.</w:t>
      </w:r>
    </w:p>
    <w:p w:rsidR="00F22D68" w:rsidRPr="00A17A95" w:rsidRDefault="00F22D68" w:rsidP="00E259CB">
      <w:pPr>
        <w:pStyle w:val="ListParagraph"/>
        <w:numPr>
          <w:ilvl w:val="0"/>
          <w:numId w:val="81"/>
        </w:numPr>
        <w:spacing w:after="0" w:line="360" w:lineRule="auto"/>
        <w:ind w:left="357" w:hanging="357"/>
        <w:rPr>
          <w:rFonts w:ascii="Cambria" w:hAnsi="Cambria"/>
          <w:sz w:val="24"/>
          <w:szCs w:val="24"/>
          <w:lang w:val="en-ZA" w:eastAsia="en-ZA"/>
        </w:rPr>
      </w:pPr>
      <w:r w:rsidRPr="00A17A95">
        <w:rPr>
          <w:rFonts w:ascii="Cambria" w:hAnsi="Cambria"/>
          <w:sz w:val="24"/>
          <w:szCs w:val="24"/>
          <w:lang w:val="en-ZA" w:eastAsia="en-ZA"/>
        </w:rPr>
        <w:t>Facility to view all role players on the insurance contract</w:t>
      </w:r>
      <w:r w:rsidR="002D0264">
        <w:rPr>
          <w:rFonts w:ascii="Cambria" w:hAnsi="Cambria"/>
          <w:sz w:val="24"/>
          <w:szCs w:val="24"/>
          <w:lang w:val="en-ZA" w:eastAsia="en-ZA"/>
        </w:rPr>
        <w:t xml:space="preserve"> i.e. insured lives, trustees, agents details</w:t>
      </w:r>
    </w:p>
    <w:p w:rsidR="00F22D68" w:rsidRPr="00A17A95" w:rsidRDefault="00F22D68" w:rsidP="00E259CB">
      <w:pPr>
        <w:pStyle w:val="ListParagraph"/>
        <w:numPr>
          <w:ilvl w:val="0"/>
          <w:numId w:val="81"/>
        </w:numPr>
        <w:spacing w:after="0" w:line="360" w:lineRule="auto"/>
        <w:ind w:left="357" w:hanging="357"/>
        <w:rPr>
          <w:rFonts w:ascii="Cambria" w:hAnsi="Cambria"/>
          <w:sz w:val="24"/>
          <w:szCs w:val="24"/>
          <w:lang w:val="en-ZA" w:eastAsia="en-ZA"/>
        </w:rPr>
      </w:pPr>
      <w:r w:rsidRPr="00A17A95">
        <w:rPr>
          <w:rFonts w:ascii="Cambria" w:hAnsi="Cambria"/>
          <w:sz w:val="24"/>
          <w:szCs w:val="24"/>
          <w:lang w:val="en-ZA" w:eastAsia="en-ZA"/>
        </w:rPr>
        <w:t>Users should have access to check all benefits available at any time</w:t>
      </w:r>
      <w:r w:rsidR="002D0264">
        <w:rPr>
          <w:rFonts w:ascii="Cambria" w:hAnsi="Cambria"/>
          <w:sz w:val="24"/>
          <w:szCs w:val="24"/>
          <w:lang w:val="en-ZA" w:eastAsia="en-ZA"/>
        </w:rPr>
        <w:t xml:space="preserve"> i.e. Sum Assured, </w:t>
      </w:r>
      <w:r w:rsidR="00872F32">
        <w:rPr>
          <w:rFonts w:ascii="Cambria" w:hAnsi="Cambria"/>
          <w:sz w:val="24"/>
          <w:szCs w:val="24"/>
          <w:lang w:val="en-ZA" w:eastAsia="en-ZA"/>
        </w:rPr>
        <w:t xml:space="preserve">Accumulated Value, </w:t>
      </w:r>
      <w:r w:rsidR="002D0264">
        <w:rPr>
          <w:rFonts w:ascii="Cambria" w:hAnsi="Cambria"/>
          <w:sz w:val="24"/>
          <w:szCs w:val="24"/>
          <w:lang w:val="en-ZA" w:eastAsia="en-ZA"/>
        </w:rPr>
        <w:t>Partial withdrawals, Partial Payments, Cash Value, Loan Value(if applicable),</w:t>
      </w:r>
    </w:p>
    <w:p w:rsidR="00F22D68" w:rsidRPr="00A17A95" w:rsidRDefault="00F22D68" w:rsidP="00E259CB">
      <w:pPr>
        <w:pStyle w:val="ListParagraph"/>
        <w:numPr>
          <w:ilvl w:val="0"/>
          <w:numId w:val="81"/>
        </w:numPr>
        <w:spacing w:after="0" w:line="360" w:lineRule="auto"/>
        <w:ind w:left="357" w:hanging="357"/>
        <w:rPr>
          <w:rFonts w:ascii="Cambria" w:hAnsi="Cambria"/>
          <w:sz w:val="24"/>
          <w:szCs w:val="24"/>
          <w:lang w:val="en-ZA" w:eastAsia="en-ZA"/>
        </w:rPr>
      </w:pPr>
      <w:r w:rsidRPr="00A17A95">
        <w:rPr>
          <w:rFonts w:ascii="Cambria" w:hAnsi="Cambria"/>
          <w:sz w:val="24"/>
          <w:szCs w:val="24"/>
          <w:lang w:val="en-ZA" w:eastAsia="en-ZA"/>
        </w:rPr>
        <w:lastRenderedPageBreak/>
        <w:t xml:space="preserve">Facility to retrieve bio data on covered lives, agent / broker, payment method, etc.     </w:t>
      </w:r>
    </w:p>
    <w:p w:rsidR="00F22D68" w:rsidRPr="00A17A95" w:rsidRDefault="00F22D68" w:rsidP="00E259CB">
      <w:pPr>
        <w:pStyle w:val="ListParagraph"/>
        <w:numPr>
          <w:ilvl w:val="0"/>
          <w:numId w:val="81"/>
        </w:numPr>
        <w:spacing w:after="0" w:line="360" w:lineRule="auto"/>
        <w:ind w:left="357" w:hanging="357"/>
        <w:rPr>
          <w:rFonts w:ascii="Cambria" w:hAnsi="Cambria"/>
          <w:sz w:val="24"/>
          <w:szCs w:val="24"/>
          <w:lang w:val="en-ZA" w:eastAsia="en-ZA"/>
        </w:rPr>
      </w:pPr>
      <w:r w:rsidRPr="00A17A95">
        <w:rPr>
          <w:rFonts w:ascii="Cambria" w:hAnsi="Cambria"/>
          <w:sz w:val="24"/>
          <w:szCs w:val="24"/>
          <w:lang w:val="en-ZA" w:eastAsia="en-ZA"/>
        </w:rPr>
        <w:t xml:space="preserve">Facility to enquire and print payment history on a policy. </w:t>
      </w:r>
    </w:p>
    <w:p w:rsidR="00F22D68" w:rsidRPr="00A17A95" w:rsidRDefault="00F22D68" w:rsidP="00E259CB">
      <w:pPr>
        <w:pStyle w:val="ListParagraph"/>
        <w:numPr>
          <w:ilvl w:val="0"/>
          <w:numId w:val="81"/>
        </w:numPr>
        <w:spacing w:after="0" w:line="360" w:lineRule="auto"/>
        <w:ind w:left="357" w:hanging="357"/>
        <w:rPr>
          <w:rFonts w:ascii="Cambria" w:hAnsi="Cambria"/>
          <w:sz w:val="24"/>
          <w:szCs w:val="24"/>
          <w:lang w:val="en-ZA" w:eastAsia="en-ZA"/>
        </w:rPr>
      </w:pPr>
      <w:r w:rsidRPr="00A17A95">
        <w:rPr>
          <w:rFonts w:ascii="Cambria" w:hAnsi="Cambria"/>
          <w:sz w:val="24"/>
          <w:szCs w:val="24"/>
          <w:lang w:val="en-ZA" w:eastAsia="en-ZA"/>
        </w:rPr>
        <w:t>Users of the system must be able to enquire about the status of the policy</w:t>
      </w:r>
    </w:p>
    <w:p w:rsidR="00F22D68" w:rsidRPr="00A17A95" w:rsidRDefault="00F22D68" w:rsidP="00E259CB">
      <w:pPr>
        <w:pStyle w:val="ListParagraph"/>
        <w:numPr>
          <w:ilvl w:val="0"/>
          <w:numId w:val="81"/>
        </w:numPr>
        <w:spacing w:after="0" w:line="360" w:lineRule="auto"/>
        <w:ind w:left="357" w:hanging="357"/>
        <w:rPr>
          <w:rFonts w:ascii="Cambria" w:hAnsi="Cambria"/>
          <w:sz w:val="24"/>
          <w:szCs w:val="24"/>
          <w:lang w:val="en-ZA" w:eastAsia="en-ZA"/>
        </w:rPr>
      </w:pPr>
      <w:r w:rsidRPr="00A17A95">
        <w:rPr>
          <w:rFonts w:ascii="Cambria" w:hAnsi="Cambria"/>
          <w:sz w:val="24"/>
          <w:szCs w:val="24"/>
          <w:lang w:val="en-ZA" w:eastAsia="en-ZA"/>
        </w:rPr>
        <w:t xml:space="preserve">Facility to generate ad-hoc policy statement for client. </w:t>
      </w:r>
    </w:p>
    <w:p w:rsidR="00D502B1" w:rsidRPr="00A17A95" w:rsidRDefault="00D502B1" w:rsidP="009159F4">
      <w:pPr>
        <w:pStyle w:val="Heading1"/>
        <w:rPr>
          <w:rFonts w:ascii="Cambria" w:hAnsi="Cambria"/>
        </w:rPr>
      </w:pPr>
      <w:bookmarkStart w:id="344" w:name="_Toc371586505"/>
      <w:r w:rsidRPr="00A17A95">
        <w:rPr>
          <w:rFonts w:ascii="Cambria" w:hAnsi="Cambria"/>
        </w:rPr>
        <w:t>Medical Payment</w:t>
      </w:r>
      <w:bookmarkEnd w:id="344"/>
    </w:p>
    <w:p w:rsidR="00D502B1" w:rsidRPr="00A17A95" w:rsidRDefault="00D502B1" w:rsidP="00D502B1">
      <w:pPr>
        <w:rPr>
          <w:rFonts w:ascii="Cambria" w:hAnsi="Cambria"/>
        </w:rPr>
      </w:pPr>
      <w:r w:rsidRPr="00A17A95">
        <w:rPr>
          <w:rFonts w:ascii="Cambria" w:hAnsi="Cambria"/>
        </w:rPr>
        <w:t>The medical test taken by the life assured are paid by the company.</w:t>
      </w:r>
      <w:r w:rsidR="00E616F2" w:rsidRPr="00A17A95">
        <w:rPr>
          <w:rFonts w:ascii="Cambria" w:hAnsi="Cambria"/>
        </w:rPr>
        <w:t xml:space="preserve"> How is the payment processed?</w:t>
      </w:r>
    </w:p>
    <w:p w:rsidR="00397D9C" w:rsidRPr="00A17A95" w:rsidRDefault="00397D9C" w:rsidP="009159F4">
      <w:pPr>
        <w:pStyle w:val="Heading1"/>
        <w:rPr>
          <w:rFonts w:ascii="Cambria" w:hAnsi="Cambria"/>
        </w:rPr>
      </w:pPr>
      <w:bookmarkStart w:id="345" w:name="_Toc371586506"/>
      <w:r w:rsidRPr="00A17A95">
        <w:rPr>
          <w:rFonts w:ascii="Cambria" w:hAnsi="Cambria"/>
        </w:rPr>
        <w:t>Policy Valuation</w:t>
      </w:r>
      <w:bookmarkEnd w:id="345"/>
    </w:p>
    <w:p w:rsidR="009915AB" w:rsidRPr="00A17A95" w:rsidRDefault="009915AB" w:rsidP="009915AB">
      <w:pPr>
        <w:rPr>
          <w:rFonts w:ascii="Cambria" w:hAnsi="Cambria"/>
        </w:rPr>
      </w:pPr>
      <w:r w:rsidRPr="00A17A95">
        <w:rPr>
          <w:rFonts w:ascii="Cambria" w:hAnsi="Cambria"/>
        </w:rPr>
        <w:t>Policy valuation is done on policies based on a monthly compound interest computational formular. The interest rate is provided by the investment manager.</w:t>
      </w:r>
    </w:p>
    <w:p w:rsidR="009915AB" w:rsidRPr="00A17A95" w:rsidRDefault="009915AB" w:rsidP="009915AB">
      <w:pPr>
        <w:rPr>
          <w:rFonts w:ascii="Cambria" w:hAnsi="Cambria"/>
        </w:rPr>
      </w:pPr>
      <w:r w:rsidRPr="00A17A95">
        <w:rPr>
          <w:rFonts w:ascii="Cambria" w:hAnsi="Cambria"/>
        </w:rPr>
        <w:t xml:space="preserve"> Provide an illustration of interest workings</w:t>
      </w:r>
    </w:p>
    <w:p w:rsidR="003A76E2" w:rsidRPr="00A17A95" w:rsidRDefault="003A76E2" w:rsidP="009159F4">
      <w:pPr>
        <w:pStyle w:val="Heading2"/>
        <w:rPr>
          <w:rFonts w:ascii="Cambria" w:hAnsi="Cambria"/>
        </w:rPr>
      </w:pPr>
      <w:bookmarkStart w:id="346" w:name="_Toc371586507"/>
      <w:r w:rsidRPr="00A17A95">
        <w:rPr>
          <w:rFonts w:ascii="Cambria" w:hAnsi="Cambria"/>
        </w:rPr>
        <w:t>Express Education Support Plan</w:t>
      </w:r>
      <w:bookmarkEnd w:id="346"/>
    </w:p>
    <w:p w:rsidR="00AC0485" w:rsidRPr="00A17A95" w:rsidRDefault="00AC0485" w:rsidP="00AC0485">
      <w:pPr>
        <w:spacing w:line="360" w:lineRule="auto"/>
        <w:rPr>
          <w:rFonts w:ascii="Cambria" w:hAnsi="Cambria" w:cs="Calibri"/>
          <w:b/>
          <w:bCs/>
          <w:color w:val="000000"/>
          <w:lang w:val="en-ZA" w:eastAsia="en-ZA"/>
        </w:rPr>
      </w:pPr>
      <w:r w:rsidRPr="00A17A95">
        <w:rPr>
          <w:rFonts w:ascii="Cambria" w:hAnsi="Cambria" w:cs="Calibri"/>
          <w:b/>
          <w:bCs/>
          <w:color w:val="000000"/>
          <w:lang w:val="en-ZA" w:eastAsia="en-ZA"/>
        </w:rPr>
        <w:t xml:space="preserve">Allocated to Investment Account = </w:t>
      </w:r>
      <w:r w:rsidRPr="00A17A95">
        <w:rPr>
          <w:rFonts w:ascii="Cambria" w:hAnsi="Cambria" w:cs="Calibri"/>
          <w:bCs/>
          <w:color w:val="000000"/>
          <w:lang w:val="en-ZA" w:eastAsia="en-ZA"/>
        </w:rPr>
        <w:t>Amounts allocated to investment in the month</w:t>
      </w:r>
    </w:p>
    <w:p w:rsidR="00AC0485" w:rsidRPr="00A17A95" w:rsidRDefault="00AC0485" w:rsidP="00AC0485">
      <w:pPr>
        <w:spacing w:line="360" w:lineRule="auto"/>
        <w:rPr>
          <w:rFonts w:ascii="Cambria" w:hAnsi="Cambria" w:cs="Calibri"/>
          <w:b/>
          <w:bCs/>
          <w:color w:val="000000"/>
          <w:lang w:val="en-ZA" w:eastAsia="en-ZA"/>
        </w:rPr>
      </w:pPr>
      <w:r w:rsidRPr="00A17A95">
        <w:rPr>
          <w:rFonts w:ascii="Cambria" w:hAnsi="Cambria" w:cs="Calibri"/>
          <w:b/>
          <w:bCs/>
          <w:color w:val="000000"/>
          <w:lang w:val="en-ZA" w:eastAsia="en-ZA"/>
        </w:rPr>
        <w:t xml:space="preserve">Investment Return Allocated = </w:t>
      </w:r>
      <w:r w:rsidRPr="00A17A95">
        <w:rPr>
          <w:rFonts w:ascii="Cambria" w:hAnsi="Cambria" w:cs="Calibri"/>
          <w:bCs/>
          <w:color w:val="000000"/>
          <w:lang w:val="en-ZA" w:eastAsia="en-ZA"/>
        </w:rPr>
        <w:t>Investment previous month * Monthly interest rate</w:t>
      </w:r>
    </w:p>
    <w:p w:rsidR="00AC0485" w:rsidRPr="00A17A95" w:rsidRDefault="00AC0485" w:rsidP="00AC0485">
      <w:pPr>
        <w:spacing w:line="360" w:lineRule="auto"/>
        <w:rPr>
          <w:rFonts w:ascii="Cambria" w:hAnsi="Cambria" w:cs="Calibri"/>
          <w:b/>
          <w:bCs/>
          <w:color w:val="000000"/>
          <w:lang w:val="en-ZA" w:eastAsia="en-ZA"/>
        </w:rPr>
      </w:pPr>
      <w:r w:rsidRPr="00A17A95">
        <w:rPr>
          <w:rFonts w:ascii="Cambria" w:hAnsi="Cambria" w:cs="Calibri"/>
          <w:b/>
          <w:bCs/>
          <w:color w:val="000000"/>
          <w:lang w:val="en-ZA" w:eastAsia="en-ZA"/>
        </w:rPr>
        <w:t xml:space="preserve">Management Charge = </w:t>
      </w:r>
      <w:r w:rsidRPr="00A17A95">
        <w:rPr>
          <w:rFonts w:ascii="Cambria" w:hAnsi="Cambria" w:cs="Calibri"/>
          <w:bCs/>
          <w:color w:val="000000"/>
          <w:lang w:val="en-ZA" w:eastAsia="en-ZA"/>
        </w:rPr>
        <w:t>Accumulated balance at the end of the month</w:t>
      </w:r>
    </w:p>
    <w:p w:rsidR="00AC0485" w:rsidRPr="00A17A95" w:rsidRDefault="00AC0485" w:rsidP="00AC0485">
      <w:pPr>
        <w:rPr>
          <w:rFonts w:ascii="Cambria" w:hAnsi="Cambria"/>
        </w:rPr>
      </w:pPr>
      <w:r w:rsidRPr="00A17A95">
        <w:rPr>
          <w:rFonts w:ascii="Cambria" w:hAnsi="Cambria"/>
          <w:b/>
        </w:rPr>
        <w:t xml:space="preserve">Accumulated Investment Account Balance = </w:t>
      </w:r>
      <w:r w:rsidRPr="00A17A95">
        <w:rPr>
          <w:rFonts w:ascii="Cambria" w:hAnsi="Cambria"/>
        </w:rPr>
        <w:t>Previous Month balance + Investment allocated amounts Current Month + Current Investment Return Allocated + Management Charge</w:t>
      </w:r>
    </w:p>
    <w:p w:rsidR="00AC0485" w:rsidRPr="00A17A95" w:rsidRDefault="00AC0485" w:rsidP="00AC0485">
      <w:pPr>
        <w:rPr>
          <w:rFonts w:ascii="Cambria" w:hAnsi="Cambria"/>
          <w:b/>
        </w:rPr>
      </w:pPr>
      <w:r w:rsidRPr="00A17A95">
        <w:rPr>
          <w:rFonts w:ascii="Cambria" w:hAnsi="Cambria"/>
          <w:b/>
        </w:rPr>
        <w:t>Surrender Value</w:t>
      </w:r>
      <w:r w:rsidRPr="00A17A95">
        <w:rPr>
          <w:rFonts w:ascii="Cambria" w:hAnsi="Cambria"/>
        </w:rPr>
        <w:t xml:space="preserve"> = Surrender Rate *Accumulated Investment Account Balance</w:t>
      </w:r>
    </w:p>
    <w:p w:rsidR="003A76E2" w:rsidRPr="00A17A95" w:rsidRDefault="003A76E2" w:rsidP="009159F4">
      <w:pPr>
        <w:pStyle w:val="Heading2"/>
        <w:rPr>
          <w:rFonts w:ascii="Cambria" w:hAnsi="Cambria"/>
        </w:rPr>
      </w:pPr>
      <w:bookmarkStart w:id="347" w:name="_Toc371586508"/>
      <w:r w:rsidRPr="00A17A95">
        <w:rPr>
          <w:rFonts w:ascii="Cambria" w:hAnsi="Cambria"/>
        </w:rPr>
        <w:t xml:space="preserve">Express </w:t>
      </w:r>
      <w:r w:rsidR="00B808CF" w:rsidRPr="00A17A95">
        <w:rPr>
          <w:rFonts w:ascii="Cambria" w:hAnsi="Cambria"/>
        </w:rPr>
        <w:t>Personal Pension</w:t>
      </w:r>
      <w:r w:rsidRPr="00A17A95">
        <w:rPr>
          <w:rFonts w:ascii="Cambria" w:hAnsi="Cambria"/>
        </w:rPr>
        <w:t xml:space="preserve"> Plan</w:t>
      </w:r>
      <w:bookmarkEnd w:id="347"/>
    </w:p>
    <w:p w:rsidR="00B808CF" w:rsidRPr="00A17A95" w:rsidRDefault="00B808CF" w:rsidP="00B808CF">
      <w:pPr>
        <w:rPr>
          <w:rFonts w:ascii="Cambria" w:hAnsi="Cambria" w:cs="Calibri"/>
          <w:b/>
          <w:bCs/>
          <w:color w:val="000000"/>
          <w:sz w:val="22"/>
          <w:szCs w:val="22"/>
          <w:lang w:val="en-ZA" w:eastAsia="en-ZA"/>
        </w:rPr>
      </w:pPr>
    </w:p>
    <w:p w:rsidR="00B808CF" w:rsidRPr="00A17A95" w:rsidRDefault="00B808CF" w:rsidP="001C4C2E">
      <w:pPr>
        <w:spacing w:line="360" w:lineRule="auto"/>
        <w:rPr>
          <w:rFonts w:ascii="Cambria" w:hAnsi="Cambria" w:cs="Calibri"/>
          <w:b/>
          <w:bCs/>
          <w:color w:val="000000"/>
          <w:lang w:val="en-ZA" w:eastAsia="en-ZA"/>
        </w:rPr>
      </w:pPr>
      <w:r w:rsidRPr="00A17A95">
        <w:rPr>
          <w:rFonts w:ascii="Cambria" w:hAnsi="Cambria" w:cs="Calibri"/>
          <w:b/>
          <w:bCs/>
          <w:color w:val="000000"/>
          <w:lang w:val="en-ZA" w:eastAsia="en-ZA"/>
        </w:rPr>
        <w:t xml:space="preserve">Allocated to Investment Account = </w:t>
      </w:r>
      <w:r w:rsidRPr="00A17A95">
        <w:rPr>
          <w:rFonts w:ascii="Cambria" w:hAnsi="Cambria" w:cs="Calibri"/>
          <w:bCs/>
          <w:color w:val="000000"/>
          <w:lang w:val="en-ZA" w:eastAsia="en-ZA"/>
        </w:rPr>
        <w:t>Amounts allocated to investment in the month</w:t>
      </w:r>
    </w:p>
    <w:p w:rsidR="001C4C2E" w:rsidRPr="00A17A95" w:rsidRDefault="001C4C2E" w:rsidP="001C4C2E">
      <w:pPr>
        <w:spacing w:line="360" w:lineRule="auto"/>
        <w:rPr>
          <w:rFonts w:ascii="Cambria" w:hAnsi="Cambria" w:cs="Calibri"/>
          <w:b/>
          <w:bCs/>
          <w:color w:val="000000"/>
          <w:lang w:val="en-ZA" w:eastAsia="en-ZA"/>
        </w:rPr>
      </w:pPr>
      <w:r w:rsidRPr="00A17A95">
        <w:rPr>
          <w:rFonts w:ascii="Cambria" w:hAnsi="Cambria" w:cs="Calibri"/>
          <w:b/>
          <w:bCs/>
          <w:color w:val="000000"/>
          <w:lang w:val="en-ZA" w:eastAsia="en-ZA"/>
        </w:rPr>
        <w:t xml:space="preserve">Investment Return Allocated = </w:t>
      </w:r>
      <w:r w:rsidRPr="00A17A95">
        <w:rPr>
          <w:rFonts w:ascii="Cambria" w:hAnsi="Cambria" w:cs="Calibri"/>
          <w:bCs/>
          <w:color w:val="000000"/>
          <w:lang w:val="en-ZA" w:eastAsia="en-ZA"/>
        </w:rPr>
        <w:t>Investment previous month * Monthly interest rate</w:t>
      </w:r>
    </w:p>
    <w:p w:rsidR="001C4C2E" w:rsidRPr="00A17A95" w:rsidRDefault="001C4C2E" w:rsidP="001C4C2E">
      <w:pPr>
        <w:spacing w:line="360" w:lineRule="auto"/>
        <w:rPr>
          <w:rFonts w:ascii="Cambria" w:hAnsi="Cambria" w:cs="Calibri"/>
          <w:b/>
          <w:bCs/>
          <w:color w:val="000000"/>
          <w:lang w:val="en-ZA" w:eastAsia="en-ZA"/>
        </w:rPr>
      </w:pPr>
      <w:r w:rsidRPr="00A17A95">
        <w:rPr>
          <w:rFonts w:ascii="Cambria" w:hAnsi="Cambria" w:cs="Calibri"/>
          <w:b/>
          <w:bCs/>
          <w:color w:val="000000"/>
          <w:lang w:val="en-ZA" w:eastAsia="en-ZA"/>
        </w:rPr>
        <w:t xml:space="preserve">Management Charge = </w:t>
      </w:r>
      <w:r w:rsidRPr="00A17A95">
        <w:rPr>
          <w:rFonts w:ascii="Cambria" w:hAnsi="Cambria" w:cs="Calibri"/>
          <w:bCs/>
          <w:color w:val="000000"/>
          <w:lang w:val="en-ZA" w:eastAsia="en-ZA"/>
        </w:rPr>
        <w:t>Accumulated balance at the end of the month</w:t>
      </w:r>
    </w:p>
    <w:p w:rsidR="00B808CF" w:rsidRPr="00A17A95" w:rsidRDefault="001C4C2E" w:rsidP="00B808CF">
      <w:pPr>
        <w:rPr>
          <w:rFonts w:ascii="Cambria" w:hAnsi="Cambria"/>
        </w:rPr>
      </w:pPr>
      <w:r w:rsidRPr="00A17A95">
        <w:rPr>
          <w:rFonts w:ascii="Cambria" w:hAnsi="Cambria"/>
          <w:b/>
        </w:rPr>
        <w:t xml:space="preserve">Accumulated Investment Account Balance = </w:t>
      </w:r>
      <w:r w:rsidRPr="00A17A95">
        <w:rPr>
          <w:rFonts w:ascii="Cambria" w:hAnsi="Cambria"/>
        </w:rPr>
        <w:t>Previous Month balance + Investment allocated amounts Current Month + Current Investment Return Allocated + Management Charge</w:t>
      </w:r>
    </w:p>
    <w:p w:rsidR="0069506B" w:rsidRPr="00A17A95" w:rsidRDefault="0069506B" w:rsidP="00B808CF">
      <w:pPr>
        <w:rPr>
          <w:rFonts w:ascii="Cambria" w:hAnsi="Cambria"/>
          <w:b/>
        </w:rPr>
      </w:pPr>
      <w:r w:rsidRPr="00A17A95">
        <w:rPr>
          <w:rFonts w:ascii="Cambria" w:hAnsi="Cambria"/>
          <w:b/>
        </w:rPr>
        <w:t>Surrender Value</w:t>
      </w:r>
      <w:r w:rsidRPr="00A17A95">
        <w:rPr>
          <w:rFonts w:ascii="Cambria" w:hAnsi="Cambria"/>
        </w:rPr>
        <w:t xml:space="preserve"> =</w:t>
      </w:r>
      <w:r w:rsidR="00EC4FD3" w:rsidRPr="00A17A95">
        <w:rPr>
          <w:rFonts w:ascii="Cambria" w:hAnsi="Cambria"/>
        </w:rPr>
        <w:t xml:space="preserve"> Surrender Rate *Accumulated Investment Account Balance</w:t>
      </w:r>
    </w:p>
    <w:p w:rsidR="00B808CF" w:rsidRPr="00A17A95" w:rsidRDefault="00B808CF" w:rsidP="00B808CF">
      <w:pPr>
        <w:rPr>
          <w:rFonts w:ascii="Cambria" w:hAnsi="Cambria"/>
        </w:rPr>
      </w:pPr>
    </w:p>
    <w:tbl>
      <w:tblPr>
        <w:tblW w:w="5000" w:type="pct"/>
        <w:tblLayout w:type="fixed"/>
        <w:tblLook w:val="04A0" w:firstRow="1" w:lastRow="0" w:firstColumn="1" w:lastColumn="0" w:noHBand="0" w:noVBand="1"/>
      </w:tblPr>
      <w:tblGrid>
        <w:gridCol w:w="2377"/>
        <w:gridCol w:w="1256"/>
        <w:gridCol w:w="1000"/>
        <w:gridCol w:w="1103"/>
        <w:gridCol w:w="1565"/>
        <w:gridCol w:w="1314"/>
        <w:gridCol w:w="961"/>
      </w:tblGrid>
      <w:tr w:rsidR="00B808CF" w:rsidRPr="00A17A95" w:rsidTr="00B808CF">
        <w:trPr>
          <w:trHeight w:val="300"/>
        </w:trPr>
        <w:tc>
          <w:tcPr>
            <w:tcW w:w="1241"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c>
          <w:tcPr>
            <w:tcW w:w="656" w:type="pct"/>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w:t>
            </w:r>
          </w:p>
        </w:tc>
        <w:tc>
          <w:tcPr>
            <w:tcW w:w="522" w:type="pct"/>
            <w:tcBorders>
              <w:top w:val="nil"/>
              <w:left w:val="nil"/>
              <w:bottom w:val="single" w:sz="4" w:space="0" w:color="auto"/>
              <w:right w:val="nil"/>
            </w:tcBorders>
            <w:shd w:val="clear" w:color="auto" w:fill="auto"/>
            <w:noWrap/>
            <w:vAlign w:val="bottom"/>
            <w:hideMark/>
          </w:tcPr>
          <w:p w:rsidR="00B808CF" w:rsidRPr="00D37C0D" w:rsidRDefault="00B808CF" w:rsidP="00B808CF">
            <w:pPr>
              <w:rPr>
                <w:rFonts w:ascii="Cambria" w:hAnsi="Cambria" w:cs="Calibri"/>
                <w:b/>
                <w:bCs/>
                <w:color w:val="000000"/>
                <w:sz w:val="16"/>
                <w:szCs w:val="16"/>
                <w:lang w:val="en-ZA" w:eastAsia="en-ZA"/>
              </w:rPr>
            </w:pPr>
            <w:r w:rsidRPr="00D37C0D">
              <w:rPr>
                <w:rFonts w:ascii="Cambria" w:hAnsi="Cambria" w:cs="Calibri"/>
                <w:b/>
                <w:bCs/>
                <w:color w:val="000000"/>
                <w:sz w:val="16"/>
                <w:szCs w:val="16"/>
                <w:lang w:val="en-ZA" w:eastAsia="en-ZA"/>
              </w:rPr>
              <w:t>Input Variable</w:t>
            </w:r>
          </w:p>
        </w:tc>
        <w:tc>
          <w:tcPr>
            <w:tcW w:w="576" w:type="pct"/>
            <w:tcBorders>
              <w:top w:val="nil"/>
              <w:left w:val="nil"/>
              <w:bottom w:val="single" w:sz="4" w:space="0" w:color="auto"/>
              <w:right w:val="nil"/>
            </w:tcBorders>
            <w:shd w:val="clear" w:color="auto" w:fill="auto"/>
            <w:noWrap/>
            <w:vAlign w:val="bottom"/>
            <w:hideMark/>
          </w:tcPr>
          <w:p w:rsidR="00B808CF" w:rsidRPr="00D37C0D" w:rsidRDefault="00B808CF" w:rsidP="00B808CF">
            <w:pPr>
              <w:rPr>
                <w:rFonts w:ascii="Cambria" w:hAnsi="Cambria" w:cs="Calibri"/>
                <w:b/>
                <w:bCs/>
                <w:color w:val="000000"/>
                <w:sz w:val="16"/>
                <w:szCs w:val="16"/>
                <w:lang w:val="en-ZA" w:eastAsia="en-ZA"/>
              </w:rPr>
            </w:pPr>
            <w:r w:rsidRPr="00D37C0D">
              <w:rPr>
                <w:rFonts w:ascii="Cambria" w:hAnsi="Cambria" w:cs="Calibri"/>
                <w:b/>
                <w:bCs/>
                <w:color w:val="000000"/>
                <w:sz w:val="16"/>
                <w:szCs w:val="16"/>
                <w:lang w:val="en-ZA" w:eastAsia="en-ZA"/>
              </w:rPr>
              <w:t> </w:t>
            </w:r>
          </w:p>
        </w:tc>
        <w:tc>
          <w:tcPr>
            <w:tcW w:w="817"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c>
          <w:tcPr>
            <w:tcW w:w="68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c>
          <w:tcPr>
            <w:tcW w:w="50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r>
      <w:tr w:rsidR="00B808CF" w:rsidRPr="00A17A95" w:rsidTr="00B808CF">
        <w:trPr>
          <w:trHeight w:val="300"/>
        </w:trPr>
        <w:tc>
          <w:tcPr>
            <w:tcW w:w="1241" w:type="pct"/>
            <w:tcBorders>
              <w:top w:val="nil"/>
              <w:left w:val="nil"/>
              <w:bottom w:val="nil"/>
              <w:right w:val="nil"/>
            </w:tcBorders>
            <w:shd w:val="clear" w:color="000000" w:fill="CCC0DA"/>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Assumptions</w:t>
            </w:r>
          </w:p>
        </w:tc>
        <w:tc>
          <w:tcPr>
            <w:tcW w:w="656" w:type="pct"/>
            <w:tcBorders>
              <w:top w:val="nil"/>
              <w:left w:val="single" w:sz="4" w:space="0" w:color="auto"/>
              <w:bottom w:val="single" w:sz="4" w:space="0" w:color="auto"/>
              <w:right w:val="single" w:sz="4" w:space="0" w:color="auto"/>
            </w:tcBorders>
            <w:shd w:val="clear" w:color="000000" w:fill="F2DDDC"/>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Annual</w:t>
            </w:r>
          </w:p>
        </w:tc>
        <w:tc>
          <w:tcPr>
            <w:tcW w:w="522" w:type="pct"/>
            <w:tcBorders>
              <w:top w:val="nil"/>
              <w:left w:val="nil"/>
              <w:bottom w:val="single" w:sz="4" w:space="0" w:color="auto"/>
              <w:right w:val="single" w:sz="4" w:space="0" w:color="auto"/>
            </w:tcBorders>
            <w:shd w:val="clear" w:color="000000" w:fill="F2DDDC"/>
            <w:noWrap/>
            <w:vAlign w:val="bottom"/>
            <w:hideMark/>
          </w:tcPr>
          <w:p w:rsidR="00B808CF" w:rsidRPr="00D37C0D" w:rsidRDefault="00B808CF" w:rsidP="00B808CF">
            <w:pPr>
              <w:jc w:val="cente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Monthly</w:t>
            </w:r>
          </w:p>
        </w:tc>
        <w:tc>
          <w:tcPr>
            <w:tcW w:w="57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c>
          <w:tcPr>
            <w:tcW w:w="817"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c>
          <w:tcPr>
            <w:tcW w:w="68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c>
          <w:tcPr>
            <w:tcW w:w="50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r>
      <w:tr w:rsidR="00B808CF" w:rsidRPr="00A17A95" w:rsidTr="00B808CF">
        <w:trPr>
          <w:trHeight w:val="300"/>
        </w:trPr>
        <w:tc>
          <w:tcPr>
            <w:tcW w:w="1241" w:type="pct"/>
            <w:tcBorders>
              <w:top w:val="nil"/>
              <w:left w:val="nil"/>
              <w:bottom w:val="nil"/>
              <w:right w:val="nil"/>
            </w:tcBorders>
            <w:shd w:val="clear" w:color="000000" w:fill="CCC0DA"/>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Investment Return Allocated</w:t>
            </w:r>
          </w:p>
        </w:tc>
        <w:tc>
          <w:tcPr>
            <w:tcW w:w="656" w:type="pct"/>
            <w:tcBorders>
              <w:top w:val="nil"/>
              <w:left w:val="single" w:sz="4" w:space="0" w:color="auto"/>
              <w:bottom w:val="single" w:sz="4" w:space="0" w:color="auto"/>
              <w:right w:val="single" w:sz="4" w:space="0" w:color="auto"/>
            </w:tcBorders>
            <w:shd w:val="clear" w:color="000000" w:fill="FFFF00"/>
            <w:noWrap/>
            <w:vAlign w:val="bottom"/>
            <w:hideMark/>
          </w:tcPr>
          <w:p w:rsidR="00B808CF" w:rsidRPr="00D37C0D" w:rsidRDefault="00B808CF" w:rsidP="00B808CF">
            <w:pPr>
              <w:jc w:val="right"/>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14%</w:t>
            </w:r>
          </w:p>
        </w:tc>
        <w:tc>
          <w:tcPr>
            <w:tcW w:w="522" w:type="pct"/>
            <w:tcBorders>
              <w:top w:val="nil"/>
              <w:left w:val="nil"/>
              <w:bottom w:val="single" w:sz="4" w:space="0" w:color="auto"/>
              <w:right w:val="single" w:sz="4" w:space="0" w:color="auto"/>
            </w:tcBorders>
            <w:shd w:val="clear" w:color="000000" w:fill="F2DDDC"/>
            <w:noWrap/>
            <w:vAlign w:val="bottom"/>
            <w:hideMark/>
          </w:tcPr>
          <w:p w:rsidR="00B808CF" w:rsidRPr="00D37C0D" w:rsidRDefault="00B808CF" w:rsidP="00B808CF">
            <w:pPr>
              <w:jc w:val="cente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1.10%</w:t>
            </w:r>
          </w:p>
        </w:tc>
        <w:tc>
          <w:tcPr>
            <w:tcW w:w="57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c>
          <w:tcPr>
            <w:tcW w:w="817"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c>
          <w:tcPr>
            <w:tcW w:w="68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c>
          <w:tcPr>
            <w:tcW w:w="50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r>
      <w:tr w:rsidR="00B808CF" w:rsidRPr="00A17A95" w:rsidTr="00B808CF">
        <w:trPr>
          <w:trHeight w:val="300"/>
        </w:trPr>
        <w:tc>
          <w:tcPr>
            <w:tcW w:w="1241"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c>
          <w:tcPr>
            <w:tcW w:w="65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c>
          <w:tcPr>
            <w:tcW w:w="52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c>
          <w:tcPr>
            <w:tcW w:w="57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c>
          <w:tcPr>
            <w:tcW w:w="817"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c>
          <w:tcPr>
            <w:tcW w:w="68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c>
          <w:tcPr>
            <w:tcW w:w="50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r>
      <w:tr w:rsidR="00B808CF" w:rsidRPr="00A17A95" w:rsidTr="00B808CF">
        <w:trPr>
          <w:trHeight w:val="300"/>
        </w:trPr>
        <w:tc>
          <w:tcPr>
            <w:tcW w:w="1241"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c>
          <w:tcPr>
            <w:tcW w:w="65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c>
          <w:tcPr>
            <w:tcW w:w="52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c>
          <w:tcPr>
            <w:tcW w:w="57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c>
          <w:tcPr>
            <w:tcW w:w="817"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c>
          <w:tcPr>
            <w:tcW w:w="68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c>
          <w:tcPr>
            <w:tcW w:w="50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r>
      <w:tr w:rsidR="00B808CF" w:rsidRPr="00A17A95" w:rsidTr="00B808CF">
        <w:trPr>
          <w:trHeight w:val="300"/>
        </w:trPr>
        <w:tc>
          <w:tcPr>
            <w:tcW w:w="1241" w:type="pct"/>
            <w:tcBorders>
              <w:top w:val="single" w:sz="4" w:space="0" w:color="auto"/>
              <w:left w:val="single" w:sz="4" w:space="0" w:color="auto"/>
              <w:bottom w:val="single" w:sz="4" w:space="0" w:color="auto"/>
              <w:right w:val="single" w:sz="4" w:space="0" w:color="auto"/>
            </w:tcBorders>
            <w:shd w:val="clear" w:color="000000" w:fill="CCC0DA"/>
            <w:noWrap/>
            <w:vAlign w:val="bottom"/>
            <w:hideMark/>
          </w:tcPr>
          <w:p w:rsidR="00B808CF" w:rsidRPr="00D37C0D" w:rsidRDefault="00B808CF" w:rsidP="00B808CF">
            <w:pPr>
              <w:rPr>
                <w:rFonts w:ascii="Cambria" w:hAnsi="Cambria" w:cs="Calibri"/>
                <w:b/>
                <w:bCs/>
                <w:color w:val="000000"/>
                <w:sz w:val="16"/>
                <w:szCs w:val="16"/>
                <w:lang w:val="en-ZA" w:eastAsia="en-ZA"/>
              </w:rPr>
            </w:pPr>
            <w:r w:rsidRPr="00D37C0D">
              <w:rPr>
                <w:rFonts w:ascii="Cambria" w:hAnsi="Cambria" w:cs="Calibri"/>
                <w:b/>
                <w:bCs/>
                <w:color w:val="000000"/>
                <w:sz w:val="16"/>
                <w:szCs w:val="16"/>
                <w:lang w:val="en-ZA" w:eastAsia="en-ZA"/>
              </w:rPr>
              <w:lastRenderedPageBreak/>
              <w:t>Policy Attributes</w:t>
            </w:r>
          </w:p>
        </w:tc>
        <w:tc>
          <w:tcPr>
            <w:tcW w:w="656" w:type="pct"/>
            <w:tcBorders>
              <w:top w:val="single" w:sz="4" w:space="0" w:color="auto"/>
              <w:left w:val="nil"/>
              <w:bottom w:val="single" w:sz="4" w:space="0" w:color="auto"/>
              <w:right w:val="single" w:sz="4" w:space="0" w:color="auto"/>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w:t>
            </w:r>
          </w:p>
        </w:tc>
        <w:tc>
          <w:tcPr>
            <w:tcW w:w="522" w:type="pct"/>
            <w:tcBorders>
              <w:top w:val="single" w:sz="4" w:space="0" w:color="auto"/>
              <w:left w:val="nil"/>
              <w:bottom w:val="single" w:sz="4" w:space="0" w:color="auto"/>
              <w:right w:val="single" w:sz="4" w:space="0" w:color="auto"/>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w:t>
            </w:r>
          </w:p>
        </w:tc>
        <w:tc>
          <w:tcPr>
            <w:tcW w:w="57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c>
          <w:tcPr>
            <w:tcW w:w="817" w:type="pct"/>
            <w:tcBorders>
              <w:top w:val="nil"/>
              <w:left w:val="nil"/>
              <w:bottom w:val="nil"/>
              <w:right w:val="nil"/>
            </w:tcBorders>
            <w:shd w:val="clear" w:color="auto" w:fill="auto"/>
            <w:noWrap/>
            <w:vAlign w:val="bottom"/>
            <w:hideMark/>
          </w:tcPr>
          <w:p w:rsidR="00B808CF" w:rsidRPr="00D37C0D" w:rsidRDefault="00B808CF" w:rsidP="00B808CF">
            <w:pPr>
              <w:jc w:val="center"/>
              <w:rPr>
                <w:rFonts w:ascii="Cambria" w:hAnsi="Cambria" w:cs="Calibri"/>
                <w:b/>
                <w:bCs/>
                <w:color w:val="000000"/>
                <w:sz w:val="16"/>
                <w:szCs w:val="16"/>
                <w:lang w:val="en-ZA" w:eastAsia="en-ZA"/>
              </w:rPr>
            </w:pPr>
          </w:p>
        </w:tc>
        <w:tc>
          <w:tcPr>
            <w:tcW w:w="686" w:type="pct"/>
            <w:tcBorders>
              <w:top w:val="nil"/>
              <w:left w:val="nil"/>
              <w:bottom w:val="nil"/>
              <w:right w:val="nil"/>
            </w:tcBorders>
            <w:shd w:val="clear" w:color="auto" w:fill="auto"/>
            <w:noWrap/>
            <w:vAlign w:val="bottom"/>
            <w:hideMark/>
          </w:tcPr>
          <w:p w:rsidR="00B808CF" w:rsidRPr="00D37C0D" w:rsidRDefault="00B808CF" w:rsidP="00B808CF">
            <w:pPr>
              <w:jc w:val="center"/>
              <w:rPr>
                <w:rFonts w:ascii="Cambria" w:hAnsi="Cambria" w:cs="Calibri"/>
                <w:b/>
                <w:bCs/>
                <w:color w:val="000000"/>
                <w:sz w:val="16"/>
                <w:szCs w:val="16"/>
                <w:lang w:val="en-ZA" w:eastAsia="en-ZA"/>
              </w:rPr>
            </w:pPr>
          </w:p>
        </w:tc>
        <w:tc>
          <w:tcPr>
            <w:tcW w:w="50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r>
      <w:tr w:rsidR="00B808CF" w:rsidRPr="00A17A95" w:rsidTr="00B808CF">
        <w:trPr>
          <w:trHeight w:val="300"/>
        </w:trPr>
        <w:tc>
          <w:tcPr>
            <w:tcW w:w="1241" w:type="pct"/>
            <w:tcBorders>
              <w:top w:val="nil"/>
              <w:left w:val="single" w:sz="4" w:space="0" w:color="auto"/>
              <w:bottom w:val="single" w:sz="4" w:space="0" w:color="auto"/>
              <w:right w:val="single" w:sz="4" w:space="0" w:color="auto"/>
            </w:tcBorders>
            <w:shd w:val="clear" w:color="000000" w:fill="F2DDDC"/>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Age at commencement</w:t>
            </w:r>
          </w:p>
        </w:tc>
        <w:tc>
          <w:tcPr>
            <w:tcW w:w="656" w:type="pct"/>
            <w:tcBorders>
              <w:top w:val="nil"/>
              <w:left w:val="nil"/>
              <w:bottom w:val="single" w:sz="4" w:space="0" w:color="auto"/>
              <w:right w:val="single" w:sz="4" w:space="0" w:color="auto"/>
            </w:tcBorders>
            <w:shd w:val="clear" w:color="000000" w:fill="FFFF00"/>
            <w:noWrap/>
            <w:vAlign w:val="bottom"/>
            <w:hideMark/>
          </w:tcPr>
          <w:p w:rsidR="00B808CF" w:rsidRPr="00D37C0D" w:rsidRDefault="00B808CF" w:rsidP="00B808CF">
            <w:pPr>
              <w:jc w:val="right"/>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35</w:t>
            </w:r>
          </w:p>
        </w:tc>
        <w:tc>
          <w:tcPr>
            <w:tcW w:w="522" w:type="pct"/>
            <w:tcBorders>
              <w:top w:val="nil"/>
              <w:left w:val="nil"/>
              <w:bottom w:val="single" w:sz="4" w:space="0" w:color="auto"/>
              <w:right w:val="single" w:sz="4" w:space="0" w:color="auto"/>
            </w:tcBorders>
            <w:shd w:val="clear" w:color="000000" w:fill="F2DDDC"/>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years</w:t>
            </w:r>
          </w:p>
        </w:tc>
        <w:tc>
          <w:tcPr>
            <w:tcW w:w="57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c>
          <w:tcPr>
            <w:tcW w:w="817" w:type="pct"/>
            <w:tcBorders>
              <w:top w:val="single" w:sz="4" w:space="0" w:color="auto"/>
              <w:left w:val="single" w:sz="4" w:space="0" w:color="auto"/>
              <w:bottom w:val="single" w:sz="4" w:space="0" w:color="auto"/>
              <w:right w:val="single" w:sz="4" w:space="0" w:color="auto"/>
            </w:tcBorders>
            <w:shd w:val="clear" w:color="000000" w:fill="F2DDDC"/>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Policy fee</w:t>
            </w:r>
          </w:p>
        </w:tc>
        <w:tc>
          <w:tcPr>
            <w:tcW w:w="686" w:type="pct"/>
            <w:tcBorders>
              <w:top w:val="single" w:sz="4" w:space="0" w:color="auto"/>
              <w:left w:val="nil"/>
              <w:bottom w:val="single" w:sz="4" w:space="0" w:color="auto"/>
              <w:right w:val="single" w:sz="4" w:space="0" w:color="auto"/>
            </w:tcBorders>
            <w:shd w:val="clear" w:color="000000" w:fill="F2DDDC"/>
            <w:noWrap/>
            <w:vAlign w:val="bottom"/>
            <w:hideMark/>
          </w:tcPr>
          <w:p w:rsidR="00B808CF" w:rsidRPr="00D37C0D" w:rsidRDefault="00B808CF" w:rsidP="00B808CF">
            <w:pPr>
              <w:jc w:val="right"/>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1</w:t>
            </w:r>
          </w:p>
        </w:tc>
        <w:tc>
          <w:tcPr>
            <w:tcW w:w="50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GHS</w:t>
            </w:r>
          </w:p>
        </w:tc>
      </w:tr>
      <w:tr w:rsidR="00B808CF" w:rsidRPr="00A17A95" w:rsidTr="00B808CF">
        <w:trPr>
          <w:trHeight w:val="300"/>
        </w:trPr>
        <w:tc>
          <w:tcPr>
            <w:tcW w:w="1241" w:type="pct"/>
            <w:tcBorders>
              <w:top w:val="nil"/>
              <w:left w:val="single" w:sz="4" w:space="0" w:color="auto"/>
              <w:bottom w:val="single" w:sz="4" w:space="0" w:color="auto"/>
              <w:right w:val="single" w:sz="4" w:space="0" w:color="auto"/>
            </w:tcBorders>
            <w:shd w:val="clear" w:color="000000" w:fill="F2DDDC"/>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Initial Monthly Premium</w:t>
            </w:r>
          </w:p>
        </w:tc>
        <w:tc>
          <w:tcPr>
            <w:tcW w:w="656" w:type="pct"/>
            <w:tcBorders>
              <w:top w:val="nil"/>
              <w:left w:val="nil"/>
              <w:bottom w:val="single" w:sz="4" w:space="0" w:color="auto"/>
              <w:right w:val="single" w:sz="4" w:space="0" w:color="auto"/>
            </w:tcBorders>
            <w:shd w:val="clear" w:color="000000" w:fill="FFFF00"/>
            <w:noWrap/>
            <w:vAlign w:val="bottom"/>
            <w:hideMark/>
          </w:tcPr>
          <w:p w:rsidR="00B808CF" w:rsidRPr="00D37C0D" w:rsidRDefault="00B808CF" w:rsidP="00B808CF">
            <w:pPr>
              <w:jc w:val="right"/>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40</w:t>
            </w:r>
          </w:p>
        </w:tc>
        <w:tc>
          <w:tcPr>
            <w:tcW w:w="522" w:type="pct"/>
            <w:tcBorders>
              <w:top w:val="nil"/>
              <w:left w:val="nil"/>
              <w:bottom w:val="single" w:sz="4" w:space="0" w:color="auto"/>
              <w:right w:val="single" w:sz="4" w:space="0" w:color="auto"/>
            </w:tcBorders>
            <w:shd w:val="clear" w:color="000000" w:fill="F2DDDC"/>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w:t>
            </w:r>
          </w:p>
        </w:tc>
        <w:tc>
          <w:tcPr>
            <w:tcW w:w="57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c>
          <w:tcPr>
            <w:tcW w:w="817" w:type="pct"/>
            <w:tcBorders>
              <w:top w:val="nil"/>
              <w:left w:val="single" w:sz="4" w:space="0" w:color="auto"/>
              <w:bottom w:val="single" w:sz="4" w:space="0" w:color="auto"/>
              <w:right w:val="single" w:sz="4" w:space="0" w:color="auto"/>
            </w:tcBorders>
            <w:shd w:val="clear" w:color="000000" w:fill="F2DDDC"/>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Initial Charge (&lt; GH25)</w:t>
            </w:r>
          </w:p>
        </w:tc>
        <w:tc>
          <w:tcPr>
            <w:tcW w:w="686" w:type="pct"/>
            <w:tcBorders>
              <w:top w:val="nil"/>
              <w:left w:val="nil"/>
              <w:bottom w:val="single" w:sz="4" w:space="0" w:color="auto"/>
              <w:right w:val="single" w:sz="4" w:space="0" w:color="auto"/>
            </w:tcBorders>
            <w:shd w:val="clear" w:color="000000" w:fill="F2DDDC"/>
            <w:noWrap/>
            <w:vAlign w:val="bottom"/>
            <w:hideMark/>
          </w:tcPr>
          <w:p w:rsidR="00B808CF" w:rsidRPr="00D37C0D" w:rsidRDefault="00B808CF" w:rsidP="00B808CF">
            <w:pPr>
              <w:jc w:val="right"/>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50</w:t>
            </w:r>
          </w:p>
        </w:tc>
        <w:tc>
          <w:tcPr>
            <w:tcW w:w="50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GHS</w:t>
            </w:r>
          </w:p>
        </w:tc>
      </w:tr>
      <w:tr w:rsidR="00B808CF" w:rsidRPr="00A17A95" w:rsidTr="00B808CF">
        <w:trPr>
          <w:trHeight w:val="300"/>
        </w:trPr>
        <w:tc>
          <w:tcPr>
            <w:tcW w:w="1241" w:type="pct"/>
            <w:tcBorders>
              <w:top w:val="nil"/>
              <w:left w:val="single" w:sz="4" w:space="0" w:color="auto"/>
              <w:bottom w:val="single" w:sz="4" w:space="0" w:color="auto"/>
              <w:right w:val="single" w:sz="4" w:space="0" w:color="auto"/>
            </w:tcBorders>
            <w:shd w:val="clear" w:color="000000" w:fill="F2DDDC"/>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Payment Frequency</w:t>
            </w:r>
          </w:p>
        </w:tc>
        <w:tc>
          <w:tcPr>
            <w:tcW w:w="656" w:type="pct"/>
            <w:tcBorders>
              <w:top w:val="nil"/>
              <w:left w:val="nil"/>
              <w:bottom w:val="single" w:sz="4" w:space="0" w:color="auto"/>
              <w:right w:val="single" w:sz="4" w:space="0" w:color="auto"/>
            </w:tcBorders>
            <w:shd w:val="clear" w:color="000000" w:fill="F2DDDC"/>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Monthly</w:t>
            </w:r>
          </w:p>
        </w:tc>
        <w:tc>
          <w:tcPr>
            <w:tcW w:w="522" w:type="pct"/>
            <w:tcBorders>
              <w:top w:val="nil"/>
              <w:left w:val="nil"/>
              <w:bottom w:val="single" w:sz="4" w:space="0" w:color="auto"/>
              <w:right w:val="single" w:sz="4" w:space="0" w:color="auto"/>
            </w:tcBorders>
            <w:shd w:val="clear" w:color="000000" w:fill="F2DDDC"/>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w:t>
            </w:r>
          </w:p>
        </w:tc>
        <w:tc>
          <w:tcPr>
            <w:tcW w:w="57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c>
          <w:tcPr>
            <w:tcW w:w="817" w:type="pct"/>
            <w:tcBorders>
              <w:top w:val="nil"/>
              <w:left w:val="single" w:sz="4" w:space="0" w:color="auto"/>
              <w:bottom w:val="single" w:sz="4" w:space="0" w:color="auto"/>
              <w:right w:val="single" w:sz="4" w:space="0" w:color="auto"/>
            </w:tcBorders>
            <w:shd w:val="clear" w:color="000000" w:fill="F2DDDC"/>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Initial Charge (&gt;= GH25)</w:t>
            </w:r>
          </w:p>
        </w:tc>
        <w:tc>
          <w:tcPr>
            <w:tcW w:w="686" w:type="pct"/>
            <w:tcBorders>
              <w:top w:val="nil"/>
              <w:left w:val="nil"/>
              <w:bottom w:val="single" w:sz="4" w:space="0" w:color="auto"/>
              <w:right w:val="single" w:sz="4" w:space="0" w:color="auto"/>
            </w:tcBorders>
            <w:shd w:val="clear" w:color="000000" w:fill="F2DDDC"/>
            <w:noWrap/>
            <w:vAlign w:val="bottom"/>
            <w:hideMark/>
          </w:tcPr>
          <w:p w:rsidR="00B808CF" w:rsidRPr="00D37C0D" w:rsidRDefault="00B808CF" w:rsidP="00B808CF">
            <w:pPr>
              <w:jc w:val="right"/>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150</w:t>
            </w:r>
          </w:p>
        </w:tc>
        <w:tc>
          <w:tcPr>
            <w:tcW w:w="50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GHS</w:t>
            </w:r>
          </w:p>
        </w:tc>
      </w:tr>
      <w:tr w:rsidR="00B808CF" w:rsidRPr="00A17A95" w:rsidTr="00B808CF">
        <w:trPr>
          <w:trHeight w:val="300"/>
        </w:trPr>
        <w:tc>
          <w:tcPr>
            <w:tcW w:w="1241" w:type="pct"/>
            <w:tcBorders>
              <w:top w:val="nil"/>
              <w:left w:val="single" w:sz="4" w:space="0" w:color="auto"/>
              <w:bottom w:val="single" w:sz="4" w:space="0" w:color="auto"/>
              <w:right w:val="single" w:sz="4" w:space="0" w:color="auto"/>
            </w:tcBorders>
            <w:shd w:val="clear" w:color="000000" w:fill="F2DDDC"/>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Policy Term</w:t>
            </w:r>
          </w:p>
        </w:tc>
        <w:tc>
          <w:tcPr>
            <w:tcW w:w="656" w:type="pct"/>
            <w:tcBorders>
              <w:top w:val="nil"/>
              <w:left w:val="nil"/>
              <w:bottom w:val="single" w:sz="4" w:space="0" w:color="auto"/>
              <w:right w:val="single" w:sz="4" w:space="0" w:color="auto"/>
            </w:tcBorders>
            <w:shd w:val="clear" w:color="000000" w:fill="F2DDDC"/>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25</w:t>
            </w:r>
          </w:p>
        </w:tc>
        <w:tc>
          <w:tcPr>
            <w:tcW w:w="522" w:type="pct"/>
            <w:tcBorders>
              <w:top w:val="nil"/>
              <w:left w:val="nil"/>
              <w:bottom w:val="single" w:sz="4" w:space="0" w:color="auto"/>
              <w:right w:val="single" w:sz="4" w:space="0" w:color="auto"/>
            </w:tcBorders>
            <w:shd w:val="clear" w:color="000000" w:fill="F2DDDC"/>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years</w:t>
            </w:r>
          </w:p>
        </w:tc>
        <w:tc>
          <w:tcPr>
            <w:tcW w:w="57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c>
          <w:tcPr>
            <w:tcW w:w="817" w:type="pct"/>
            <w:tcBorders>
              <w:top w:val="nil"/>
              <w:left w:val="single" w:sz="4" w:space="0" w:color="auto"/>
              <w:bottom w:val="single" w:sz="4" w:space="0" w:color="auto"/>
              <w:right w:val="single" w:sz="4" w:space="0" w:color="auto"/>
            </w:tcBorders>
            <w:shd w:val="clear" w:color="000000" w:fill="F2DDDC"/>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Surrender Charge</w:t>
            </w:r>
          </w:p>
        </w:tc>
        <w:tc>
          <w:tcPr>
            <w:tcW w:w="686" w:type="pct"/>
            <w:tcBorders>
              <w:top w:val="nil"/>
              <w:left w:val="nil"/>
              <w:bottom w:val="single" w:sz="4" w:space="0" w:color="auto"/>
              <w:right w:val="single" w:sz="4" w:space="0" w:color="auto"/>
            </w:tcBorders>
            <w:shd w:val="clear" w:color="000000" w:fill="F2DDDC"/>
            <w:noWrap/>
            <w:vAlign w:val="bottom"/>
            <w:hideMark/>
          </w:tcPr>
          <w:p w:rsidR="00B808CF" w:rsidRPr="00D37C0D" w:rsidRDefault="00B808CF" w:rsidP="00B808CF">
            <w:pPr>
              <w:jc w:val="right"/>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90.0%</w:t>
            </w:r>
          </w:p>
        </w:tc>
        <w:tc>
          <w:tcPr>
            <w:tcW w:w="50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r>
      <w:tr w:rsidR="00B808CF" w:rsidRPr="00A17A95" w:rsidTr="00B808CF">
        <w:trPr>
          <w:trHeight w:val="300"/>
        </w:trPr>
        <w:tc>
          <w:tcPr>
            <w:tcW w:w="1241" w:type="pct"/>
            <w:tcBorders>
              <w:top w:val="nil"/>
              <w:left w:val="single" w:sz="4" w:space="0" w:color="auto"/>
              <w:bottom w:val="single" w:sz="4" w:space="0" w:color="auto"/>
              <w:right w:val="single" w:sz="4" w:space="0" w:color="auto"/>
            </w:tcBorders>
            <w:shd w:val="clear" w:color="000000" w:fill="F2DDDC"/>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Monthly Mortality Charge Per GHC1000 Sum Assured</w:t>
            </w:r>
          </w:p>
        </w:tc>
        <w:tc>
          <w:tcPr>
            <w:tcW w:w="656" w:type="pct"/>
            <w:tcBorders>
              <w:top w:val="nil"/>
              <w:left w:val="nil"/>
              <w:bottom w:val="single" w:sz="4" w:space="0" w:color="auto"/>
              <w:right w:val="single" w:sz="4" w:space="0" w:color="auto"/>
            </w:tcBorders>
            <w:shd w:val="clear" w:color="000000" w:fill="F2DDDC"/>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3.06 </w:t>
            </w:r>
          </w:p>
        </w:tc>
        <w:tc>
          <w:tcPr>
            <w:tcW w:w="522" w:type="pct"/>
            <w:tcBorders>
              <w:top w:val="nil"/>
              <w:left w:val="nil"/>
              <w:bottom w:val="single" w:sz="4" w:space="0" w:color="auto"/>
              <w:right w:val="single" w:sz="4" w:space="0" w:color="auto"/>
            </w:tcBorders>
            <w:shd w:val="clear" w:color="000000" w:fill="F2DDDC"/>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0</w:t>
            </w:r>
          </w:p>
        </w:tc>
        <w:tc>
          <w:tcPr>
            <w:tcW w:w="57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c>
          <w:tcPr>
            <w:tcW w:w="817" w:type="pct"/>
            <w:tcBorders>
              <w:top w:val="nil"/>
              <w:left w:val="single" w:sz="4" w:space="0" w:color="auto"/>
              <w:bottom w:val="single" w:sz="4" w:space="0" w:color="auto"/>
              <w:right w:val="single" w:sz="4" w:space="0" w:color="auto"/>
            </w:tcBorders>
            <w:shd w:val="clear" w:color="000000" w:fill="F2DDDC"/>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Maturity Value</w:t>
            </w:r>
          </w:p>
        </w:tc>
        <w:tc>
          <w:tcPr>
            <w:tcW w:w="686" w:type="pct"/>
            <w:tcBorders>
              <w:top w:val="nil"/>
              <w:left w:val="nil"/>
              <w:bottom w:val="single" w:sz="4" w:space="0" w:color="auto"/>
              <w:right w:val="single" w:sz="4" w:space="0" w:color="auto"/>
            </w:tcBorders>
            <w:shd w:val="clear" w:color="000000" w:fill="F2DDDC"/>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47,994.59 </w:t>
            </w:r>
          </w:p>
        </w:tc>
        <w:tc>
          <w:tcPr>
            <w:tcW w:w="50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r>
      <w:tr w:rsidR="00B808CF" w:rsidRPr="00A17A95" w:rsidTr="00B808CF">
        <w:trPr>
          <w:trHeight w:val="300"/>
        </w:trPr>
        <w:tc>
          <w:tcPr>
            <w:tcW w:w="1241" w:type="pct"/>
            <w:tcBorders>
              <w:top w:val="nil"/>
              <w:left w:val="single" w:sz="4" w:space="0" w:color="auto"/>
              <w:bottom w:val="single" w:sz="4" w:space="0" w:color="auto"/>
              <w:right w:val="single" w:sz="4" w:space="0" w:color="auto"/>
            </w:tcBorders>
            <w:shd w:val="clear" w:color="000000" w:fill="F2DDDC"/>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Management Charge</w:t>
            </w:r>
          </w:p>
        </w:tc>
        <w:tc>
          <w:tcPr>
            <w:tcW w:w="656" w:type="pct"/>
            <w:tcBorders>
              <w:top w:val="nil"/>
              <w:left w:val="nil"/>
              <w:bottom w:val="single" w:sz="4" w:space="0" w:color="auto"/>
              <w:right w:val="single" w:sz="4" w:space="0" w:color="auto"/>
            </w:tcBorders>
            <w:shd w:val="clear" w:color="000000" w:fill="F2DDDC"/>
            <w:noWrap/>
            <w:vAlign w:val="bottom"/>
            <w:hideMark/>
          </w:tcPr>
          <w:p w:rsidR="00B808CF" w:rsidRPr="00D37C0D" w:rsidRDefault="00B808CF" w:rsidP="00B808CF">
            <w:pPr>
              <w:jc w:val="right"/>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2.5%</w:t>
            </w:r>
          </w:p>
        </w:tc>
        <w:tc>
          <w:tcPr>
            <w:tcW w:w="522" w:type="pct"/>
            <w:tcBorders>
              <w:top w:val="nil"/>
              <w:left w:val="nil"/>
              <w:bottom w:val="single" w:sz="4" w:space="0" w:color="auto"/>
              <w:right w:val="single" w:sz="4" w:space="0" w:color="auto"/>
            </w:tcBorders>
            <w:shd w:val="clear" w:color="000000" w:fill="F2DDDC"/>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w:t>
            </w:r>
          </w:p>
        </w:tc>
        <w:tc>
          <w:tcPr>
            <w:tcW w:w="57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c>
          <w:tcPr>
            <w:tcW w:w="817" w:type="pct"/>
            <w:tcBorders>
              <w:top w:val="nil"/>
              <w:left w:val="single" w:sz="4" w:space="0" w:color="auto"/>
              <w:bottom w:val="single" w:sz="4" w:space="0" w:color="auto"/>
              <w:right w:val="single" w:sz="4" w:space="0" w:color="auto"/>
            </w:tcBorders>
            <w:shd w:val="clear" w:color="000000" w:fill="F2DDDC"/>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Sum Assured</w:t>
            </w:r>
          </w:p>
        </w:tc>
        <w:tc>
          <w:tcPr>
            <w:tcW w:w="686" w:type="pct"/>
            <w:tcBorders>
              <w:top w:val="nil"/>
              <w:left w:val="nil"/>
              <w:bottom w:val="single" w:sz="4" w:space="0" w:color="auto"/>
              <w:right w:val="single" w:sz="4" w:space="0" w:color="auto"/>
            </w:tcBorders>
            <w:shd w:val="clear" w:color="000000" w:fill="F2DDDC"/>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2,000.00 </w:t>
            </w:r>
          </w:p>
        </w:tc>
        <w:tc>
          <w:tcPr>
            <w:tcW w:w="50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r>
      <w:tr w:rsidR="00B808CF" w:rsidRPr="00A17A95" w:rsidTr="00B808CF">
        <w:trPr>
          <w:trHeight w:val="1200"/>
        </w:trPr>
        <w:tc>
          <w:tcPr>
            <w:tcW w:w="1241" w:type="pct"/>
            <w:tcBorders>
              <w:top w:val="nil"/>
              <w:left w:val="nil"/>
              <w:bottom w:val="nil"/>
              <w:right w:val="nil"/>
            </w:tcBorders>
            <w:shd w:val="clear" w:color="auto" w:fill="auto"/>
            <w:vAlign w:val="bottom"/>
            <w:hideMark/>
          </w:tcPr>
          <w:p w:rsidR="00B808CF" w:rsidRPr="00D37C0D" w:rsidRDefault="00B808CF" w:rsidP="00B808CF">
            <w:pPr>
              <w:jc w:val="center"/>
              <w:rPr>
                <w:rFonts w:ascii="Cambria" w:hAnsi="Cambria" w:cs="Calibri"/>
                <w:b/>
                <w:bCs/>
                <w:color w:val="000000"/>
                <w:sz w:val="16"/>
                <w:szCs w:val="16"/>
                <w:lang w:val="en-ZA" w:eastAsia="en-ZA"/>
              </w:rPr>
            </w:pPr>
            <w:r w:rsidRPr="00D37C0D">
              <w:rPr>
                <w:rFonts w:ascii="Cambria" w:hAnsi="Cambria" w:cs="Calibri"/>
                <w:b/>
                <w:bCs/>
                <w:color w:val="000000"/>
                <w:sz w:val="16"/>
                <w:szCs w:val="16"/>
                <w:lang w:val="en-ZA" w:eastAsia="en-ZA"/>
              </w:rPr>
              <w:t>Month</w:t>
            </w:r>
          </w:p>
        </w:tc>
        <w:tc>
          <w:tcPr>
            <w:tcW w:w="656" w:type="pct"/>
            <w:tcBorders>
              <w:top w:val="nil"/>
              <w:left w:val="nil"/>
              <w:bottom w:val="nil"/>
              <w:right w:val="nil"/>
            </w:tcBorders>
            <w:shd w:val="clear" w:color="auto" w:fill="auto"/>
            <w:vAlign w:val="bottom"/>
            <w:hideMark/>
          </w:tcPr>
          <w:p w:rsidR="00B808CF" w:rsidRPr="00D37C0D" w:rsidRDefault="00B808CF" w:rsidP="00B808CF">
            <w:pPr>
              <w:jc w:val="center"/>
              <w:rPr>
                <w:rFonts w:ascii="Cambria" w:hAnsi="Cambria" w:cs="Calibri"/>
                <w:b/>
                <w:bCs/>
                <w:color w:val="000000"/>
                <w:sz w:val="16"/>
                <w:szCs w:val="16"/>
                <w:lang w:val="en-ZA" w:eastAsia="en-ZA"/>
              </w:rPr>
            </w:pPr>
            <w:r w:rsidRPr="00D37C0D">
              <w:rPr>
                <w:rFonts w:ascii="Cambria" w:hAnsi="Cambria" w:cs="Calibri"/>
                <w:b/>
                <w:bCs/>
                <w:color w:val="000000"/>
                <w:sz w:val="16"/>
                <w:szCs w:val="16"/>
                <w:lang w:val="en-ZA" w:eastAsia="en-ZA"/>
              </w:rPr>
              <w:t>Policy year</w:t>
            </w:r>
          </w:p>
        </w:tc>
        <w:tc>
          <w:tcPr>
            <w:tcW w:w="522" w:type="pct"/>
            <w:tcBorders>
              <w:top w:val="nil"/>
              <w:left w:val="nil"/>
              <w:bottom w:val="nil"/>
              <w:right w:val="nil"/>
            </w:tcBorders>
            <w:shd w:val="clear" w:color="auto" w:fill="auto"/>
            <w:vAlign w:val="bottom"/>
            <w:hideMark/>
          </w:tcPr>
          <w:p w:rsidR="00B808CF" w:rsidRPr="00D37C0D" w:rsidRDefault="00B808CF" w:rsidP="00B808CF">
            <w:pPr>
              <w:jc w:val="center"/>
              <w:rPr>
                <w:rFonts w:ascii="Cambria" w:hAnsi="Cambria" w:cs="Calibri"/>
                <w:b/>
                <w:bCs/>
                <w:color w:val="000000"/>
                <w:sz w:val="16"/>
                <w:szCs w:val="16"/>
                <w:lang w:val="en-ZA" w:eastAsia="en-ZA"/>
              </w:rPr>
            </w:pPr>
            <w:r w:rsidRPr="00D37C0D">
              <w:rPr>
                <w:rFonts w:ascii="Cambria" w:hAnsi="Cambria" w:cs="Calibri"/>
                <w:b/>
                <w:bCs/>
                <w:color w:val="000000"/>
                <w:sz w:val="16"/>
                <w:szCs w:val="16"/>
                <w:lang w:val="en-ZA" w:eastAsia="en-ZA"/>
              </w:rPr>
              <w:t>Allocated to Investment Account</w:t>
            </w:r>
          </w:p>
        </w:tc>
        <w:tc>
          <w:tcPr>
            <w:tcW w:w="576" w:type="pct"/>
            <w:tcBorders>
              <w:top w:val="nil"/>
              <w:left w:val="nil"/>
              <w:bottom w:val="nil"/>
              <w:right w:val="nil"/>
            </w:tcBorders>
            <w:shd w:val="clear" w:color="auto" w:fill="auto"/>
            <w:vAlign w:val="bottom"/>
            <w:hideMark/>
          </w:tcPr>
          <w:p w:rsidR="00B808CF" w:rsidRPr="00D37C0D" w:rsidRDefault="00B808CF" w:rsidP="00B808CF">
            <w:pPr>
              <w:jc w:val="center"/>
              <w:rPr>
                <w:rFonts w:ascii="Cambria" w:hAnsi="Cambria" w:cs="Calibri"/>
                <w:b/>
                <w:bCs/>
                <w:color w:val="000000"/>
                <w:sz w:val="16"/>
                <w:szCs w:val="16"/>
                <w:lang w:val="en-ZA" w:eastAsia="en-ZA"/>
              </w:rPr>
            </w:pPr>
            <w:r w:rsidRPr="00D37C0D">
              <w:rPr>
                <w:rFonts w:ascii="Cambria" w:hAnsi="Cambria" w:cs="Calibri"/>
                <w:b/>
                <w:bCs/>
                <w:color w:val="000000"/>
                <w:sz w:val="16"/>
                <w:szCs w:val="16"/>
                <w:lang w:val="en-ZA" w:eastAsia="en-ZA"/>
              </w:rPr>
              <w:t>Investmtent Return Allocated</w:t>
            </w:r>
          </w:p>
        </w:tc>
        <w:tc>
          <w:tcPr>
            <w:tcW w:w="817" w:type="pct"/>
            <w:tcBorders>
              <w:top w:val="nil"/>
              <w:left w:val="nil"/>
              <w:bottom w:val="nil"/>
              <w:right w:val="nil"/>
            </w:tcBorders>
            <w:shd w:val="clear" w:color="auto" w:fill="auto"/>
            <w:vAlign w:val="bottom"/>
            <w:hideMark/>
          </w:tcPr>
          <w:p w:rsidR="00B808CF" w:rsidRPr="00D37C0D" w:rsidRDefault="00B808CF" w:rsidP="00B808CF">
            <w:pPr>
              <w:jc w:val="center"/>
              <w:rPr>
                <w:rFonts w:ascii="Cambria" w:hAnsi="Cambria" w:cs="Calibri"/>
                <w:b/>
                <w:bCs/>
                <w:color w:val="000000"/>
                <w:sz w:val="16"/>
                <w:szCs w:val="16"/>
                <w:lang w:val="en-ZA" w:eastAsia="en-ZA"/>
              </w:rPr>
            </w:pPr>
            <w:r w:rsidRPr="00D37C0D">
              <w:rPr>
                <w:rFonts w:ascii="Cambria" w:hAnsi="Cambria" w:cs="Calibri"/>
                <w:b/>
                <w:bCs/>
                <w:color w:val="000000"/>
                <w:sz w:val="16"/>
                <w:szCs w:val="16"/>
                <w:lang w:val="en-ZA" w:eastAsia="en-ZA"/>
              </w:rPr>
              <w:t>Management Charge</w:t>
            </w:r>
          </w:p>
        </w:tc>
        <w:tc>
          <w:tcPr>
            <w:tcW w:w="686" w:type="pct"/>
            <w:tcBorders>
              <w:top w:val="nil"/>
              <w:left w:val="nil"/>
              <w:bottom w:val="nil"/>
              <w:right w:val="nil"/>
            </w:tcBorders>
            <w:shd w:val="clear" w:color="auto" w:fill="auto"/>
            <w:vAlign w:val="bottom"/>
            <w:hideMark/>
          </w:tcPr>
          <w:p w:rsidR="00B808CF" w:rsidRPr="00D37C0D" w:rsidRDefault="00B808CF" w:rsidP="00B808CF">
            <w:pPr>
              <w:jc w:val="center"/>
              <w:rPr>
                <w:rFonts w:ascii="Cambria" w:hAnsi="Cambria" w:cs="Calibri"/>
                <w:b/>
                <w:bCs/>
                <w:color w:val="000000"/>
                <w:sz w:val="16"/>
                <w:szCs w:val="16"/>
                <w:lang w:val="en-ZA" w:eastAsia="en-ZA"/>
              </w:rPr>
            </w:pPr>
            <w:r w:rsidRPr="00D37C0D">
              <w:rPr>
                <w:rFonts w:ascii="Cambria" w:hAnsi="Cambria" w:cs="Calibri"/>
                <w:b/>
                <w:bCs/>
                <w:color w:val="000000"/>
                <w:sz w:val="16"/>
                <w:szCs w:val="16"/>
                <w:lang w:val="en-ZA" w:eastAsia="en-ZA"/>
              </w:rPr>
              <w:t>Accumulated Investment Account Balance</w:t>
            </w:r>
          </w:p>
        </w:tc>
        <w:tc>
          <w:tcPr>
            <w:tcW w:w="502" w:type="pct"/>
            <w:tcBorders>
              <w:top w:val="nil"/>
              <w:left w:val="nil"/>
              <w:bottom w:val="nil"/>
              <w:right w:val="nil"/>
            </w:tcBorders>
            <w:shd w:val="clear" w:color="auto" w:fill="auto"/>
            <w:vAlign w:val="bottom"/>
            <w:hideMark/>
          </w:tcPr>
          <w:p w:rsidR="00B808CF" w:rsidRPr="00D37C0D" w:rsidRDefault="00B808CF" w:rsidP="00B808CF">
            <w:pPr>
              <w:jc w:val="center"/>
              <w:rPr>
                <w:rFonts w:ascii="Cambria" w:hAnsi="Cambria" w:cs="Calibri"/>
                <w:b/>
                <w:bCs/>
                <w:color w:val="000000"/>
                <w:sz w:val="16"/>
                <w:szCs w:val="16"/>
                <w:lang w:val="en-ZA" w:eastAsia="en-ZA"/>
              </w:rPr>
            </w:pPr>
            <w:r w:rsidRPr="00D37C0D">
              <w:rPr>
                <w:rFonts w:ascii="Cambria" w:hAnsi="Cambria" w:cs="Calibri"/>
                <w:b/>
                <w:bCs/>
                <w:color w:val="000000"/>
                <w:sz w:val="16"/>
                <w:szCs w:val="16"/>
                <w:lang w:val="en-ZA" w:eastAsia="en-ZA"/>
              </w:rPr>
              <w:t>Surrender Value</w:t>
            </w:r>
          </w:p>
        </w:tc>
      </w:tr>
      <w:tr w:rsidR="00B808CF" w:rsidRPr="00A17A95" w:rsidTr="00B808CF">
        <w:trPr>
          <w:trHeight w:val="300"/>
        </w:trPr>
        <w:tc>
          <w:tcPr>
            <w:tcW w:w="1241" w:type="pct"/>
            <w:tcBorders>
              <w:top w:val="nil"/>
              <w:left w:val="nil"/>
              <w:bottom w:val="nil"/>
              <w:right w:val="nil"/>
            </w:tcBorders>
            <w:shd w:val="clear" w:color="auto" w:fill="auto"/>
            <w:noWrap/>
            <w:vAlign w:val="bottom"/>
            <w:hideMark/>
          </w:tcPr>
          <w:p w:rsidR="00B808CF" w:rsidRPr="00D37C0D" w:rsidRDefault="00B808CF" w:rsidP="00B808CF">
            <w:pPr>
              <w:jc w:val="right"/>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1</w:t>
            </w:r>
          </w:p>
        </w:tc>
        <w:tc>
          <w:tcPr>
            <w:tcW w:w="656" w:type="pct"/>
            <w:tcBorders>
              <w:top w:val="nil"/>
              <w:left w:val="nil"/>
              <w:bottom w:val="nil"/>
              <w:right w:val="nil"/>
            </w:tcBorders>
            <w:shd w:val="clear" w:color="auto" w:fill="auto"/>
            <w:noWrap/>
            <w:vAlign w:val="bottom"/>
            <w:hideMark/>
          </w:tcPr>
          <w:p w:rsidR="00B808CF" w:rsidRPr="00D37C0D" w:rsidRDefault="00B808CF" w:rsidP="00B808CF">
            <w:pPr>
              <w:jc w:val="right"/>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1</w:t>
            </w:r>
          </w:p>
        </w:tc>
        <w:tc>
          <w:tcPr>
            <w:tcW w:w="52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31.45 </w:t>
            </w:r>
          </w:p>
        </w:tc>
        <w:tc>
          <w:tcPr>
            <w:tcW w:w="57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p>
        </w:tc>
        <w:tc>
          <w:tcPr>
            <w:tcW w:w="817" w:type="pct"/>
            <w:tcBorders>
              <w:top w:val="nil"/>
              <w:left w:val="nil"/>
              <w:bottom w:val="nil"/>
              <w:right w:val="nil"/>
            </w:tcBorders>
            <w:shd w:val="clear" w:color="auto" w:fill="auto"/>
            <w:noWrap/>
            <w:vAlign w:val="bottom"/>
            <w:hideMark/>
          </w:tcPr>
          <w:p w:rsidR="00B808CF" w:rsidRPr="00D37C0D" w:rsidRDefault="00B808CF" w:rsidP="00B808CF">
            <w:pPr>
              <w:jc w:val="right"/>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0</w:t>
            </w:r>
          </w:p>
        </w:tc>
        <w:tc>
          <w:tcPr>
            <w:tcW w:w="68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(118.55)</w:t>
            </w:r>
          </w:p>
        </w:tc>
        <w:tc>
          <w:tcPr>
            <w:tcW w:w="50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   </w:t>
            </w:r>
          </w:p>
        </w:tc>
      </w:tr>
      <w:tr w:rsidR="00B808CF" w:rsidRPr="00A17A95" w:rsidTr="00B808CF">
        <w:trPr>
          <w:trHeight w:val="300"/>
        </w:trPr>
        <w:tc>
          <w:tcPr>
            <w:tcW w:w="1241" w:type="pct"/>
            <w:tcBorders>
              <w:top w:val="nil"/>
              <w:left w:val="nil"/>
              <w:bottom w:val="nil"/>
              <w:right w:val="nil"/>
            </w:tcBorders>
            <w:shd w:val="clear" w:color="auto" w:fill="auto"/>
            <w:noWrap/>
            <w:vAlign w:val="bottom"/>
            <w:hideMark/>
          </w:tcPr>
          <w:p w:rsidR="00B808CF" w:rsidRPr="00D37C0D" w:rsidRDefault="00B808CF" w:rsidP="00B808CF">
            <w:pPr>
              <w:jc w:val="right"/>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2</w:t>
            </w:r>
          </w:p>
        </w:tc>
        <w:tc>
          <w:tcPr>
            <w:tcW w:w="656" w:type="pct"/>
            <w:tcBorders>
              <w:top w:val="nil"/>
              <w:left w:val="nil"/>
              <w:bottom w:val="nil"/>
              <w:right w:val="nil"/>
            </w:tcBorders>
            <w:shd w:val="clear" w:color="auto" w:fill="auto"/>
            <w:noWrap/>
            <w:vAlign w:val="bottom"/>
            <w:hideMark/>
          </w:tcPr>
          <w:p w:rsidR="00B808CF" w:rsidRPr="00D37C0D" w:rsidRDefault="00B808CF" w:rsidP="00B808CF">
            <w:pPr>
              <w:jc w:val="right"/>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1</w:t>
            </w:r>
          </w:p>
        </w:tc>
        <w:tc>
          <w:tcPr>
            <w:tcW w:w="52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31.45 </w:t>
            </w:r>
          </w:p>
        </w:tc>
        <w:tc>
          <w:tcPr>
            <w:tcW w:w="57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   </w:t>
            </w:r>
          </w:p>
        </w:tc>
        <w:tc>
          <w:tcPr>
            <w:tcW w:w="817"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   </w:t>
            </w:r>
          </w:p>
        </w:tc>
        <w:tc>
          <w:tcPr>
            <w:tcW w:w="68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(87.10)</w:t>
            </w:r>
          </w:p>
        </w:tc>
        <w:tc>
          <w:tcPr>
            <w:tcW w:w="50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   </w:t>
            </w:r>
          </w:p>
        </w:tc>
      </w:tr>
      <w:tr w:rsidR="00B808CF" w:rsidRPr="00A17A95" w:rsidTr="00B808CF">
        <w:trPr>
          <w:trHeight w:val="300"/>
        </w:trPr>
        <w:tc>
          <w:tcPr>
            <w:tcW w:w="1241" w:type="pct"/>
            <w:tcBorders>
              <w:top w:val="nil"/>
              <w:left w:val="nil"/>
              <w:bottom w:val="nil"/>
              <w:right w:val="nil"/>
            </w:tcBorders>
            <w:shd w:val="clear" w:color="auto" w:fill="auto"/>
            <w:noWrap/>
            <w:vAlign w:val="bottom"/>
            <w:hideMark/>
          </w:tcPr>
          <w:p w:rsidR="00B808CF" w:rsidRPr="00D37C0D" w:rsidRDefault="00B808CF" w:rsidP="00B808CF">
            <w:pPr>
              <w:jc w:val="right"/>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3</w:t>
            </w:r>
          </w:p>
        </w:tc>
        <w:tc>
          <w:tcPr>
            <w:tcW w:w="656" w:type="pct"/>
            <w:tcBorders>
              <w:top w:val="nil"/>
              <w:left w:val="nil"/>
              <w:bottom w:val="nil"/>
              <w:right w:val="nil"/>
            </w:tcBorders>
            <w:shd w:val="clear" w:color="auto" w:fill="auto"/>
            <w:noWrap/>
            <w:vAlign w:val="bottom"/>
            <w:hideMark/>
          </w:tcPr>
          <w:p w:rsidR="00B808CF" w:rsidRPr="00D37C0D" w:rsidRDefault="00B808CF" w:rsidP="00B808CF">
            <w:pPr>
              <w:jc w:val="right"/>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1</w:t>
            </w:r>
          </w:p>
        </w:tc>
        <w:tc>
          <w:tcPr>
            <w:tcW w:w="52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31.45 </w:t>
            </w:r>
          </w:p>
        </w:tc>
        <w:tc>
          <w:tcPr>
            <w:tcW w:w="57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   </w:t>
            </w:r>
          </w:p>
        </w:tc>
        <w:tc>
          <w:tcPr>
            <w:tcW w:w="817"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   </w:t>
            </w:r>
          </w:p>
        </w:tc>
        <w:tc>
          <w:tcPr>
            <w:tcW w:w="68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(55.65)</w:t>
            </w:r>
          </w:p>
        </w:tc>
        <w:tc>
          <w:tcPr>
            <w:tcW w:w="50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   </w:t>
            </w:r>
          </w:p>
        </w:tc>
      </w:tr>
      <w:tr w:rsidR="00B808CF" w:rsidRPr="00A17A95" w:rsidTr="00B808CF">
        <w:trPr>
          <w:trHeight w:val="300"/>
        </w:trPr>
        <w:tc>
          <w:tcPr>
            <w:tcW w:w="1241" w:type="pct"/>
            <w:tcBorders>
              <w:top w:val="nil"/>
              <w:left w:val="nil"/>
              <w:bottom w:val="nil"/>
              <w:right w:val="nil"/>
            </w:tcBorders>
            <w:shd w:val="clear" w:color="auto" w:fill="auto"/>
            <w:noWrap/>
            <w:vAlign w:val="bottom"/>
            <w:hideMark/>
          </w:tcPr>
          <w:p w:rsidR="00B808CF" w:rsidRPr="00D37C0D" w:rsidRDefault="00B808CF" w:rsidP="00B808CF">
            <w:pPr>
              <w:jc w:val="right"/>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4</w:t>
            </w:r>
          </w:p>
        </w:tc>
        <w:tc>
          <w:tcPr>
            <w:tcW w:w="656" w:type="pct"/>
            <w:tcBorders>
              <w:top w:val="nil"/>
              <w:left w:val="nil"/>
              <w:bottom w:val="nil"/>
              <w:right w:val="nil"/>
            </w:tcBorders>
            <w:shd w:val="clear" w:color="auto" w:fill="auto"/>
            <w:noWrap/>
            <w:vAlign w:val="bottom"/>
            <w:hideMark/>
          </w:tcPr>
          <w:p w:rsidR="00B808CF" w:rsidRPr="00D37C0D" w:rsidRDefault="00B808CF" w:rsidP="00B808CF">
            <w:pPr>
              <w:jc w:val="right"/>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1</w:t>
            </w:r>
          </w:p>
        </w:tc>
        <w:tc>
          <w:tcPr>
            <w:tcW w:w="52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31.45 </w:t>
            </w:r>
          </w:p>
        </w:tc>
        <w:tc>
          <w:tcPr>
            <w:tcW w:w="57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   </w:t>
            </w:r>
          </w:p>
        </w:tc>
        <w:tc>
          <w:tcPr>
            <w:tcW w:w="817"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   </w:t>
            </w:r>
          </w:p>
        </w:tc>
        <w:tc>
          <w:tcPr>
            <w:tcW w:w="68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(24.20)</w:t>
            </w:r>
          </w:p>
        </w:tc>
        <w:tc>
          <w:tcPr>
            <w:tcW w:w="50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   </w:t>
            </w:r>
          </w:p>
        </w:tc>
      </w:tr>
      <w:tr w:rsidR="00B808CF" w:rsidRPr="00A17A95" w:rsidTr="00B808CF">
        <w:trPr>
          <w:trHeight w:val="300"/>
        </w:trPr>
        <w:tc>
          <w:tcPr>
            <w:tcW w:w="1241" w:type="pct"/>
            <w:tcBorders>
              <w:top w:val="nil"/>
              <w:left w:val="nil"/>
              <w:bottom w:val="nil"/>
              <w:right w:val="nil"/>
            </w:tcBorders>
            <w:shd w:val="clear" w:color="auto" w:fill="auto"/>
            <w:noWrap/>
            <w:vAlign w:val="bottom"/>
            <w:hideMark/>
          </w:tcPr>
          <w:p w:rsidR="00B808CF" w:rsidRPr="00D37C0D" w:rsidRDefault="00B808CF" w:rsidP="00B808CF">
            <w:pPr>
              <w:jc w:val="right"/>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5</w:t>
            </w:r>
          </w:p>
        </w:tc>
        <w:tc>
          <w:tcPr>
            <w:tcW w:w="656" w:type="pct"/>
            <w:tcBorders>
              <w:top w:val="nil"/>
              <w:left w:val="nil"/>
              <w:bottom w:val="nil"/>
              <w:right w:val="nil"/>
            </w:tcBorders>
            <w:shd w:val="clear" w:color="auto" w:fill="auto"/>
            <w:noWrap/>
            <w:vAlign w:val="bottom"/>
            <w:hideMark/>
          </w:tcPr>
          <w:p w:rsidR="00B808CF" w:rsidRPr="00D37C0D" w:rsidRDefault="00B808CF" w:rsidP="00B808CF">
            <w:pPr>
              <w:jc w:val="right"/>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1</w:t>
            </w:r>
          </w:p>
        </w:tc>
        <w:tc>
          <w:tcPr>
            <w:tcW w:w="52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31.45 </w:t>
            </w:r>
          </w:p>
        </w:tc>
        <w:tc>
          <w:tcPr>
            <w:tcW w:w="57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   </w:t>
            </w:r>
          </w:p>
        </w:tc>
        <w:tc>
          <w:tcPr>
            <w:tcW w:w="817"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   </w:t>
            </w:r>
          </w:p>
        </w:tc>
        <w:tc>
          <w:tcPr>
            <w:tcW w:w="68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7.25 </w:t>
            </w:r>
          </w:p>
        </w:tc>
        <w:tc>
          <w:tcPr>
            <w:tcW w:w="50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6.53 </w:t>
            </w:r>
          </w:p>
        </w:tc>
      </w:tr>
      <w:tr w:rsidR="00B808CF" w:rsidRPr="00A17A95" w:rsidTr="00B808CF">
        <w:trPr>
          <w:trHeight w:val="300"/>
        </w:trPr>
        <w:tc>
          <w:tcPr>
            <w:tcW w:w="1241" w:type="pct"/>
            <w:tcBorders>
              <w:top w:val="nil"/>
              <w:left w:val="nil"/>
              <w:bottom w:val="nil"/>
              <w:right w:val="nil"/>
            </w:tcBorders>
            <w:shd w:val="clear" w:color="auto" w:fill="auto"/>
            <w:noWrap/>
            <w:vAlign w:val="bottom"/>
            <w:hideMark/>
          </w:tcPr>
          <w:p w:rsidR="00B808CF" w:rsidRPr="00D37C0D" w:rsidRDefault="00B808CF" w:rsidP="00B808CF">
            <w:pPr>
              <w:jc w:val="right"/>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6</w:t>
            </w:r>
          </w:p>
        </w:tc>
        <w:tc>
          <w:tcPr>
            <w:tcW w:w="656" w:type="pct"/>
            <w:tcBorders>
              <w:top w:val="nil"/>
              <w:left w:val="nil"/>
              <w:bottom w:val="nil"/>
              <w:right w:val="nil"/>
            </w:tcBorders>
            <w:shd w:val="clear" w:color="auto" w:fill="auto"/>
            <w:noWrap/>
            <w:vAlign w:val="bottom"/>
            <w:hideMark/>
          </w:tcPr>
          <w:p w:rsidR="00B808CF" w:rsidRPr="00D37C0D" w:rsidRDefault="00B808CF" w:rsidP="00B808CF">
            <w:pPr>
              <w:jc w:val="right"/>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1</w:t>
            </w:r>
          </w:p>
        </w:tc>
        <w:tc>
          <w:tcPr>
            <w:tcW w:w="52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31.45 </w:t>
            </w:r>
          </w:p>
        </w:tc>
        <w:tc>
          <w:tcPr>
            <w:tcW w:w="57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0.08 </w:t>
            </w:r>
          </w:p>
        </w:tc>
        <w:tc>
          <w:tcPr>
            <w:tcW w:w="817"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0.0153 </w:t>
            </w:r>
          </w:p>
        </w:tc>
        <w:tc>
          <w:tcPr>
            <w:tcW w:w="68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38.77 </w:t>
            </w:r>
          </w:p>
        </w:tc>
        <w:tc>
          <w:tcPr>
            <w:tcW w:w="50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34.89 </w:t>
            </w:r>
          </w:p>
        </w:tc>
      </w:tr>
      <w:tr w:rsidR="00B808CF" w:rsidRPr="00A17A95" w:rsidTr="00B808CF">
        <w:trPr>
          <w:trHeight w:val="300"/>
        </w:trPr>
        <w:tc>
          <w:tcPr>
            <w:tcW w:w="1241" w:type="pct"/>
            <w:tcBorders>
              <w:top w:val="nil"/>
              <w:left w:val="nil"/>
              <w:bottom w:val="nil"/>
              <w:right w:val="nil"/>
            </w:tcBorders>
            <w:shd w:val="clear" w:color="auto" w:fill="auto"/>
            <w:noWrap/>
            <w:vAlign w:val="bottom"/>
            <w:hideMark/>
          </w:tcPr>
          <w:p w:rsidR="00B808CF" w:rsidRPr="00D37C0D" w:rsidRDefault="00B808CF" w:rsidP="00B808CF">
            <w:pPr>
              <w:jc w:val="right"/>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7</w:t>
            </w:r>
          </w:p>
        </w:tc>
        <w:tc>
          <w:tcPr>
            <w:tcW w:w="656" w:type="pct"/>
            <w:tcBorders>
              <w:top w:val="nil"/>
              <w:left w:val="nil"/>
              <w:bottom w:val="nil"/>
              <w:right w:val="nil"/>
            </w:tcBorders>
            <w:shd w:val="clear" w:color="auto" w:fill="auto"/>
            <w:noWrap/>
            <w:vAlign w:val="bottom"/>
            <w:hideMark/>
          </w:tcPr>
          <w:p w:rsidR="00B808CF" w:rsidRPr="00D37C0D" w:rsidRDefault="00B808CF" w:rsidP="00B808CF">
            <w:pPr>
              <w:jc w:val="right"/>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1</w:t>
            </w:r>
          </w:p>
        </w:tc>
        <w:tc>
          <w:tcPr>
            <w:tcW w:w="52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31.45 </w:t>
            </w:r>
          </w:p>
        </w:tc>
        <w:tc>
          <w:tcPr>
            <w:tcW w:w="57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0.43 </w:t>
            </w:r>
          </w:p>
        </w:tc>
        <w:tc>
          <w:tcPr>
            <w:tcW w:w="817"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0.0817 </w:t>
            </w:r>
          </w:p>
        </w:tc>
        <w:tc>
          <w:tcPr>
            <w:tcW w:w="68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70.56 </w:t>
            </w:r>
          </w:p>
        </w:tc>
        <w:tc>
          <w:tcPr>
            <w:tcW w:w="50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63.51 </w:t>
            </w:r>
          </w:p>
        </w:tc>
      </w:tr>
      <w:tr w:rsidR="00B808CF" w:rsidRPr="00A17A95" w:rsidTr="00B808CF">
        <w:trPr>
          <w:trHeight w:val="300"/>
        </w:trPr>
        <w:tc>
          <w:tcPr>
            <w:tcW w:w="1241" w:type="pct"/>
            <w:tcBorders>
              <w:top w:val="nil"/>
              <w:left w:val="nil"/>
              <w:bottom w:val="nil"/>
              <w:right w:val="nil"/>
            </w:tcBorders>
            <w:shd w:val="clear" w:color="auto" w:fill="auto"/>
            <w:noWrap/>
            <w:vAlign w:val="bottom"/>
            <w:hideMark/>
          </w:tcPr>
          <w:p w:rsidR="00B808CF" w:rsidRPr="00D37C0D" w:rsidRDefault="00B808CF" w:rsidP="00B808CF">
            <w:pPr>
              <w:jc w:val="right"/>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8</w:t>
            </w:r>
          </w:p>
        </w:tc>
        <w:tc>
          <w:tcPr>
            <w:tcW w:w="656" w:type="pct"/>
            <w:tcBorders>
              <w:top w:val="nil"/>
              <w:left w:val="nil"/>
              <w:bottom w:val="nil"/>
              <w:right w:val="nil"/>
            </w:tcBorders>
            <w:shd w:val="clear" w:color="auto" w:fill="auto"/>
            <w:noWrap/>
            <w:vAlign w:val="bottom"/>
            <w:hideMark/>
          </w:tcPr>
          <w:p w:rsidR="00B808CF" w:rsidRPr="00D37C0D" w:rsidRDefault="00B808CF" w:rsidP="00B808CF">
            <w:pPr>
              <w:jc w:val="right"/>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1</w:t>
            </w:r>
          </w:p>
        </w:tc>
        <w:tc>
          <w:tcPr>
            <w:tcW w:w="52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31.45 </w:t>
            </w:r>
          </w:p>
        </w:tc>
        <w:tc>
          <w:tcPr>
            <w:tcW w:w="57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0.77 </w:t>
            </w:r>
          </w:p>
        </w:tc>
        <w:tc>
          <w:tcPr>
            <w:tcW w:w="817"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0.1486 </w:t>
            </w:r>
          </w:p>
        </w:tc>
        <w:tc>
          <w:tcPr>
            <w:tcW w:w="68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102.64 </w:t>
            </w:r>
          </w:p>
        </w:tc>
        <w:tc>
          <w:tcPr>
            <w:tcW w:w="50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92.38 </w:t>
            </w:r>
          </w:p>
        </w:tc>
      </w:tr>
      <w:tr w:rsidR="00B808CF" w:rsidRPr="00A17A95" w:rsidTr="00B808CF">
        <w:trPr>
          <w:trHeight w:val="300"/>
        </w:trPr>
        <w:tc>
          <w:tcPr>
            <w:tcW w:w="1241" w:type="pct"/>
            <w:tcBorders>
              <w:top w:val="nil"/>
              <w:left w:val="nil"/>
              <w:bottom w:val="nil"/>
              <w:right w:val="nil"/>
            </w:tcBorders>
            <w:shd w:val="clear" w:color="auto" w:fill="auto"/>
            <w:noWrap/>
            <w:vAlign w:val="bottom"/>
            <w:hideMark/>
          </w:tcPr>
          <w:p w:rsidR="00B808CF" w:rsidRPr="00D37C0D" w:rsidRDefault="00B808CF" w:rsidP="00B808CF">
            <w:pPr>
              <w:jc w:val="right"/>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9</w:t>
            </w:r>
          </w:p>
        </w:tc>
        <w:tc>
          <w:tcPr>
            <w:tcW w:w="656" w:type="pct"/>
            <w:tcBorders>
              <w:top w:val="nil"/>
              <w:left w:val="nil"/>
              <w:bottom w:val="nil"/>
              <w:right w:val="nil"/>
            </w:tcBorders>
            <w:shd w:val="clear" w:color="auto" w:fill="auto"/>
            <w:noWrap/>
            <w:vAlign w:val="bottom"/>
            <w:hideMark/>
          </w:tcPr>
          <w:p w:rsidR="00B808CF" w:rsidRPr="00D37C0D" w:rsidRDefault="00B808CF" w:rsidP="00B808CF">
            <w:pPr>
              <w:jc w:val="right"/>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1</w:t>
            </w:r>
          </w:p>
        </w:tc>
        <w:tc>
          <w:tcPr>
            <w:tcW w:w="52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31.45 </w:t>
            </w:r>
          </w:p>
        </w:tc>
        <w:tc>
          <w:tcPr>
            <w:tcW w:w="57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1.13 </w:t>
            </w:r>
          </w:p>
        </w:tc>
        <w:tc>
          <w:tcPr>
            <w:tcW w:w="817"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0.2162 </w:t>
            </w:r>
          </w:p>
        </w:tc>
        <w:tc>
          <w:tcPr>
            <w:tcW w:w="68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135.00 </w:t>
            </w:r>
          </w:p>
        </w:tc>
        <w:tc>
          <w:tcPr>
            <w:tcW w:w="50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121.50 </w:t>
            </w:r>
          </w:p>
        </w:tc>
      </w:tr>
      <w:tr w:rsidR="00B808CF" w:rsidRPr="00A17A95" w:rsidTr="00B808CF">
        <w:trPr>
          <w:trHeight w:val="300"/>
        </w:trPr>
        <w:tc>
          <w:tcPr>
            <w:tcW w:w="1241" w:type="pct"/>
            <w:tcBorders>
              <w:top w:val="nil"/>
              <w:left w:val="nil"/>
              <w:bottom w:val="nil"/>
              <w:right w:val="nil"/>
            </w:tcBorders>
            <w:shd w:val="clear" w:color="auto" w:fill="auto"/>
            <w:noWrap/>
            <w:vAlign w:val="bottom"/>
            <w:hideMark/>
          </w:tcPr>
          <w:p w:rsidR="00B808CF" w:rsidRPr="00D37C0D" w:rsidRDefault="00B808CF" w:rsidP="00B808CF">
            <w:pPr>
              <w:jc w:val="right"/>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10</w:t>
            </w:r>
          </w:p>
        </w:tc>
        <w:tc>
          <w:tcPr>
            <w:tcW w:w="656" w:type="pct"/>
            <w:tcBorders>
              <w:top w:val="nil"/>
              <w:left w:val="nil"/>
              <w:bottom w:val="nil"/>
              <w:right w:val="nil"/>
            </w:tcBorders>
            <w:shd w:val="clear" w:color="auto" w:fill="auto"/>
            <w:noWrap/>
            <w:vAlign w:val="bottom"/>
            <w:hideMark/>
          </w:tcPr>
          <w:p w:rsidR="00B808CF" w:rsidRPr="00D37C0D" w:rsidRDefault="00B808CF" w:rsidP="00B808CF">
            <w:pPr>
              <w:jc w:val="right"/>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1</w:t>
            </w:r>
          </w:p>
        </w:tc>
        <w:tc>
          <w:tcPr>
            <w:tcW w:w="52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31.45 </w:t>
            </w:r>
          </w:p>
        </w:tc>
        <w:tc>
          <w:tcPr>
            <w:tcW w:w="57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1.48 </w:t>
            </w:r>
          </w:p>
        </w:tc>
        <w:tc>
          <w:tcPr>
            <w:tcW w:w="817"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0.2843 </w:t>
            </w:r>
          </w:p>
        </w:tc>
        <w:tc>
          <w:tcPr>
            <w:tcW w:w="686"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167.65 </w:t>
            </w:r>
          </w:p>
        </w:tc>
        <w:tc>
          <w:tcPr>
            <w:tcW w:w="502" w:type="pct"/>
            <w:tcBorders>
              <w:top w:val="nil"/>
              <w:left w:val="nil"/>
              <w:bottom w:val="nil"/>
              <w:right w:val="nil"/>
            </w:tcBorders>
            <w:shd w:val="clear" w:color="auto" w:fill="auto"/>
            <w:noWrap/>
            <w:vAlign w:val="bottom"/>
            <w:hideMark/>
          </w:tcPr>
          <w:p w:rsidR="00B808CF" w:rsidRPr="00D37C0D" w:rsidRDefault="00B808CF" w:rsidP="00B808CF">
            <w:pPr>
              <w:rPr>
                <w:rFonts w:ascii="Cambria" w:hAnsi="Cambria" w:cs="Calibri"/>
                <w:color w:val="000000"/>
                <w:sz w:val="16"/>
                <w:szCs w:val="16"/>
                <w:lang w:val="en-ZA" w:eastAsia="en-ZA"/>
              </w:rPr>
            </w:pPr>
            <w:r w:rsidRPr="00D37C0D">
              <w:rPr>
                <w:rFonts w:ascii="Cambria" w:hAnsi="Cambria" w:cs="Calibri"/>
                <w:color w:val="000000"/>
                <w:sz w:val="16"/>
                <w:szCs w:val="16"/>
                <w:lang w:val="en-ZA" w:eastAsia="en-ZA"/>
              </w:rPr>
              <w:t xml:space="preserve">                     150.88 </w:t>
            </w:r>
          </w:p>
        </w:tc>
      </w:tr>
    </w:tbl>
    <w:p w:rsidR="00B808CF" w:rsidRPr="00A17A95" w:rsidRDefault="00B808CF" w:rsidP="00FD3A51">
      <w:pPr>
        <w:spacing w:line="276" w:lineRule="auto"/>
        <w:rPr>
          <w:rFonts w:ascii="Cambria" w:hAnsi="Cambria"/>
        </w:rPr>
      </w:pPr>
    </w:p>
    <w:p w:rsidR="00F43A6C" w:rsidRPr="00A17A95" w:rsidRDefault="00F43A6C" w:rsidP="009159F4">
      <w:pPr>
        <w:pStyle w:val="Heading2"/>
        <w:rPr>
          <w:rFonts w:ascii="Cambria" w:hAnsi="Cambria"/>
        </w:rPr>
      </w:pPr>
      <w:bookmarkStart w:id="348" w:name="_Toc371586509"/>
      <w:r w:rsidRPr="00A17A95">
        <w:rPr>
          <w:rFonts w:ascii="Cambria" w:hAnsi="Cambria"/>
        </w:rPr>
        <w:t>Annual Management Fee</w:t>
      </w:r>
      <w:bookmarkEnd w:id="348"/>
    </w:p>
    <w:p w:rsidR="00F43A6C" w:rsidRPr="00A17A95" w:rsidRDefault="00F43A6C" w:rsidP="00F43A6C">
      <w:pPr>
        <w:rPr>
          <w:rFonts w:ascii="Cambria" w:hAnsi="Cambria"/>
        </w:rPr>
      </w:pPr>
      <w:r w:rsidRPr="00A17A95">
        <w:rPr>
          <w:rFonts w:ascii="Cambria" w:hAnsi="Cambria"/>
        </w:rPr>
        <w:t>An annual management fee is deducted from specified products current Multipurpose and Personal Pension Plan deducts this fee monthly from the policy fund.</w:t>
      </w:r>
    </w:p>
    <w:p w:rsidR="00397D9C" w:rsidRPr="00A17A95" w:rsidRDefault="00397D9C" w:rsidP="00397D9C">
      <w:pPr>
        <w:pStyle w:val="Heading1"/>
        <w:rPr>
          <w:rFonts w:ascii="Cambria" w:hAnsi="Cambria"/>
        </w:rPr>
      </w:pPr>
      <w:bookmarkStart w:id="349" w:name="_Toc371586510"/>
      <w:r w:rsidRPr="00A17A95">
        <w:rPr>
          <w:rFonts w:ascii="Cambria" w:hAnsi="Cambria"/>
        </w:rPr>
        <w:t>Claims</w:t>
      </w:r>
      <w:bookmarkEnd w:id="349"/>
    </w:p>
    <w:p w:rsidR="003A76E2" w:rsidRPr="00A17A95" w:rsidRDefault="003A76E2" w:rsidP="003A76E2">
      <w:pPr>
        <w:pStyle w:val="Heading2"/>
        <w:rPr>
          <w:rFonts w:ascii="Cambria" w:eastAsiaTheme="minorHAnsi" w:hAnsi="Cambria"/>
        </w:rPr>
      </w:pPr>
      <w:bookmarkStart w:id="350" w:name="_Toc371586511"/>
      <w:r w:rsidRPr="00A17A95">
        <w:rPr>
          <w:rFonts w:ascii="Cambria" w:eastAsiaTheme="minorHAnsi" w:hAnsi="Cambria"/>
        </w:rPr>
        <w:t>Partial withdrawals</w:t>
      </w:r>
      <w:bookmarkEnd w:id="350"/>
    </w:p>
    <w:p w:rsidR="003A76E2" w:rsidRPr="00A17A95" w:rsidRDefault="003A76E2" w:rsidP="00092462">
      <w:pPr>
        <w:autoSpaceDE w:val="0"/>
        <w:autoSpaceDN w:val="0"/>
        <w:adjustRightInd w:val="0"/>
        <w:spacing w:line="360" w:lineRule="auto"/>
        <w:rPr>
          <w:rFonts w:ascii="Cambria" w:eastAsiaTheme="minorHAnsi" w:hAnsi="Cambria" w:cs="ArialMT"/>
        </w:rPr>
      </w:pPr>
      <w:r w:rsidRPr="00A17A95">
        <w:rPr>
          <w:rFonts w:ascii="Cambria" w:eastAsiaTheme="minorHAnsi" w:hAnsi="Cambria" w:cs="ArialMT"/>
        </w:rPr>
        <w:t>The earlier Express Life ‘Multi-purpose Plan’ and the current Education Support plan allow for partial withdrawals. Thus policyholders with in-force policies can be allowed to u</w:t>
      </w:r>
      <w:r w:rsidR="00280588">
        <w:rPr>
          <w:rFonts w:ascii="Cambria" w:eastAsiaTheme="minorHAnsi" w:hAnsi="Cambria" w:cs="ArialMT"/>
        </w:rPr>
        <w:t>ndergo partial withdrawals based on</w:t>
      </w:r>
      <w:r w:rsidRPr="00A17A95">
        <w:rPr>
          <w:rFonts w:ascii="Cambria" w:eastAsiaTheme="minorHAnsi" w:hAnsi="Cambria" w:cs="ArialMT"/>
        </w:rPr>
        <w:t xml:space="preserve"> the product definitions. </w:t>
      </w:r>
      <w:r w:rsidR="00280588">
        <w:rPr>
          <w:rFonts w:ascii="Cambria" w:eastAsiaTheme="minorHAnsi" w:hAnsi="Cambria" w:cs="ArialMT"/>
        </w:rPr>
        <w:t>The o</w:t>
      </w:r>
      <w:r w:rsidRPr="00A17A95">
        <w:rPr>
          <w:rFonts w:ascii="Cambria" w:eastAsiaTheme="minorHAnsi" w:hAnsi="Cambria" w:cs="ArialMT"/>
        </w:rPr>
        <w:t>nly document</w:t>
      </w:r>
      <w:r w:rsidR="00280588">
        <w:rPr>
          <w:rFonts w:ascii="Cambria" w:eastAsiaTheme="minorHAnsi" w:hAnsi="Cambria" w:cs="ArialMT"/>
        </w:rPr>
        <w:t>s</w:t>
      </w:r>
      <w:r w:rsidRPr="00A17A95">
        <w:rPr>
          <w:rFonts w:ascii="Cambria" w:eastAsiaTheme="minorHAnsi" w:hAnsi="Cambria" w:cs="ArialMT"/>
        </w:rPr>
        <w:t xml:space="preserve"> required to service this claim include:</w:t>
      </w:r>
    </w:p>
    <w:p w:rsidR="003A76E2" w:rsidRDefault="00090310" w:rsidP="00E259CB">
      <w:pPr>
        <w:pStyle w:val="ListParagraph"/>
        <w:numPr>
          <w:ilvl w:val="0"/>
          <w:numId w:val="21"/>
        </w:numPr>
        <w:autoSpaceDE w:val="0"/>
        <w:autoSpaceDN w:val="0"/>
        <w:adjustRightInd w:val="0"/>
        <w:spacing w:after="0"/>
        <w:rPr>
          <w:rFonts w:ascii="Cambria" w:eastAsiaTheme="minorHAnsi" w:hAnsi="Cambria" w:cs="ArialMT"/>
          <w:sz w:val="24"/>
          <w:szCs w:val="24"/>
        </w:rPr>
      </w:pPr>
      <w:r>
        <w:rPr>
          <w:rFonts w:ascii="Cambria" w:eastAsiaTheme="minorHAnsi" w:hAnsi="Cambria" w:cs="ArialMT"/>
          <w:sz w:val="24"/>
          <w:szCs w:val="24"/>
        </w:rPr>
        <w:t xml:space="preserve">Signed </w:t>
      </w:r>
      <w:r w:rsidR="003A76E2" w:rsidRPr="00A17A95">
        <w:rPr>
          <w:rFonts w:ascii="Cambria" w:eastAsiaTheme="minorHAnsi" w:hAnsi="Cambria" w:cs="ArialMT"/>
          <w:sz w:val="24"/>
          <w:szCs w:val="24"/>
        </w:rPr>
        <w:t>Request form</w:t>
      </w:r>
    </w:p>
    <w:p w:rsidR="00090310" w:rsidRPr="00A17A95" w:rsidRDefault="00090310" w:rsidP="00E259CB">
      <w:pPr>
        <w:pStyle w:val="ListParagraph"/>
        <w:numPr>
          <w:ilvl w:val="0"/>
          <w:numId w:val="21"/>
        </w:numPr>
        <w:autoSpaceDE w:val="0"/>
        <w:autoSpaceDN w:val="0"/>
        <w:adjustRightInd w:val="0"/>
        <w:spacing w:after="0"/>
        <w:rPr>
          <w:rFonts w:ascii="Cambria" w:eastAsiaTheme="minorHAnsi" w:hAnsi="Cambria" w:cs="ArialMT"/>
          <w:sz w:val="24"/>
          <w:szCs w:val="24"/>
        </w:rPr>
      </w:pPr>
      <w:r>
        <w:rPr>
          <w:rFonts w:ascii="Cambria" w:eastAsiaTheme="minorHAnsi" w:hAnsi="Cambria" w:cs="ArialMT"/>
          <w:sz w:val="24"/>
          <w:szCs w:val="24"/>
        </w:rPr>
        <w:t>Identification document</w:t>
      </w:r>
    </w:p>
    <w:p w:rsidR="003A76E2" w:rsidRPr="00A17A95" w:rsidRDefault="003A76E2" w:rsidP="00E259CB">
      <w:pPr>
        <w:pStyle w:val="ListParagraph"/>
        <w:numPr>
          <w:ilvl w:val="0"/>
          <w:numId w:val="21"/>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Policy document</w:t>
      </w:r>
    </w:p>
    <w:p w:rsidR="000F2412" w:rsidRDefault="000F2412" w:rsidP="00280588">
      <w:pPr>
        <w:autoSpaceDE w:val="0"/>
        <w:autoSpaceDN w:val="0"/>
        <w:adjustRightInd w:val="0"/>
        <w:spacing w:line="360" w:lineRule="auto"/>
        <w:rPr>
          <w:rFonts w:ascii="Cambria" w:eastAsiaTheme="minorHAnsi" w:hAnsi="Cambria" w:cs="ArialMT"/>
        </w:rPr>
      </w:pPr>
      <w:r>
        <w:rPr>
          <w:rFonts w:ascii="Cambria" w:eastAsiaTheme="minorHAnsi" w:hAnsi="Cambria" w:cs="ArialMT"/>
        </w:rPr>
        <w:lastRenderedPageBreak/>
        <w:t>The system should populate the mandatory documents and allow sighting and completing the document submission task before proceeding t</w:t>
      </w:r>
      <w:r w:rsidR="003108F5">
        <w:rPr>
          <w:rFonts w:ascii="Cambria" w:eastAsiaTheme="minorHAnsi" w:hAnsi="Cambria" w:cs="ArialMT"/>
        </w:rPr>
        <w:t>o</w:t>
      </w:r>
      <w:r>
        <w:rPr>
          <w:rFonts w:ascii="Cambria" w:eastAsiaTheme="minorHAnsi" w:hAnsi="Cambria" w:cs="ArialMT"/>
        </w:rPr>
        <w:t xml:space="preserve"> process the claim. The mandatory documents should have an attached document from DMS.</w:t>
      </w:r>
    </w:p>
    <w:p w:rsidR="003A76E2" w:rsidRDefault="003A76E2" w:rsidP="00280588">
      <w:pPr>
        <w:autoSpaceDE w:val="0"/>
        <w:autoSpaceDN w:val="0"/>
        <w:adjustRightInd w:val="0"/>
        <w:spacing w:line="360" w:lineRule="auto"/>
        <w:rPr>
          <w:rFonts w:ascii="Cambria" w:eastAsiaTheme="minorHAnsi" w:hAnsi="Cambria" w:cs="ArialMT"/>
        </w:rPr>
      </w:pPr>
      <w:r w:rsidRPr="00A17A95">
        <w:rPr>
          <w:rFonts w:ascii="Cambria" w:eastAsiaTheme="minorHAnsi" w:hAnsi="Cambria" w:cs="ArialMT"/>
        </w:rPr>
        <w:t xml:space="preserve">On ensuring that the policy is in-force and is applicable for partial withdrawal of the amount </w:t>
      </w:r>
      <w:r w:rsidR="00FF6B93">
        <w:rPr>
          <w:rFonts w:ascii="Cambria" w:eastAsiaTheme="minorHAnsi" w:hAnsi="Cambria" w:cs="ArialMT"/>
        </w:rPr>
        <w:t xml:space="preserve">or percentage </w:t>
      </w:r>
      <w:r w:rsidRPr="00A17A95">
        <w:rPr>
          <w:rFonts w:ascii="Cambria" w:eastAsiaTheme="minorHAnsi" w:hAnsi="Cambria" w:cs="ArialMT"/>
        </w:rPr>
        <w:t>mentioned onthe service request form, the CS Ops representative at the branch can issue the cheque</w:t>
      </w:r>
      <w:r w:rsidR="00090310">
        <w:rPr>
          <w:rFonts w:ascii="Cambria" w:eastAsiaTheme="minorHAnsi" w:hAnsi="Cambria" w:cs="ArialMT"/>
        </w:rPr>
        <w:t xml:space="preserve"> or</w:t>
      </w:r>
      <w:r w:rsidR="006E0ADF">
        <w:rPr>
          <w:rFonts w:ascii="Cambria" w:eastAsiaTheme="minorHAnsi" w:hAnsi="Cambria" w:cs="ArialMT"/>
        </w:rPr>
        <w:t xml:space="preserve"> process an</w:t>
      </w:r>
      <w:r w:rsidR="00090310">
        <w:rPr>
          <w:rFonts w:ascii="Cambria" w:eastAsiaTheme="minorHAnsi" w:hAnsi="Cambria" w:cs="ArialMT"/>
        </w:rPr>
        <w:t>eft</w:t>
      </w:r>
      <w:r w:rsidR="006E0ADF">
        <w:rPr>
          <w:rFonts w:ascii="Cambria" w:eastAsiaTheme="minorHAnsi" w:hAnsi="Cambria" w:cs="ArialMT"/>
        </w:rPr>
        <w:t xml:space="preserve"> to their bank account</w:t>
      </w:r>
      <w:r w:rsidRPr="00A17A95">
        <w:rPr>
          <w:rFonts w:ascii="Cambria" w:eastAsiaTheme="minorHAnsi" w:hAnsi="Cambria" w:cs="ArialMT"/>
        </w:rPr>
        <w:t>.</w:t>
      </w:r>
    </w:p>
    <w:p w:rsidR="005703B3" w:rsidRPr="00A17A95" w:rsidRDefault="005703B3" w:rsidP="00280588">
      <w:pPr>
        <w:autoSpaceDE w:val="0"/>
        <w:autoSpaceDN w:val="0"/>
        <w:adjustRightInd w:val="0"/>
        <w:spacing w:line="360" w:lineRule="auto"/>
        <w:rPr>
          <w:rFonts w:ascii="Cambria" w:eastAsiaTheme="minorHAnsi" w:hAnsi="Cambria" w:cs="ArialMT"/>
        </w:rPr>
      </w:pPr>
      <w:r>
        <w:rPr>
          <w:rFonts w:ascii="Cambria" w:eastAsiaTheme="minorHAnsi" w:hAnsi="Cambria" w:cs="ArialMT"/>
        </w:rPr>
        <w:t>A policy with Policy loan does not qualify for a partial withdrawal</w:t>
      </w:r>
    </w:p>
    <w:p w:rsidR="003A76E2" w:rsidRPr="00A17A95" w:rsidRDefault="003A76E2" w:rsidP="003A76E2">
      <w:pPr>
        <w:pStyle w:val="Heading3"/>
        <w:rPr>
          <w:rFonts w:ascii="Cambria" w:eastAsiaTheme="minorHAnsi" w:hAnsi="Cambria"/>
        </w:rPr>
      </w:pPr>
      <w:bookmarkStart w:id="351" w:name="_Toc371586512"/>
      <w:r w:rsidRPr="00A17A95">
        <w:rPr>
          <w:rFonts w:ascii="Cambria" w:eastAsiaTheme="minorHAnsi" w:hAnsi="Cambria"/>
        </w:rPr>
        <w:t>Education Support plan</w:t>
      </w:r>
      <w:bookmarkEnd w:id="351"/>
    </w:p>
    <w:p w:rsidR="003A76E2" w:rsidRPr="00A17A95" w:rsidRDefault="003A76E2" w:rsidP="00092462">
      <w:pPr>
        <w:spacing w:line="360" w:lineRule="auto"/>
        <w:jc w:val="both"/>
        <w:rPr>
          <w:rFonts w:ascii="Cambria" w:hAnsi="Cambria"/>
        </w:rPr>
      </w:pPr>
      <w:r w:rsidRPr="00A17A95">
        <w:rPr>
          <w:rFonts w:ascii="Cambria" w:hAnsi="Cambria"/>
        </w:rPr>
        <w:t>The policy allows for yearly partial withdrawal after the 1</w:t>
      </w:r>
      <w:r w:rsidRPr="00A17A95">
        <w:rPr>
          <w:rFonts w:ascii="Cambria" w:hAnsi="Cambria"/>
          <w:sz w:val="22"/>
          <w:szCs w:val="22"/>
          <w:vertAlign w:val="superscript"/>
        </w:rPr>
        <w:t>st</w:t>
      </w:r>
      <w:r w:rsidRPr="00A17A95">
        <w:rPr>
          <w:rFonts w:ascii="Cambria" w:hAnsi="Cambria"/>
        </w:rPr>
        <w:t xml:space="preserve"> year of the policy. Withdrawal can only be made once a year and shall not exceed 50% of the accumulated fund</w:t>
      </w:r>
      <w:r w:rsidR="00AF6C0B">
        <w:rPr>
          <w:rFonts w:ascii="Cambria" w:hAnsi="Cambria"/>
        </w:rPr>
        <w:t>.</w:t>
      </w:r>
    </w:p>
    <w:p w:rsidR="003A76E2" w:rsidRPr="00A17A95" w:rsidRDefault="0038213E" w:rsidP="0038213E">
      <w:pPr>
        <w:pStyle w:val="Heading3"/>
        <w:rPr>
          <w:rFonts w:ascii="Cambria" w:eastAsiaTheme="minorHAnsi" w:hAnsi="Cambria"/>
        </w:rPr>
      </w:pPr>
      <w:bookmarkStart w:id="352" w:name="_Toc371586513"/>
      <w:r w:rsidRPr="00A17A95">
        <w:rPr>
          <w:rFonts w:ascii="Cambria" w:eastAsiaTheme="minorHAnsi" w:hAnsi="Cambria"/>
        </w:rPr>
        <w:t xml:space="preserve">Multi-purpose </w:t>
      </w:r>
      <w:r w:rsidR="00194B99">
        <w:rPr>
          <w:rFonts w:ascii="Cambria" w:eastAsiaTheme="minorHAnsi" w:hAnsi="Cambria"/>
        </w:rPr>
        <w:t xml:space="preserve">Savings </w:t>
      </w:r>
      <w:r w:rsidRPr="00A17A95">
        <w:rPr>
          <w:rFonts w:ascii="Cambria" w:eastAsiaTheme="minorHAnsi" w:hAnsi="Cambria"/>
        </w:rPr>
        <w:t>Plan</w:t>
      </w:r>
      <w:bookmarkEnd w:id="352"/>
    </w:p>
    <w:p w:rsidR="00194B99" w:rsidRPr="00A17A95" w:rsidRDefault="00194B99" w:rsidP="00194B99">
      <w:pPr>
        <w:spacing w:line="360" w:lineRule="auto"/>
        <w:rPr>
          <w:rFonts w:ascii="Cambria" w:hAnsi="Cambria"/>
        </w:rPr>
      </w:pPr>
      <w:r w:rsidRPr="00A17A95">
        <w:rPr>
          <w:rFonts w:ascii="Cambria" w:hAnsi="Cambria"/>
        </w:rPr>
        <w:t>The life assured can access his/her investment fund subject to the following;</w:t>
      </w:r>
    </w:p>
    <w:p w:rsidR="00194B99" w:rsidRPr="00A17A95" w:rsidRDefault="00194B99" w:rsidP="00194B99">
      <w:pPr>
        <w:spacing w:line="360" w:lineRule="auto"/>
        <w:rPr>
          <w:rFonts w:ascii="Cambria" w:hAnsi="Cambria"/>
        </w:rPr>
      </w:pPr>
    </w:p>
    <w:p w:rsidR="00194B99" w:rsidRPr="00A17A95" w:rsidRDefault="00194B99" w:rsidP="0009604A">
      <w:pPr>
        <w:pStyle w:val="ListParagraph"/>
        <w:numPr>
          <w:ilvl w:val="0"/>
          <w:numId w:val="93"/>
        </w:numPr>
        <w:rPr>
          <w:rFonts w:ascii="Cambria" w:hAnsi="Cambria"/>
          <w:sz w:val="24"/>
          <w:szCs w:val="24"/>
        </w:rPr>
      </w:pPr>
      <w:r w:rsidRPr="00A17A95">
        <w:rPr>
          <w:rFonts w:ascii="Cambria" w:hAnsi="Cambria"/>
          <w:sz w:val="24"/>
          <w:szCs w:val="24"/>
        </w:rPr>
        <w:t>First withdrawal is allowed after the third anniversary of the policy,</w:t>
      </w:r>
    </w:p>
    <w:p w:rsidR="00194B99" w:rsidRPr="00A17A95" w:rsidRDefault="00194B99" w:rsidP="0009604A">
      <w:pPr>
        <w:pStyle w:val="ListParagraph"/>
        <w:numPr>
          <w:ilvl w:val="0"/>
          <w:numId w:val="93"/>
        </w:numPr>
        <w:rPr>
          <w:rFonts w:ascii="Cambria" w:hAnsi="Cambria"/>
          <w:sz w:val="24"/>
          <w:szCs w:val="24"/>
        </w:rPr>
      </w:pPr>
      <w:r w:rsidRPr="00A17A95">
        <w:rPr>
          <w:rFonts w:ascii="Cambria" w:hAnsi="Cambria"/>
          <w:sz w:val="24"/>
          <w:szCs w:val="24"/>
        </w:rPr>
        <w:t>Subsequent withdrawals are allowed only at the end of every two years after the prior withdrawal.</w:t>
      </w:r>
    </w:p>
    <w:p w:rsidR="00194B99" w:rsidRDefault="00194B99" w:rsidP="0009604A">
      <w:pPr>
        <w:pStyle w:val="ListParagraph"/>
        <w:numPr>
          <w:ilvl w:val="0"/>
          <w:numId w:val="93"/>
        </w:numPr>
        <w:rPr>
          <w:rFonts w:ascii="Cambria" w:hAnsi="Cambria"/>
          <w:sz w:val="24"/>
          <w:szCs w:val="24"/>
        </w:rPr>
      </w:pPr>
      <w:r w:rsidRPr="00A17A95">
        <w:rPr>
          <w:rFonts w:ascii="Cambria" w:hAnsi="Cambria"/>
          <w:sz w:val="24"/>
          <w:szCs w:val="24"/>
        </w:rPr>
        <w:t>Any withdrawal will not exceed 20% of the cash value at the time of applying.</w:t>
      </w:r>
    </w:p>
    <w:p w:rsidR="005703B3" w:rsidRPr="005703B3" w:rsidRDefault="005703B3" w:rsidP="0009604A">
      <w:pPr>
        <w:pStyle w:val="ListParagraph"/>
        <w:numPr>
          <w:ilvl w:val="0"/>
          <w:numId w:val="93"/>
        </w:numPr>
        <w:autoSpaceDE w:val="0"/>
        <w:autoSpaceDN w:val="0"/>
        <w:adjustRightInd w:val="0"/>
        <w:spacing w:line="360" w:lineRule="auto"/>
        <w:rPr>
          <w:rFonts w:ascii="Cambria" w:eastAsiaTheme="minorHAnsi" w:hAnsi="Cambria" w:cs="ArialMT"/>
        </w:rPr>
      </w:pPr>
      <w:r w:rsidRPr="005703B3">
        <w:rPr>
          <w:rFonts w:ascii="Cambria" w:eastAsiaTheme="minorHAnsi" w:hAnsi="Cambria" w:cs="ArialMT"/>
        </w:rPr>
        <w:t>A policy with Policy loan does not qualify for a partial withdrawal</w:t>
      </w:r>
    </w:p>
    <w:p w:rsidR="00194B99" w:rsidRDefault="00194B99" w:rsidP="00194B99">
      <w:pPr>
        <w:pStyle w:val="Heading3"/>
      </w:pPr>
      <w:bookmarkStart w:id="353" w:name="_Toc371586514"/>
      <w:r>
        <w:t>Multipurpose Financial Plan</w:t>
      </w:r>
      <w:bookmarkEnd w:id="353"/>
    </w:p>
    <w:p w:rsidR="00194B99" w:rsidRPr="00A17A95" w:rsidRDefault="00194B99" w:rsidP="00194B99">
      <w:pPr>
        <w:spacing w:line="360" w:lineRule="auto"/>
        <w:rPr>
          <w:rFonts w:ascii="Cambria" w:hAnsi="Cambria"/>
        </w:rPr>
      </w:pPr>
      <w:r w:rsidRPr="00A17A95">
        <w:rPr>
          <w:rFonts w:ascii="Cambria" w:hAnsi="Cambria"/>
        </w:rPr>
        <w:t>The life assured can access his/her investment fund subject to the following;</w:t>
      </w:r>
    </w:p>
    <w:p w:rsidR="00194B99" w:rsidRPr="00A17A95" w:rsidRDefault="00194B99" w:rsidP="00194B99">
      <w:pPr>
        <w:spacing w:line="360" w:lineRule="auto"/>
        <w:rPr>
          <w:rFonts w:ascii="Cambria" w:hAnsi="Cambria"/>
        </w:rPr>
      </w:pPr>
    </w:p>
    <w:p w:rsidR="00194B99" w:rsidRPr="00A17A95" w:rsidRDefault="00194B99" w:rsidP="0009604A">
      <w:pPr>
        <w:pStyle w:val="ListParagraph"/>
        <w:numPr>
          <w:ilvl w:val="0"/>
          <w:numId w:val="94"/>
        </w:numPr>
        <w:rPr>
          <w:rFonts w:ascii="Cambria" w:hAnsi="Cambria"/>
          <w:sz w:val="24"/>
          <w:szCs w:val="24"/>
        </w:rPr>
      </w:pPr>
      <w:r w:rsidRPr="00A17A95">
        <w:rPr>
          <w:rFonts w:ascii="Cambria" w:hAnsi="Cambria"/>
          <w:sz w:val="24"/>
          <w:szCs w:val="24"/>
        </w:rPr>
        <w:t>First  withdrawal is allowed after the second anniversary of the policy,</w:t>
      </w:r>
    </w:p>
    <w:p w:rsidR="00194B99" w:rsidRPr="00A17A95" w:rsidRDefault="00194B99" w:rsidP="0009604A">
      <w:pPr>
        <w:pStyle w:val="ListParagraph"/>
        <w:numPr>
          <w:ilvl w:val="0"/>
          <w:numId w:val="94"/>
        </w:numPr>
        <w:rPr>
          <w:rFonts w:ascii="Cambria" w:hAnsi="Cambria"/>
          <w:sz w:val="24"/>
          <w:szCs w:val="24"/>
        </w:rPr>
      </w:pPr>
      <w:r w:rsidRPr="00A17A95">
        <w:rPr>
          <w:rFonts w:ascii="Cambria" w:hAnsi="Cambria"/>
          <w:sz w:val="24"/>
          <w:szCs w:val="24"/>
        </w:rPr>
        <w:t>Subsequent withdrawals are allowed only at the end of every year after the prior withdrawal.</w:t>
      </w:r>
    </w:p>
    <w:p w:rsidR="00194B99" w:rsidRDefault="00194B99" w:rsidP="0009604A">
      <w:pPr>
        <w:pStyle w:val="ListParagraph"/>
        <w:numPr>
          <w:ilvl w:val="0"/>
          <w:numId w:val="94"/>
        </w:numPr>
        <w:rPr>
          <w:rFonts w:ascii="Cambria" w:hAnsi="Cambria"/>
          <w:sz w:val="24"/>
          <w:szCs w:val="24"/>
        </w:rPr>
      </w:pPr>
      <w:r w:rsidRPr="00A17A95">
        <w:rPr>
          <w:rFonts w:ascii="Cambria" w:hAnsi="Cambria"/>
          <w:sz w:val="24"/>
          <w:szCs w:val="24"/>
        </w:rPr>
        <w:t>Any withdrawal will not exceed 20% of the cash value/Surrender at the time of applying.</w:t>
      </w:r>
    </w:p>
    <w:p w:rsidR="00C43A05" w:rsidRPr="00C43A05" w:rsidRDefault="00C43A05" w:rsidP="0009604A">
      <w:pPr>
        <w:pStyle w:val="ListParagraph"/>
        <w:numPr>
          <w:ilvl w:val="0"/>
          <w:numId w:val="94"/>
        </w:numPr>
        <w:autoSpaceDE w:val="0"/>
        <w:autoSpaceDN w:val="0"/>
        <w:adjustRightInd w:val="0"/>
        <w:spacing w:line="360" w:lineRule="auto"/>
        <w:rPr>
          <w:rFonts w:ascii="Cambria" w:eastAsiaTheme="minorHAnsi" w:hAnsi="Cambria" w:cs="ArialMT"/>
        </w:rPr>
      </w:pPr>
      <w:r w:rsidRPr="00C43A05">
        <w:rPr>
          <w:rFonts w:ascii="Cambria" w:eastAsiaTheme="minorHAnsi" w:hAnsi="Cambria" w:cs="ArialMT"/>
        </w:rPr>
        <w:t>A policy with Policy loan does not qualify for a partial withdrawal</w:t>
      </w:r>
    </w:p>
    <w:p w:rsidR="00F74D0F" w:rsidRDefault="00F74D0F" w:rsidP="00F74D0F">
      <w:pPr>
        <w:pStyle w:val="Heading3"/>
      </w:pPr>
      <w:bookmarkStart w:id="354" w:name="_Toc371586515"/>
      <w:r>
        <w:t>Personal Pension Plan</w:t>
      </w:r>
      <w:bookmarkEnd w:id="354"/>
    </w:p>
    <w:p w:rsidR="00F74D0F" w:rsidRPr="00A17A95" w:rsidRDefault="00F74D0F" w:rsidP="00F74D0F">
      <w:pPr>
        <w:spacing w:line="360" w:lineRule="auto"/>
        <w:rPr>
          <w:rFonts w:ascii="Cambria" w:hAnsi="Cambria"/>
        </w:rPr>
      </w:pPr>
      <w:r w:rsidRPr="00A17A95">
        <w:rPr>
          <w:rFonts w:ascii="Cambria" w:hAnsi="Cambria"/>
        </w:rPr>
        <w:t>The life assured can access his/her investment fund subject to the following;</w:t>
      </w:r>
    </w:p>
    <w:p w:rsidR="00F74D0F" w:rsidRPr="00A17A95" w:rsidRDefault="00F74D0F" w:rsidP="00F74D0F">
      <w:pPr>
        <w:pStyle w:val="ListParagraph"/>
        <w:numPr>
          <w:ilvl w:val="0"/>
          <w:numId w:val="92"/>
        </w:numPr>
        <w:rPr>
          <w:rFonts w:ascii="Cambria" w:hAnsi="Cambria"/>
          <w:sz w:val="24"/>
          <w:szCs w:val="24"/>
        </w:rPr>
      </w:pPr>
      <w:r w:rsidRPr="00A17A95">
        <w:rPr>
          <w:rFonts w:ascii="Cambria" w:hAnsi="Cambria"/>
          <w:sz w:val="24"/>
          <w:szCs w:val="24"/>
        </w:rPr>
        <w:lastRenderedPageBreak/>
        <w:t>First withdrawal is allowed after the fifth anniversary of the policy,</w:t>
      </w:r>
    </w:p>
    <w:p w:rsidR="00F74D0F" w:rsidRPr="00A17A95" w:rsidRDefault="00F74D0F" w:rsidP="00F74D0F">
      <w:pPr>
        <w:pStyle w:val="ListParagraph"/>
        <w:numPr>
          <w:ilvl w:val="0"/>
          <w:numId w:val="92"/>
        </w:numPr>
        <w:rPr>
          <w:rFonts w:ascii="Cambria" w:hAnsi="Cambria"/>
          <w:sz w:val="24"/>
          <w:szCs w:val="24"/>
        </w:rPr>
      </w:pPr>
      <w:r w:rsidRPr="00A17A95">
        <w:rPr>
          <w:rFonts w:ascii="Cambria" w:hAnsi="Cambria"/>
          <w:sz w:val="24"/>
          <w:szCs w:val="24"/>
        </w:rPr>
        <w:t>Subsequent withdrawals are allowed only at the end of every two  years after the prior withdrawal.</w:t>
      </w:r>
    </w:p>
    <w:p w:rsidR="00F74D0F" w:rsidRDefault="00F74D0F" w:rsidP="00F74D0F">
      <w:pPr>
        <w:pStyle w:val="ListParagraph"/>
        <w:numPr>
          <w:ilvl w:val="0"/>
          <w:numId w:val="92"/>
        </w:numPr>
        <w:rPr>
          <w:rFonts w:ascii="Cambria" w:hAnsi="Cambria"/>
          <w:sz w:val="24"/>
          <w:szCs w:val="24"/>
        </w:rPr>
      </w:pPr>
      <w:r w:rsidRPr="00A17A95">
        <w:rPr>
          <w:rFonts w:ascii="Cambria" w:hAnsi="Cambria"/>
          <w:sz w:val="24"/>
          <w:szCs w:val="24"/>
        </w:rPr>
        <w:t>Any withdrawal will not exceed 20% of the cash value at the time of applying.</w:t>
      </w:r>
    </w:p>
    <w:p w:rsidR="00C43A05" w:rsidRPr="00C43A05" w:rsidRDefault="00C43A05" w:rsidP="00C43A05">
      <w:pPr>
        <w:pStyle w:val="ListParagraph"/>
        <w:numPr>
          <w:ilvl w:val="0"/>
          <w:numId w:val="92"/>
        </w:numPr>
        <w:autoSpaceDE w:val="0"/>
        <w:autoSpaceDN w:val="0"/>
        <w:adjustRightInd w:val="0"/>
        <w:spacing w:line="360" w:lineRule="auto"/>
        <w:rPr>
          <w:rFonts w:ascii="Cambria" w:eastAsiaTheme="minorHAnsi" w:hAnsi="Cambria" w:cs="ArialMT"/>
        </w:rPr>
      </w:pPr>
      <w:r w:rsidRPr="00C43A05">
        <w:rPr>
          <w:rFonts w:ascii="Cambria" w:eastAsiaTheme="minorHAnsi" w:hAnsi="Cambria" w:cs="ArialMT"/>
        </w:rPr>
        <w:t xml:space="preserve">A policy with </w:t>
      </w:r>
      <w:r w:rsidR="004359CE">
        <w:rPr>
          <w:rFonts w:ascii="Cambria" w:eastAsiaTheme="minorHAnsi" w:hAnsi="Cambria" w:cs="ArialMT"/>
        </w:rPr>
        <w:t xml:space="preserve">active </w:t>
      </w:r>
      <w:r w:rsidRPr="00C43A05">
        <w:rPr>
          <w:rFonts w:ascii="Cambria" w:eastAsiaTheme="minorHAnsi" w:hAnsi="Cambria" w:cs="ArialMT"/>
        </w:rPr>
        <w:t>Policy loan does not qualify for a partial withdrawal</w:t>
      </w:r>
    </w:p>
    <w:p w:rsidR="00955218" w:rsidRPr="00A17A95" w:rsidRDefault="00955218" w:rsidP="00955218">
      <w:pPr>
        <w:pStyle w:val="Heading3"/>
        <w:rPr>
          <w:rFonts w:ascii="Cambria" w:hAnsi="Cambria"/>
        </w:rPr>
      </w:pPr>
      <w:bookmarkStart w:id="355" w:name="_Toc371586516"/>
      <w:r w:rsidRPr="00A17A95">
        <w:rPr>
          <w:rFonts w:ascii="Cambria" w:hAnsi="Cambria"/>
        </w:rPr>
        <w:t>Input</w:t>
      </w:r>
      <w:bookmarkEnd w:id="355"/>
    </w:p>
    <w:p w:rsidR="00955218" w:rsidRDefault="00F74D0F" w:rsidP="00E259CB">
      <w:pPr>
        <w:pStyle w:val="ListParagraph"/>
        <w:numPr>
          <w:ilvl w:val="0"/>
          <w:numId w:val="21"/>
        </w:numPr>
        <w:autoSpaceDE w:val="0"/>
        <w:autoSpaceDN w:val="0"/>
        <w:adjustRightInd w:val="0"/>
        <w:spacing w:after="0"/>
        <w:rPr>
          <w:rFonts w:ascii="Cambria" w:eastAsiaTheme="minorHAnsi" w:hAnsi="Cambria" w:cs="ArialMT"/>
          <w:sz w:val="24"/>
          <w:szCs w:val="24"/>
        </w:rPr>
      </w:pPr>
      <w:r>
        <w:rPr>
          <w:rFonts w:ascii="Cambria" w:eastAsiaTheme="minorHAnsi" w:hAnsi="Cambria" w:cs="ArialMT"/>
          <w:sz w:val="24"/>
          <w:szCs w:val="24"/>
        </w:rPr>
        <w:t xml:space="preserve">Signed </w:t>
      </w:r>
      <w:r w:rsidR="00955218" w:rsidRPr="00A17A95">
        <w:rPr>
          <w:rFonts w:ascii="Cambria" w:eastAsiaTheme="minorHAnsi" w:hAnsi="Cambria" w:cs="ArialMT"/>
          <w:sz w:val="24"/>
          <w:szCs w:val="24"/>
        </w:rPr>
        <w:t>Request form</w:t>
      </w:r>
    </w:p>
    <w:p w:rsidR="00F74D0F" w:rsidRPr="00A17A95" w:rsidRDefault="00F74D0F" w:rsidP="00E259CB">
      <w:pPr>
        <w:pStyle w:val="ListParagraph"/>
        <w:numPr>
          <w:ilvl w:val="0"/>
          <w:numId w:val="21"/>
        </w:numPr>
        <w:autoSpaceDE w:val="0"/>
        <w:autoSpaceDN w:val="0"/>
        <w:adjustRightInd w:val="0"/>
        <w:spacing w:after="0"/>
        <w:rPr>
          <w:rFonts w:ascii="Cambria" w:eastAsiaTheme="minorHAnsi" w:hAnsi="Cambria" w:cs="ArialMT"/>
          <w:sz w:val="24"/>
          <w:szCs w:val="24"/>
        </w:rPr>
      </w:pPr>
      <w:r>
        <w:rPr>
          <w:rFonts w:ascii="Cambria" w:eastAsiaTheme="minorHAnsi" w:hAnsi="Cambria" w:cs="ArialMT"/>
          <w:sz w:val="24"/>
          <w:szCs w:val="24"/>
        </w:rPr>
        <w:t>Identification Document</w:t>
      </w:r>
    </w:p>
    <w:p w:rsidR="00955218" w:rsidRPr="00A17A95" w:rsidRDefault="00955218" w:rsidP="00E259CB">
      <w:pPr>
        <w:pStyle w:val="ListParagraph"/>
        <w:numPr>
          <w:ilvl w:val="0"/>
          <w:numId w:val="21"/>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Policy document</w:t>
      </w:r>
    </w:p>
    <w:p w:rsidR="00955218" w:rsidRPr="00A17A95" w:rsidRDefault="00955218" w:rsidP="00955218">
      <w:pPr>
        <w:pStyle w:val="Heading3"/>
        <w:rPr>
          <w:rFonts w:ascii="Cambria" w:eastAsiaTheme="minorHAnsi" w:hAnsi="Cambria"/>
        </w:rPr>
      </w:pPr>
      <w:bookmarkStart w:id="356" w:name="_Toc371586517"/>
      <w:r w:rsidRPr="00A17A95">
        <w:rPr>
          <w:rFonts w:ascii="Cambria" w:eastAsiaTheme="minorHAnsi" w:hAnsi="Cambria"/>
        </w:rPr>
        <w:t>Process</w:t>
      </w:r>
      <w:bookmarkEnd w:id="356"/>
    </w:p>
    <w:p w:rsidR="00955218" w:rsidRPr="00A17A95" w:rsidRDefault="00955218" w:rsidP="00E259CB">
      <w:pPr>
        <w:pStyle w:val="ListParagraph"/>
        <w:numPr>
          <w:ilvl w:val="0"/>
          <w:numId w:val="23"/>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Rece</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ve a</w:t>
      </w:r>
      <w:r w:rsidRPr="00A17A95">
        <w:rPr>
          <w:rFonts w:ascii="Cambria" w:eastAsiaTheme="minorHAnsi" w:hAnsi="Cambria" w:cs="HelveticaLTMM_1_800"/>
          <w:sz w:val="24"/>
          <w:szCs w:val="24"/>
        </w:rPr>
        <w:t xml:space="preserve">ll </w:t>
      </w:r>
      <w:r w:rsidRPr="00A17A95">
        <w:rPr>
          <w:rFonts w:ascii="Cambria" w:eastAsiaTheme="minorHAnsi" w:hAnsi="Cambria" w:cs="HelveticaLTMM_1_1000"/>
          <w:sz w:val="24"/>
          <w:szCs w:val="24"/>
        </w:rPr>
        <w:t>requ</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red documents from the customer</w:t>
      </w:r>
    </w:p>
    <w:p w:rsidR="00955218" w:rsidRPr="00A17A95" w:rsidRDefault="00955218" w:rsidP="00E259CB">
      <w:pPr>
        <w:pStyle w:val="ListParagraph"/>
        <w:numPr>
          <w:ilvl w:val="0"/>
          <w:numId w:val="23"/>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 xml:space="preserve">Check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f po</w:t>
      </w:r>
      <w:r w:rsidRPr="00A17A95">
        <w:rPr>
          <w:rFonts w:ascii="Cambria" w:eastAsiaTheme="minorHAnsi" w:hAnsi="Cambria" w:cs="HelveticaLTMM_1_800"/>
          <w:sz w:val="24"/>
          <w:szCs w:val="24"/>
        </w:rPr>
        <w:t>li</w:t>
      </w:r>
      <w:r w:rsidRPr="00A17A95">
        <w:rPr>
          <w:rFonts w:ascii="Cambria" w:eastAsiaTheme="minorHAnsi" w:hAnsi="Cambria" w:cs="HelveticaLTMM_1_1000"/>
          <w:sz w:val="24"/>
          <w:szCs w:val="24"/>
        </w:rPr>
        <w:t xml:space="preserve">cy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 xml:space="preserve">s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w:t>
      </w:r>
      <w:r w:rsidRPr="00A17A95">
        <w:rPr>
          <w:rFonts w:ascii="Cambria" w:eastAsiaTheme="minorHAnsi" w:hAnsi="Cambria" w:cs="HelveticaLTMM_1_933"/>
          <w:sz w:val="24"/>
          <w:szCs w:val="24"/>
        </w:rPr>
        <w:t>-</w:t>
      </w:r>
      <w:r w:rsidRPr="00A17A95">
        <w:rPr>
          <w:rFonts w:ascii="Cambria" w:eastAsiaTheme="minorHAnsi" w:hAnsi="Cambria" w:cs="HelveticaLTMM_1_1000"/>
          <w:sz w:val="24"/>
          <w:szCs w:val="24"/>
        </w:rPr>
        <w:t xml:space="preserve">force and check for </w:t>
      </w:r>
      <w:r w:rsidRPr="00A17A95">
        <w:rPr>
          <w:rFonts w:ascii="Cambria" w:eastAsiaTheme="minorHAnsi" w:hAnsi="Cambria" w:cs="HelveticaLTMM_1_933"/>
          <w:sz w:val="24"/>
          <w:szCs w:val="24"/>
        </w:rPr>
        <w:t>I</w:t>
      </w:r>
      <w:r w:rsidRPr="00A17A95">
        <w:rPr>
          <w:rFonts w:ascii="Cambria" w:eastAsiaTheme="minorHAnsi" w:hAnsi="Cambria" w:cs="HelveticaLTMM_1_1000"/>
          <w:sz w:val="24"/>
          <w:szCs w:val="24"/>
        </w:rPr>
        <w:t>D proofs to authent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cate po</w:t>
      </w:r>
      <w:r w:rsidRPr="00A17A95">
        <w:rPr>
          <w:rFonts w:ascii="Cambria" w:eastAsiaTheme="minorHAnsi" w:hAnsi="Cambria" w:cs="HelveticaLTMM_1_800"/>
          <w:sz w:val="24"/>
          <w:szCs w:val="24"/>
        </w:rPr>
        <w:t>li</w:t>
      </w:r>
      <w:r w:rsidRPr="00A17A95">
        <w:rPr>
          <w:rFonts w:ascii="Cambria" w:eastAsiaTheme="minorHAnsi" w:hAnsi="Cambria" w:cs="HelveticaLTMM_1_1000"/>
          <w:sz w:val="24"/>
          <w:szCs w:val="24"/>
        </w:rPr>
        <w:t>cyho</w:t>
      </w:r>
      <w:r w:rsidRPr="00A17A95">
        <w:rPr>
          <w:rFonts w:ascii="Cambria" w:eastAsiaTheme="minorHAnsi" w:hAnsi="Cambria" w:cs="HelveticaLTMM_1_800"/>
          <w:sz w:val="24"/>
          <w:szCs w:val="24"/>
        </w:rPr>
        <w:t>l</w:t>
      </w:r>
      <w:r w:rsidRPr="00A17A95">
        <w:rPr>
          <w:rFonts w:ascii="Cambria" w:eastAsiaTheme="minorHAnsi" w:hAnsi="Cambria" w:cs="HelveticaLTMM_1_1000"/>
          <w:sz w:val="24"/>
          <w:szCs w:val="24"/>
        </w:rPr>
        <w:t>der</w:t>
      </w:r>
    </w:p>
    <w:p w:rsidR="00955218" w:rsidRPr="00A17A95" w:rsidRDefault="00955218" w:rsidP="00E259CB">
      <w:pPr>
        <w:pStyle w:val="ListParagraph"/>
        <w:numPr>
          <w:ilvl w:val="0"/>
          <w:numId w:val="23"/>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 xml:space="preserve">Check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f po</w:t>
      </w:r>
      <w:r w:rsidRPr="00A17A95">
        <w:rPr>
          <w:rFonts w:ascii="Cambria" w:eastAsiaTheme="minorHAnsi" w:hAnsi="Cambria" w:cs="HelveticaLTMM_1_800"/>
          <w:sz w:val="24"/>
          <w:szCs w:val="24"/>
        </w:rPr>
        <w:t>li</w:t>
      </w:r>
      <w:r w:rsidRPr="00A17A95">
        <w:rPr>
          <w:rFonts w:ascii="Cambria" w:eastAsiaTheme="minorHAnsi" w:hAnsi="Cambria" w:cs="HelveticaLTMM_1_1000"/>
          <w:sz w:val="24"/>
          <w:szCs w:val="24"/>
        </w:rPr>
        <w:t>cy a</w:t>
      </w:r>
      <w:r w:rsidRPr="00A17A95">
        <w:rPr>
          <w:rFonts w:ascii="Cambria" w:eastAsiaTheme="minorHAnsi" w:hAnsi="Cambria" w:cs="HelveticaLTMM_1_800"/>
          <w:sz w:val="24"/>
          <w:szCs w:val="24"/>
        </w:rPr>
        <w:t>ll</w:t>
      </w:r>
      <w:r w:rsidRPr="00A17A95">
        <w:rPr>
          <w:rFonts w:ascii="Cambria" w:eastAsiaTheme="minorHAnsi" w:hAnsi="Cambria" w:cs="HelveticaLTMM_1_1000"/>
          <w:sz w:val="24"/>
          <w:szCs w:val="24"/>
        </w:rPr>
        <w:t>ows for part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a</w:t>
      </w:r>
      <w:r w:rsidRPr="00A17A95">
        <w:rPr>
          <w:rFonts w:ascii="Cambria" w:eastAsiaTheme="minorHAnsi" w:hAnsi="Cambria" w:cs="HelveticaLTMM_1_800"/>
          <w:sz w:val="24"/>
          <w:szCs w:val="24"/>
        </w:rPr>
        <w:t xml:space="preserve">l </w:t>
      </w:r>
      <w:r w:rsidRPr="00A17A95">
        <w:rPr>
          <w:rFonts w:ascii="Cambria" w:eastAsiaTheme="minorHAnsi" w:hAnsi="Cambria" w:cs="HelveticaLTMM_1_1000"/>
          <w:sz w:val="24"/>
          <w:szCs w:val="24"/>
        </w:rPr>
        <w:t>w</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thdrawa</w:t>
      </w:r>
      <w:r w:rsidRPr="00A17A95">
        <w:rPr>
          <w:rFonts w:ascii="Cambria" w:eastAsiaTheme="minorHAnsi" w:hAnsi="Cambria" w:cs="HelveticaLTMM_1_800"/>
          <w:sz w:val="24"/>
          <w:szCs w:val="24"/>
        </w:rPr>
        <w:t>l</w:t>
      </w:r>
      <w:r w:rsidRPr="00A17A95">
        <w:rPr>
          <w:rFonts w:ascii="Cambria" w:eastAsiaTheme="minorHAnsi" w:hAnsi="Cambria" w:cs="HelveticaLTMM_1_1000"/>
          <w:sz w:val="24"/>
          <w:szCs w:val="24"/>
        </w:rPr>
        <w:t>s [by def</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on and by terms and cond</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ons]</w:t>
      </w:r>
    </w:p>
    <w:p w:rsidR="00955218" w:rsidRPr="00A17A95" w:rsidRDefault="00F74D0F" w:rsidP="00E259CB">
      <w:pPr>
        <w:pStyle w:val="ListParagraph"/>
        <w:numPr>
          <w:ilvl w:val="0"/>
          <w:numId w:val="23"/>
        </w:numPr>
        <w:autoSpaceDE w:val="0"/>
        <w:autoSpaceDN w:val="0"/>
        <w:adjustRightInd w:val="0"/>
        <w:spacing w:after="0"/>
        <w:rPr>
          <w:rFonts w:ascii="Cambria" w:eastAsiaTheme="minorHAnsi" w:hAnsi="Cambria" w:cs="HelveticaLTMM_1_1000"/>
          <w:sz w:val="24"/>
          <w:szCs w:val="24"/>
        </w:rPr>
      </w:pPr>
      <w:r>
        <w:rPr>
          <w:rFonts w:ascii="Cambria" w:eastAsiaTheme="minorHAnsi" w:hAnsi="Cambria" w:cs="HelveticaLTMM_1_1000"/>
          <w:sz w:val="24"/>
          <w:szCs w:val="24"/>
        </w:rPr>
        <w:t>Capture</w:t>
      </w:r>
      <w:r w:rsidR="00955218" w:rsidRPr="00A17A95">
        <w:rPr>
          <w:rFonts w:ascii="Cambria" w:eastAsiaTheme="minorHAnsi" w:hAnsi="Cambria" w:cs="HelveticaLTMM_1_1000"/>
          <w:sz w:val="24"/>
          <w:szCs w:val="24"/>
        </w:rPr>
        <w:t xml:space="preserve"> the request </w:t>
      </w:r>
      <w:r w:rsidR="00955218" w:rsidRPr="00A17A95">
        <w:rPr>
          <w:rFonts w:ascii="Cambria" w:eastAsiaTheme="minorHAnsi" w:hAnsi="Cambria" w:cs="HelveticaLTMM_1_800"/>
          <w:sz w:val="24"/>
          <w:szCs w:val="24"/>
        </w:rPr>
        <w:t>i</w:t>
      </w:r>
      <w:r w:rsidR="00955218" w:rsidRPr="00A17A95">
        <w:rPr>
          <w:rFonts w:ascii="Cambria" w:eastAsiaTheme="minorHAnsi" w:hAnsi="Cambria" w:cs="HelveticaLTMM_1_1000"/>
          <w:sz w:val="24"/>
          <w:szCs w:val="24"/>
        </w:rPr>
        <w:t xml:space="preserve">n PAS and generate </w:t>
      </w:r>
      <w:r w:rsidR="004C738A">
        <w:rPr>
          <w:rFonts w:ascii="Cambria" w:eastAsiaTheme="minorHAnsi" w:hAnsi="Cambria" w:cs="HelveticaLTMM_1_1000"/>
          <w:sz w:val="24"/>
          <w:szCs w:val="24"/>
        </w:rPr>
        <w:t>Partial Withdrawal</w:t>
      </w:r>
      <w:r w:rsidR="00955218" w:rsidRPr="00A17A95">
        <w:rPr>
          <w:rFonts w:ascii="Cambria" w:eastAsiaTheme="minorHAnsi" w:hAnsi="Cambria" w:cs="HelveticaLTMM_1_800"/>
          <w:sz w:val="24"/>
          <w:szCs w:val="24"/>
        </w:rPr>
        <w:t>i</w:t>
      </w:r>
      <w:r w:rsidR="00955218" w:rsidRPr="00A17A95">
        <w:rPr>
          <w:rFonts w:ascii="Cambria" w:eastAsiaTheme="minorHAnsi" w:hAnsi="Cambria" w:cs="HelveticaLTMM_1_1000"/>
          <w:sz w:val="24"/>
          <w:szCs w:val="24"/>
        </w:rPr>
        <w:t>d</w:t>
      </w:r>
    </w:p>
    <w:p w:rsidR="00955218" w:rsidRPr="00A17A95" w:rsidRDefault="00955218" w:rsidP="00E259CB">
      <w:pPr>
        <w:pStyle w:val="ListParagraph"/>
        <w:numPr>
          <w:ilvl w:val="0"/>
          <w:numId w:val="23"/>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Check amount to be pa</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d by ver</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fy</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ng w</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th deta</w:t>
      </w:r>
      <w:r w:rsidRPr="00A17A95">
        <w:rPr>
          <w:rFonts w:ascii="Cambria" w:eastAsiaTheme="minorHAnsi" w:hAnsi="Cambria" w:cs="HelveticaLTMM_1_800"/>
          <w:sz w:val="24"/>
          <w:szCs w:val="24"/>
        </w:rPr>
        <w:t>il</w:t>
      </w:r>
      <w:r w:rsidRPr="00A17A95">
        <w:rPr>
          <w:rFonts w:ascii="Cambria" w:eastAsiaTheme="minorHAnsi" w:hAnsi="Cambria" w:cs="HelveticaLTMM_1_1000"/>
          <w:sz w:val="24"/>
          <w:szCs w:val="24"/>
        </w:rPr>
        <w:t xml:space="preserve">s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 PAS</w:t>
      </w:r>
    </w:p>
    <w:p w:rsidR="00955218" w:rsidRPr="00A17A95" w:rsidRDefault="00955218" w:rsidP="00E259CB">
      <w:pPr>
        <w:pStyle w:val="ListParagraph"/>
        <w:numPr>
          <w:ilvl w:val="0"/>
          <w:numId w:val="23"/>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933"/>
          <w:sz w:val="24"/>
          <w:szCs w:val="24"/>
        </w:rPr>
        <w:t>I</w:t>
      </w:r>
      <w:r w:rsidRPr="00A17A95">
        <w:rPr>
          <w:rFonts w:ascii="Cambria" w:eastAsiaTheme="minorHAnsi" w:hAnsi="Cambria" w:cs="HelveticaLTMM_1_1000"/>
          <w:sz w:val="24"/>
          <w:szCs w:val="24"/>
        </w:rPr>
        <w:t>ssue cheque to customer /</w:t>
      </w:r>
      <w:r w:rsidR="00F74D0F">
        <w:rPr>
          <w:rFonts w:ascii="Cambria" w:eastAsiaTheme="minorHAnsi" w:hAnsi="Cambria" w:cs="HelveticaLTMM_1_1000"/>
          <w:sz w:val="24"/>
          <w:szCs w:val="24"/>
        </w:rPr>
        <w:t xml:space="preserve">credit client </w:t>
      </w:r>
      <w:r w:rsidRPr="00A17A95">
        <w:rPr>
          <w:rFonts w:ascii="Cambria" w:eastAsiaTheme="minorHAnsi" w:hAnsi="Cambria" w:cs="HelveticaLTMM_1_1000"/>
          <w:sz w:val="24"/>
          <w:szCs w:val="24"/>
        </w:rPr>
        <w:t>account</w:t>
      </w:r>
    </w:p>
    <w:p w:rsidR="00955218" w:rsidRPr="00A17A95" w:rsidRDefault="00955218" w:rsidP="00E259CB">
      <w:pPr>
        <w:pStyle w:val="ListParagraph"/>
        <w:numPr>
          <w:ilvl w:val="0"/>
          <w:numId w:val="23"/>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 xml:space="preserve">Scan the request form and update status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 PAS</w:t>
      </w:r>
    </w:p>
    <w:p w:rsidR="00955218" w:rsidRPr="00A17A95" w:rsidRDefault="00955218" w:rsidP="00E259CB">
      <w:pPr>
        <w:pStyle w:val="ListParagraph"/>
        <w:numPr>
          <w:ilvl w:val="0"/>
          <w:numId w:val="23"/>
        </w:numPr>
        <w:autoSpaceDE w:val="0"/>
        <w:autoSpaceDN w:val="0"/>
        <w:adjustRightInd w:val="0"/>
        <w:spacing w:after="0"/>
        <w:rPr>
          <w:rFonts w:ascii="Cambria" w:eastAsiaTheme="minorHAnsi" w:hAnsi="Cambria"/>
          <w:sz w:val="24"/>
          <w:szCs w:val="24"/>
        </w:rPr>
      </w:pPr>
      <w:r w:rsidRPr="00A17A95">
        <w:rPr>
          <w:rFonts w:ascii="Cambria" w:eastAsiaTheme="minorHAnsi" w:hAnsi="Cambria" w:cs="HelveticaLTMM_1_1000"/>
          <w:sz w:val="24"/>
          <w:szCs w:val="24"/>
        </w:rPr>
        <w:t>Send Ema</w:t>
      </w:r>
      <w:r w:rsidRPr="00A17A95">
        <w:rPr>
          <w:rFonts w:ascii="Cambria" w:eastAsiaTheme="minorHAnsi" w:hAnsi="Cambria" w:cs="HelveticaLTMM_1_800"/>
          <w:sz w:val="24"/>
          <w:szCs w:val="24"/>
        </w:rPr>
        <w:t xml:space="preserve">il </w:t>
      </w:r>
      <w:r w:rsidRPr="00A17A95">
        <w:rPr>
          <w:rFonts w:ascii="Cambria" w:eastAsiaTheme="minorHAnsi" w:hAnsi="Cambria" w:cs="HelveticaLTMM_1_1000"/>
          <w:sz w:val="24"/>
          <w:szCs w:val="24"/>
        </w:rPr>
        <w:t>/ SMS to customer on update</w:t>
      </w:r>
    </w:p>
    <w:p w:rsidR="00955218" w:rsidRPr="00A17A95" w:rsidRDefault="00955218" w:rsidP="00955218">
      <w:pPr>
        <w:pStyle w:val="Heading3"/>
        <w:rPr>
          <w:rFonts w:ascii="Cambria" w:eastAsiaTheme="minorHAnsi" w:hAnsi="Cambria"/>
        </w:rPr>
      </w:pPr>
      <w:bookmarkStart w:id="357" w:name="_Toc371586518"/>
      <w:r w:rsidRPr="00A17A95">
        <w:rPr>
          <w:rFonts w:ascii="Cambria" w:eastAsiaTheme="minorHAnsi" w:hAnsi="Cambria"/>
        </w:rPr>
        <w:t>Output</w:t>
      </w:r>
      <w:bookmarkEnd w:id="357"/>
    </w:p>
    <w:p w:rsidR="00955218" w:rsidRPr="00A17A95" w:rsidRDefault="00955218" w:rsidP="00E259CB">
      <w:pPr>
        <w:pStyle w:val="ListParagraph"/>
        <w:numPr>
          <w:ilvl w:val="0"/>
          <w:numId w:val="24"/>
        </w:numPr>
        <w:rPr>
          <w:rFonts w:ascii="Cambria" w:eastAsiaTheme="minorHAnsi" w:hAnsi="Cambria"/>
        </w:rPr>
      </w:pPr>
      <w:r w:rsidRPr="00A17A95">
        <w:rPr>
          <w:rFonts w:ascii="Cambria" w:eastAsiaTheme="minorHAnsi" w:hAnsi="Cambria"/>
        </w:rPr>
        <w:t>Cheque</w:t>
      </w:r>
    </w:p>
    <w:p w:rsidR="00955218" w:rsidRPr="00A17A95" w:rsidRDefault="00955218" w:rsidP="00955218">
      <w:pPr>
        <w:pStyle w:val="Heading2"/>
        <w:rPr>
          <w:rFonts w:ascii="Cambria" w:eastAsiaTheme="minorHAnsi" w:hAnsi="Cambria"/>
        </w:rPr>
      </w:pPr>
      <w:bookmarkStart w:id="358" w:name="_Toc371586519"/>
      <w:r w:rsidRPr="00A17A95">
        <w:rPr>
          <w:rFonts w:ascii="Cambria" w:eastAsiaTheme="minorHAnsi" w:hAnsi="Cambria"/>
        </w:rPr>
        <w:t>Refunds</w:t>
      </w:r>
      <w:bookmarkEnd w:id="358"/>
    </w:p>
    <w:p w:rsidR="000412C9" w:rsidRPr="00A17A95" w:rsidRDefault="000412C9" w:rsidP="00092462">
      <w:pPr>
        <w:autoSpaceDE w:val="0"/>
        <w:autoSpaceDN w:val="0"/>
        <w:adjustRightInd w:val="0"/>
        <w:spacing w:line="360" w:lineRule="auto"/>
        <w:rPr>
          <w:rFonts w:ascii="Cambria" w:eastAsiaTheme="minorHAnsi" w:hAnsi="Cambria" w:cs="ArialMT"/>
        </w:rPr>
      </w:pPr>
      <w:r w:rsidRPr="00A17A95">
        <w:rPr>
          <w:rFonts w:ascii="Cambria" w:eastAsiaTheme="minorHAnsi" w:hAnsi="Cambria" w:cs="ArialMT"/>
        </w:rPr>
        <w:t>Customers can request for refunds in two cases:</w:t>
      </w:r>
    </w:p>
    <w:p w:rsidR="000412C9" w:rsidRPr="007C2BA1" w:rsidRDefault="000412C9" w:rsidP="007C2BA1">
      <w:pPr>
        <w:pStyle w:val="ListParagraph"/>
        <w:numPr>
          <w:ilvl w:val="0"/>
          <w:numId w:val="87"/>
        </w:numPr>
        <w:autoSpaceDE w:val="0"/>
        <w:autoSpaceDN w:val="0"/>
        <w:adjustRightInd w:val="0"/>
        <w:spacing w:line="360" w:lineRule="auto"/>
        <w:rPr>
          <w:rFonts w:ascii="Cambria" w:eastAsiaTheme="minorHAnsi" w:hAnsi="Cambria" w:cs="ArialMT"/>
        </w:rPr>
      </w:pPr>
      <w:r w:rsidRPr="007C2BA1">
        <w:rPr>
          <w:rFonts w:ascii="Cambria" w:eastAsiaTheme="minorHAnsi" w:hAnsi="Cambria" w:cs="ArialMT"/>
        </w:rPr>
        <w:t>Post surrender deductions – Bank deductions have continued post surrender</w:t>
      </w:r>
      <w:r w:rsidR="007C2BA1" w:rsidRPr="007C2BA1">
        <w:rPr>
          <w:rFonts w:ascii="Cambria" w:eastAsiaTheme="minorHAnsi" w:hAnsi="Cambria" w:cs="ArialMT"/>
        </w:rPr>
        <w:t>/Maturity, claim</w:t>
      </w:r>
      <w:r w:rsidRPr="007C2BA1">
        <w:rPr>
          <w:rFonts w:ascii="Cambria" w:eastAsiaTheme="minorHAnsi" w:hAnsi="Cambria" w:cs="ArialMT"/>
        </w:rPr>
        <w:t xml:space="preserve"> of policy</w:t>
      </w:r>
    </w:p>
    <w:p w:rsidR="00955218" w:rsidRDefault="000412C9" w:rsidP="007C2BA1">
      <w:pPr>
        <w:pStyle w:val="ListParagraph"/>
        <w:numPr>
          <w:ilvl w:val="0"/>
          <w:numId w:val="87"/>
        </w:numPr>
        <w:autoSpaceDE w:val="0"/>
        <w:autoSpaceDN w:val="0"/>
        <w:adjustRightInd w:val="0"/>
        <w:spacing w:line="360" w:lineRule="auto"/>
        <w:rPr>
          <w:rFonts w:ascii="Cambria" w:eastAsiaTheme="minorHAnsi" w:hAnsi="Cambria" w:cs="ArialMT"/>
        </w:rPr>
      </w:pPr>
      <w:r w:rsidRPr="007C2BA1">
        <w:rPr>
          <w:rFonts w:ascii="Cambria" w:eastAsiaTheme="minorHAnsi" w:hAnsi="Cambria" w:cs="ArialMT"/>
        </w:rPr>
        <w:t>Over-deductions – deviation from premium mentioned in policy schedule</w:t>
      </w:r>
    </w:p>
    <w:p w:rsidR="005240B1" w:rsidRDefault="005240B1" w:rsidP="007C2BA1">
      <w:pPr>
        <w:pStyle w:val="ListParagraph"/>
        <w:numPr>
          <w:ilvl w:val="0"/>
          <w:numId w:val="87"/>
        </w:numPr>
        <w:autoSpaceDE w:val="0"/>
        <w:autoSpaceDN w:val="0"/>
        <w:adjustRightInd w:val="0"/>
        <w:spacing w:line="360" w:lineRule="auto"/>
        <w:rPr>
          <w:rFonts w:ascii="Cambria" w:eastAsiaTheme="minorHAnsi" w:hAnsi="Cambria" w:cs="ArialMT"/>
        </w:rPr>
      </w:pPr>
      <w:r>
        <w:rPr>
          <w:rFonts w:ascii="Cambria" w:eastAsiaTheme="minorHAnsi" w:hAnsi="Cambria" w:cs="ArialMT"/>
        </w:rPr>
        <w:t xml:space="preserve">Wrong full deductions - </w:t>
      </w:r>
    </w:p>
    <w:p w:rsidR="005240B1" w:rsidRDefault="005240B1" w:rsidP="005240B1">
      <w:pPr>
        <w:pStyle w:val="ListParagraph"/>
        <w:numPr>
          <w:ilvl w:val="1"/>
          <w:numId w:val="87"/>
        </w:numPr>
        <w:autoSpaceDE w:val="0"/>
        <w:autoSpaceDN w:val="0"/>
        <w:adjustRightInd w:val="0"/>
        <w:spacing w:line="360" w:lineRule="auto"/>
        <w:rPr>
          <w:rFonts w:ascii="Cambria" w:eastAsiaTheme="minorHAnsi" w:hAnsi="Cambria" w:cs="ArialMT"/>
        </w:rPr>
      </w:pPr>
      <w:r>
        <w:rPr>
          <w:rFonts w:ascii="Cambria" w:eastAsiaTheme="minorHAnsi" w:hAnsi="Cambria" w:cs="ArialMT"/>
        </w:rPr>
        <w:t>for people who do not have policies with the company</w:t>
      </w:r>
    </w:p>
    <w:p w:rsidR="00955218" w:rsidRPr="00A17A95" w:rsidRDefault="00955218" w:rsidP="00955218">
      <w:pPr>
        <w:pStyle w:val="Heading3"/>
        <w:rPr>
          <w:rFonts w:ascii="Cambria" w:eastAsiaTheme="minorHAnsi" w:hAnsi="Cambria"/>
        </w:rPr>
      </w:pPr>
      <w:bookmarkStart w:id="359" w:name="_Toc371586520"/>
      <w:r w:rsidRPr="00A17A95">
        <w:rPr>
          <w:rFonts w:ascii="Cambria" w:eastAsiaTheme="minorHAnsi" w:hAnsi="Cambria"/>
        </w:rPr>
        <w:t>Input</w:t>
      </w:r>
      <w:bookmarkEnd w:id="359"/>
    </w:p>
    <w:p w:rsidR="00955218" w:rsidRPr="00A17A95" w:rsidRDefault="00955218" w:rsidP="00092462">
      <w:pPr>
        <w:autoSpaceDE w:val="0"/>
        <w:autoSpaceDN w:val="0"/>
        <w:adjustRightInd w:val="0"/>
        <w:spacing w:line="360" w:lineRule="auto"/>
        <w:rPr>
          <w:rFonts w:ascii="Cambria" w:eastAsiaTheme="minorHAnsi" w:hAnsi="Cambria" w:cs="ArialMT"/>
        </w:rPr>
      </w:pPr>
      <w:r w:rsidRPr="00A17A95">
        <w:rPr>
          <w:rFonts w:ascii="Cambria" w:eastAsiaTheme="minorHAnsi" w:hAnsi="Cambria" w:cs="ArialMT"/>
        </w:rPr>
        <w:t>The following documents would be required to process this request</w:t>
      </w:r>
    </w:p>
    <w:p w:rsidR="00955218" w:rsidRPr="00A17A95" w:rsidRDefault="005240B1" w:rsidP="00E259CB">
      <w:pPr>
        <w:pStyle w:val="ListParagraph"/>
        <w:numPr>
          <w:ilvl w:val="0"/>
          <w:numId w:val="22"/>
        </w:numPr>
        <w:autoSpaceDE w:val="0"/>
        <w:autoSpaceDN w:val="0"/>
        <w:adjustRightInd w:val="0"/>
        <w:spacing w:after="0"/>
        <w:rPr>
          <w:rFonts w:ascii="Cambria" w:eastAsiaTheme="minorHAnsi" w:hAnsi="Cambria" w:cs="ArialMT"/>
          <w:sz w:val="24"/>
          <w:szCs w:val="24"/>
        </w:rPr>
      </w:pPr>
      <w:r>
        <w:rPr>
          <w:rFonts w:ascii="Cambria" w:eastAsiaTheme="minorHAnsi" w:hAnsi="Cambria" w:cs="ArialMT"/>
          <w:sz w:val="24"/>
          <w:szCs w:val="24"/>
        </w:rPr>
        <w:t xml:space="preserve">Signed </w:t>
      </w:r>
      <w:r w:rsidR="00955218" w:rsidRPr="00A17A95">
        <w:rPr>
          <w:rFonts w:ascii="Cambria" w:eastAsiaTheme="minorHAnsi" w:hAnsi="Cambria" w:cs="ArialMT"/>
          <w:sz w:val="24"/>
          <w:szCs w:val="24"/>
        </w:rPr>
        <w:t>Request form</w:t>
      </w:r>
    </w:p>
    <w:p w:rsidR="00955218" w:rsidRPr="00A17A95" w:rsidRDefault="00955218" w:rsidP="00E259CB">
      <w:pPr>
        <w:pStyle w:val="ListParagraph"/>
        <w:numPr>
          <w:ilvl w:val="0"/>
          <w:numId w:val="22"/>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lastRenderedPageBreak/>
        <w:t>Policy document [if not surrendered]</w:t>
      </w:r>
    </w:p>
    <w:p w:rsidR="00955218" w:rsidRPr="00A17A95" w:rsidRDefault="00955218" w:rsidP="00E259CB">
      <w:pPr>
        <w:pStyle w:val="ListParagraph"/>
        <w:numPr>
          <w:ilvl w:val="0"/>
          <w:numId w:val="22"/>
        </w:numPr>
        <w:spacing w:after="0"/>
        <w:rPr>
          <w:rFonts w:ascii="Cambria" w:hAnsi="Cambria"/>
          <w:sz w:val="24"/>
          <w:szCs w:val="24"/>
        </w:rPr>
      </w:pPr>
      <w:r w:rsidRPr="00A17A95">
        <w:rPr>
          <w:rFonts w:ascii="Cambria" w:eastAsiaTheme="minorHAnsi" w:hAnsi="Cambria" w:cs="ArialMT"/>
          <w:sz w:val="24"/>
          <w:szCs w:val="24"/>
        </w:rPr>
        <w:t>Bank statement</w:t>
      </w:r>
      <w:r w:rsidR="005240B1">
        <w:rPr>
          <w:rFonts w:ascii="Cambria" w:eastAsiaTheme="minorHAnsi" w:hAnsi="Cambria" w:cs="ArialMT"/>
          <w:sz w:val="24"/>
          <w:szCs w:val="24"/>
        </w:rPr>
        <w:t>/Pay slip</w:t>
      </w:r>
      <w:r w:rsidRPr="00A17A95">
        <w:rPr>
          <w:rFonts w:ascii="Cambria" w:eastAsiaTheme="minorHAnsi" w:hAnsi="Cambria" w:cs="ArialMT"/>
          <w:sz w:val="24"/>
          <w:szCs w:val="24"/>
        </w:rPr>
        <w:t xml:space="preserve"> [highlighting over-deductions or continued deductions post surrender]</w:t>
      </w:r>
    </w:p>
    <w:p w:rsidR="00955218" w:rsidRPr="00A17A95" w:rsidRDefault="00955218" w:rsidP="00955218">
      <w:pPr>
        <w:pStyle w:val="Heading3"/>
        <w:rPr>
          <w:rFonts w:ascii="Cambria" w:eastAsiaTheme="minorHAnsi" w:hAnsi="Cambria"/>
        </w:rPr>
      </w:pPr>
      <w:bookmarkStart w:id="360" w:name="_Toc371586521"/>
      <w:r w:rsidRPr="00A17A95">
        <w:rPr>
          <w:rFonts w:ascii="Cambria" w:eastAsiaTheme="minorHAnsi" w:hAnsi="Cambria"/>
        </w:rPr>
        <w:t>Process</w:t>
      </w:r>
      <w:bookmarkEnd w:id="360"/>
    </w:p>
    <w:p w:rsidR="000412C9" w:rsidRPr="00A17A95" w:rsidRDefault="000412C9" w:rsidP="00E259CB">
      <w:pPr>
        <w:pStyle w:val="ListParagraph"/>
        <w:numPr>
          <w:ilvl w:val="0"/>
          <w:numId w:val="28"/>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Rece</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ve a</w:t>
      </w:r>
      <w:r w:rsidRPr="00A17A95">
        <w:rPr>
          <w:rFonts w:ascii="Cambria" w:eastAsiaTheme="minorHAnsi" w:hAnsi="Cambria" w:cs="HelveticaLTMM_1_800"/>
          <w:sz w:val="24"/>
          <w:szCs w:val="24"/>
        </w:rPr>
        <w:t xml:space="preserve">ll </w:t>
      </w:r>
      <w:r w:rsidRPr="00A17A95">
        <w:rPr>
          <w:rFonts w:ascii="Cambria" w:eastAsiaTheme="minorHAnsi" w:hAnsi="Cambria" w:cs="HelveticaLTMM_1_1000"/>
          <w:sz w:val="24"/>
          <w:szCs w:val="24"/>
        </w:rPr>
        <w:t>requ</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red documents from the customer</w:t>
      </w:r>
    </w:p>
    <w:p w:rsidR="000412C9" w:rsidRPr="00A17A95" w:rsidRDefault="005240B1" w:rsidP="00E259CB">
      <w:pPr>
        <w:pStyle w:val="ListParagraph"/>
        <w:numPr>
          <w:ilvl w:val="0"/>
          <w:numId w:val="28"/>
        </w:numPr>
        <w:autoSpaceDE w:val="0"/>
        <w:autoSpaceDN w:val="0"/>
        <w:adjustRightInd w:val="0"/>
        <w:spacing w:after="0"/>
        <w:rPr>
          <w:rFonts w:ascii="Cambria" w:eastAsiaTheme="minorHAnsi" w:hAnsi="Cambria" w:cs="HelveticaLTMM_1_1000"/>
          <w:sz w:val="24"/>
          <w:szCs w:val="24"/>
        </w:rPr>
      </w:pPr>
      <w:r>
        <w:rPr>
          <w:rFonts w:ascii="Cambria" w:eastAsiaTheme="minorHAnsi" w:hAnsi="Cambria" w:cs="HelveticaLTMM_1_1000"/>
          <w:sz w:val="24"/>
          <w:szCs w:val="24"/>
        </w:rPr>
        <w:t>Capture</w:t>
      </w:r>
      <w:r w:rsidR="000412C9" w:rsidRPr="00A17A95">
        <w:rPr>
          <w:rFonts w:ascii="Cambria" w:eastAsiaTheme="minorHAnsi" w:hAnsi="Cambria" w:cs="HelveticaLTMM_1_1000"/>
          <w:sz w:val="24"/>
          <w:szCs w:val="24"/>
        </w:rPr>
        <w:t xml:space="preserve"> the request </w:t>
      </w:r>
      <w:r w:rsidR="000412C9" w:rsidRPr="00A17A95">
        <w:rPr>
          <w:rFonts w:ascii="Cambria" w:eastAsiaTheme="minorHAnsi" w:hAnsi="Cambria" w:cs="HelveticaLTMM_1_800"/>
          <w:sz w:val="24"/>
          <w:szCs w:val="24"/>
        </w:rPr>
        <w:t>i</w:t>
      </w:r>
      <w:r w:rsidR="000412C9" w:rsidRPr="00A17A95">
        <w:rPr>
          <w:rFonts w:ascii="Cambria" w:eastAsiaTheme="minorHAnsi" w:hAnsi="Cambria" w:cs="HelveticaLTMM_1_1000"/>
          <w:sz w:val="24"/>
          <w:szCs w:val="24"/>
        </w:rPr>
        <w:t xml:space="preserve">n PAS and generate </w:t>
      </w:r>
      <w:r w:rsidR="004C738A">
        <w:rPr>
          <w:rFonts w:ascii="Cambria" w:eastAsiaTheme="minorHAnsi" w:hAnsi="Cambria" w:cs="HelveticaLTMM_1_1000"/>
          <w:sz w:val="24"/>
          <w:szCs w:val="24"/>
        </w:rPr>
        <w:t>Refund</w:t>
      </w:r>
      <w:r w:rsidR="000412C9" w:rsidRPr="00A17A95">
        <w:rPr>
          <w:rFonts w:ascii="Cambria" w:eastAsiaTheme="minorHAnsi" w:hAnsi="Cambria" w:cs="HelveticaLTMM_1_800"/>
          <w:sz w:val="24"/>
          <w:szCs w:val="24"/>
        </w:rPr>
        <w:t>i</w:t>
      </w:r>
      <w:r w:rsidR="000412C9" w:rsidRPr="00A17A95">
        <w:rPr>
          <w:rFonts w:ascii="Cambria" w:eastAsiaTheme="minorHAnsi" w:hAnsi="Cambria" w:cs="HelveticaLTMM_1_1000"/>
          <w:sz w:val="24"/>
          <w:szCs w:val="24"/>
        </w:rPr>
        <w:t>d</w:t>
      </w:r>
    </w:p>
    <w:p w:rsidR="005240B1" w:rsidRPr="00A17A95" w:rsidRDefault="005240B1" w:rsidP="005240B1">
      <w:pPr>
        <w:pStyle w:val="ListParagraph"/>
        <w:numPr>
          <w:ilvl w:val="0"/>
          <w:numId w:val="28"/>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 xml:space="preserve">Scan the </w:t>
      </w:r>
      <w:r>
        <w:rPr>
          <w:rFonts w:ascii="Cambria" w:eastAsiaTheme="minorHAnsi" w:hAnsi="Cambria" w:cs="HelveticaLTMM_1_1000"/>
          <w:sz w:val="24"/>
          <w:szCs w:val="24"/>
        </w:rPr>
        <w:t xml:space="preserve">signed </w:t>
      </w:r>
      <w:r w:rsidRPr="00A17A95">
        <w:rPr>
          <w:rFonts w:ascii="Cambria" w:eastAsiaTheme="minorHAnsi" w:hAnsi="Cambria" w:cs="HelveticaLTMM_1_1000"/>
          <w:sz w:val="24"/>
          <w:szCs w:val="24"/>
        </w:rPr>
        <w:t xml:space="preserve">request form and update status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 PAS</w:t>
      </w:r>
    </w:p>
    <w:p w:rsidR="000412C9" w:rsidRPr="00A17A95" w:rsidRDefault="000412C9" w:rsidP="00E259CB">
      <w:pPr>
        <w:pStyle w:val="ListParagraph"/>
        <w:numPr>
          <w:ilvl w:val="0"/>
          <w:numId w:val="28"/>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Check bank statements</w:t>
      </w:r>
      <w:r w:rsidR="005240B1">
        <w:rPr>
          <w:rFonts w:ascii="Cambria" w:eastAsiaTheme="minorHAnsi" w:hAnsi="Cambria" w:cs="HelveticaLTMM_1_1000"/>
          <w:sz w:val="24"/>
          <w:szCs w:val="24"/>
        </w:rPr>
        <w:t>/pay slip</w:t>
      </w:r>
      <w:r w:rsidRPr="00A17A95">
        <w:rPr>
          <w:rFonts w:ascii="Cambria" w:eastAsiaTheme="minorHAnsi" w:hAnsi="Cambria" w:cs="HelveticaLTMM_1_1000"/>
          <w:sz w:val="24"/>
          <w:szCs w:val="24"/>
        </w:rPr>
        <w:t xml:space="preserve"> and compare w</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th PAS / po</w:t>
      </w:r>
      <w:r w:rsidRPr="00A17A95">
        <w:rPr>
          <w:rFonts w:ascii="Cambria" w:eastAsiaTheme="minorHAnsi" w:hAnsi="Cambria" w:cs="HelveticaLTMM_1_800"/>
          <w:sz w:val="24"/>
          <w:szCs w:val="24"/>
        </w:rPr>
        <w:t>li</w:t>
      </w:r>
      <w:r w:rsidRPr="00A17A95">
        <w:rPr>
          <w:rFonts w:ascii="Cambria" w:eastAsiaTheme="minorHAnsi" w:hAnsi="Cambria" w:cs="HelveticaLTMM_1_1000"/>
          <w:sz w:val="24"/>
          <w:szCs w:val="24"/>
        </w:rPr>
        <w:t>cy s</w:t>
      </w:r>
      <w:r w:rsidR="005240B1">
        <w:rPr>
          <w:rFonts w:ascii="Cambria" w:eastAsiaTheme="minorHAnsi" w:hAnsi="Cambria" w:cs="HelveticaLTMM_1_1000"/>
          <w:sz w:val="24"/>
          <w:szCs w:val="24"/>
        </w:rPr>
        <w:t>tatement</w:t>
      </w:r>
    </w:p>
    <w:p w:rsidR="000412C9" w:rsidRPr="00A17A95" w:rsidRDefault="000412C9" w:rsidP="00E259CB">
      <w:pPr>
        <w:pStyle w:val="ListParagraph"/>
        <w:numPr>
          <w:ilvl w:val="0"/>
          <w:numId w:val="28"/>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 xml:space="preserve">Check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f payment needs to be made to customer. Prem</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 xml:space="preserve">um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 xml:space="preserve">n </w:t>
      </w:r>
      <w:r w:rsidR="005240B1">
        <w:rPr>
          <w:rFonts w:ascii="Cambria" w:eastAsiaTheme="minorHAnsi" w:hAnsi="Cambria" w:cs="HelveticaLTMM_1_1000"/>
          <w:sz w:val="24"/>
          <w:szCs w:val="24"/>
        </w:rPr>
        <w:t>statement</w:t>
      </w:r>
      <w:r w:rsidRPr="00A17A95">
        <w:rPr>
          <w:rFonts w:ascii="Cambria" w:eastAsiaTheme="minorHAnsi" w:hAnsi="Cambria" w:cs="HelveticaLTMM_1_1000"/>
          <w:sz w:val="24"/>
          <w:szCs w:val="24"/>
        </w:rPr>
        <w:t xml:space="preserve"> matches w</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th deduct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ons</w:t>
      </w:r>
    </w:p>
    <w:p w:rsidR="000412C9" w:rsidRPr="00A17A95" w:rsidRDefault="000412C9" w:rsidP="00E259CB">
      <w:pPr>
        <w:pStyle w:val="ListParagraph"/>
        <w:numPr>
          <w:ilvl w:val="0"/>
          <w:numId w:val="28"/>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 xml:space="preserve">f payment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 xml:space="preserve">s due] </w:t>
      </w:r>
      <w:r w:rsidRPr="00A17A95">
        <w:rPr>
          <w:rFonts w:ascii="Cambria" w:eastAsiaTheme="minorHAnsi" w:hAnsi="Cambria" w:cs="HelveticaLTMM_1_933"/>
          <w:sz w:val="24"/>
          <w:szCs w:val="24"/>
        </w:rPr>
        <w:t>I</w:t>
      </w:r>
      <w:r w:rsidRPr="00A17A95">
        <w:rPr>
          <w:rFonts w:ascii="Cambria" w:eastAsiaTheme="minorHAnsi" w:hAnsi="Cambria" w:cs="HelveticaLTMM_1_1000"/>
          <w:sz w:val="24"/>
          <w:szCs w:val="24"/>
        </w:rPr>
        <w:t xml:space="preserve">ssue cheque/ </w:t>
      </w:r>
      <w:r w:rsidR="005240B1">
        <w:rPr>
          <w:rFonts w:ascii="Cambria" w:eastAsiaTheme="minorHAnsi" w:hAnsi="Cambria" w:cs="HelveticaLTMM_1_1000"/>
          <w:sz w:val="24"/>
          <w:szCs w:val="24"/>
        </w:rPr>
        <w:t>credit</w:t>
      </w:r>
      <w:r w:rsidRPr="00A17A95">
        <w:rPr>
          <w:rFonts w:ascii="Cambria" w:eastAsiaTheme="minorHAnsi" w:hAnsi="Cambria" w:cs="HelveticaLTMM_1_1000"/>
          <w:sz w:val="24"/>
          <w:szCs w:val="24"/>
        </w:rPr>
        <w:t xml:space="preserve"> to account</w:t>
      </w:r>
    </w:p>
    <w:p w:rsidR="000412C9" w:rsidRPr="00A17A95" w:rsidRDefault="000412C9" w:rsidP="00E259CB">
      <w:pPr>
        <w:pStyle w:val="ListParagraph"/>
        <w:numPr>
          <w:ilvl w:val="0"/>
          <w:numId w:val="28"/>
        </w:numPr>
        <w:autoSpaceDE w:val="0"/>
        <w:autoSpaceDN w:val="0"/>
        <w:adjustRightInd w:val="0"/>
        <w:spacing w:after="0"/>
        <w:rPr>
          <w:rFonts w:ascii="Cambria" w:eastAsiaTheme="minorHAnsi" w:hAnsi="Cambria"/>
          <w:sz w:val="24"/>
          <w:szCs w:val="24"/>
        </w:rPr>
      </w:pPr>
      <w:r w:rsidRPr="00A17A95">
        <w:rPr>
          <w:rFonts w:ascii="Cambria" w:eastAsiaTheme="minorHAnsi" w:hAnsi="Cambria" w:cs="HelveticaLTMM_1_1000"/>
          <w:sz w:val="24"/>
          <w:szCs w:val="24"/>
        </w:rPr>
        <w:t>Send Ema</w:t>
      </w:r>
      <w:r w:rsidRPr="00A17A95">
        <w:rPr>
          <w:rFonts w:ascii="Cambria" w:eastAsiaTheme="minorHAnsi" w:hAnsi="Cambria" w:cs="HelveticaLTMM_1_800"/>
          <w:sz w:val="24"/>
          <w:szCs w:val="24"/>
        </w:rPr>
        <w:t xml:space="preserve">il </w:t>
      </w:r>
      <w:r w:rsidRPr="00A17A95">
        <w:rPr>
          <w:rFonts w:ascii="Cambria" w:eastAsiaTheme="minorHAnsi" w:hAnsi="Cambria" w:cs="HelveticaLTMM_1_1000"/>
          <w:sz w:val="24"/>
          <w:szCs w:val="24"/>
        </w:rPr>
        <w:t>/ SMS to customer on update</w:t>
      </w:r>
    </w:p>
    <w:p w:rsidR="000412C9" w:rsidRPr="00A17A95" w:rsidRDefault="000412C9" w:rsidP="00F47CFD">
      <w:pPr>
        <w:pStyle w:val="Heading4"/>
        <w:ind w:left="1276" w:hanging="992"/>
        <w:rPr>
          <w:rFonts w:eastAsiaTheme="minorHAnsi"/>
        </w:rPr>
      </w:pPr>
      <w:bookmarkStart w:id="361" w:name="_Toc371586522"/>
      <w:r w:rsidRPr="00A17A95">
        <w:rPr>
          <w:rFonts w:eastAsiaTheme="minorHAnsi"/>
        </w:rPr>
        <w:t>Refund Premium Computation</w:t>
      </w:r>
      <w:bookmarkEnd w:id="361"/>
    </w:p>
    <w:p w:rsidR="00781B9D" w:rsidRPr="00A17A95" w:rsidRDefault="00781B9D" w:rsidP="00FD3A51">
      <w:pPr>
        <w:spacing w:line="276" w:lineRule="auto"/>
        <w:rPr>
          <w:rFonts w:ascii="Cambria" w:eastAsiaTheme="minorHAnsi" w:hAnsi="Cambria"/>
        </w:rPr>
      </w:pPr>
      <w:r w:rsidRPr="00A17A95">
        <w:rPr>
          <w:rFonts w:ascii="Cambria" w:hAnsi="Cambria"/>
        </w:rPr>
        <w:t xml:space="preserve">Refund is when client </w:t>
      </w:r>
      <w:r w:rsidR="005240B1">
        <w:rPr>
          <w:rFonts w:ascii="Cambria" w:hAnsi="Cambria"/>
        </w:rPr>
        <w:t>h</w:t>
      </w:r>
      <w:r w:rsidRPr="00A17A95">
        <w:rPr>
          <w:rFonts w:ascii="Cambria" w:hAnsi="Cambria"/>
        </w:rPr>
        <w:t>as been over deducted. Premium paid is contribution.</w:t>
      </w:r>
    </w:p>
    <w:p w:rsidR="00955218" w:rsidRPr="00A17A95" w:rsidRDefault="00955218" w:rsidP="00FD3A51">
      <w:pPr>
        <w:spacing w:line="276" w:lineRule="auto"/>
        <w:rPr>
          <w:rFonts w:ascii="Cambria" w:eastAsiaTheme="minorHAnsi" w:hAnsi="Cambria"/>
        </w:rPr>
      </w:pPr>
      <w:r w:rsidRPr="00A17A95">
        <w:rPr>
          <w:rFonts w:ascii="Cambria" w:eastAsiaTheme="minorHAnsi" w:hAnsi="Cambria"/>
        </w:rPr>
        <w:t>Refund Premium = Premium Paid</w:t>
      </w:r>
      <w:r w:rsidR="00781B9D" w:rsidRPr="00A17A95">
        <w:rPr>
          <w:rFonts w:ascii="Cambria" w:eastAsiaTheme="minorHAnsi" w:hAnsi="Cambria"/>
        </w:rPr>
        <w:t>(Contribution)</w:t>
      </w:r>
    </w:p>
    <w:p w:rsidR="00955218" w:rsidRPr="00A17A95" w:rsidRDefault="00955218" w:rsidP="00955218">
      <w:pPr>
        <w:pStyle w:val="Heading3"/>
        <w:rPr>
          <w:rFonts w:ascii="Cambria" w:eastAsiaTheme="minorHAnsi" w:hAnsi="Cambria"/>
        </w:rPr>
      </w:pPr>
      <w:bookmarkStart w:id="362" w:name="_Toc371586523"/>
      <w:r w:rsidRPr="00A17A95">
        <w:rPr>
          <w:rFonts w:ascii="Cambria" w:eastAsiaTheme="minorHAnsi" w:hAnsi="Cambria"/>
        </w:rPr>
        <w:t>Output</w:t>
      </w:r>
      <w:bookmarkEnd w:id="362"/>
    </w:p>
    <w:p w:rsidR="000412C9" w:rsidRPr="00A17A95" w:rsidRDefault="000412C9" w:rsidP="00E259CB">
      <w:pPr>
        <w:pStyle w:val="ListParagraph"/>
        <w:numPr>
          <w:ilvl w:val="0"/>
          <w:numId w:val="25"/>
        </w:numPr>
        <w:rPr>
          <w:rFonts w:ascii="Cambria" w:eastAsiaTheme="minorHAnsi" w:hAnsi="Cambria"/>
        </w:rPr>
      </w:pPr>
      <w:r w:rsidRPr="00A17A95">
        <w:rPr>
          <w:rFonts w:ascii="Cambria" w:eastAsiaTheme="minorHAnsi" w:hAnsi="Cambria"/>
        </w:rPr>
        <w:t>Cheque</w:t>
      </w:r>
    </w:p>
    <w:p w:rsidR="000412C9" w:rsidRPr="00A17A95" w:rsidRDefault="000412C9" w:rsidP="000412C9">
      <w:pPr>
        <w:pStyle w:val="Heading2"/>
        <w:rPr>
          <w:rFonts w:ascii="Cambria" w:eastAsiaTheme="minorHAnsi" w:hAnsi="Cambria"/>
        </w:rPr>
      </w:pPr>
      <w:bookmarkStart w:id="363" w:name="_Toc371586524"/>
      <w:r w:rsidRPr="00A17A95">
        <w:rPr>
          <w:rFonts w:ascii="Cambria" w:eastAsiaTheme="minorHAnsi" w:hAnsi="Cambria"/>
        </w:rPr>
        <w:t>Loans</w:t>
      </w:r>
      <w:bookmarkEnd w:id="363"/>
    </w:p>
    <w:p w:rsidR="000412C9" w:rsidRPr="00A17A95" w:rsidRDefault="000412C9" w:rsidP="00092462">
      <w:pPr>
        <w:autoSpaceDE w:val="0"/>
        <w:autoSpaceDN w:val="0"/>
        <w:adjustRightInd w:val="0"/>
        <w:spacing w:line="360" w:lineRule="auto"/>
        <w:rPr>
          <w:rFonts w:ascii="Cambria" w:eastAsiaTheme="minorHAnsi" w:hAnsi="Cambria" w:cs="ArialMT"/>
        </w:rPr>
      </w:pPr>
      <w:r w:rsidRPr="00A17A95">
        <w:rPr>
          <w:rFonts w:ascii="Cambria" w:eastAsiaTheme="minorHAnsi" w:hAnsi="Cambria" w:cs="ArialMT"/>
        </w:rPr>
        <w:t xml:space="preserve">Express Life’s earlier ‘Multi-purpose Plan’ allowed for up to 80% of </w:t>
      </w:r>
      <w:r w:rsidR="00126EDA" w:rsidRPr="00A17A95">
        <w:rPr>
          <w:rFonts w:ascii="Cambria" w:eastAsiaTheme="minorHAnsi" w:hAnsi="Cambria" w:cs="ArialMT"/>
        </w:rPr>
        <w:t>cash value</w:t>
      </w:r>
      <w:r w:rsidRPr="00A17A95">
        <w:rPr>
          <w:rFonts w:ascii="Cambria" w:eastAsiaTheme="minorHAnsi" w:hAnsi="Cambria" w:cs="ArialMT"/>
        </w:rPr>
        <w:t xml:space="preserve"> if the policy has beenin-force for more than 1 year</w:t>
      </w:r>
      <w:r w:rsidR="007D038E">
        <w:rPr>
          <w:rFonts w:ascii="Cambria" w:eastAsiaTheme="minorHAnsi" w:hAnsi="Cambria" w:cs="ArialMT"/>
        </w:rPr>
        <w:t xml:space="preserve"> based on the policy effective date</w:t>
      </w:r>
      <w:r w:rsidRPr="00A17A95">
        <w:rPr>
          <w:rFonts w:ascii="Cambria" w:eastAsiaTheme="minorHAnsi" w:hAnsi="Cambria" w:cs="ArialMT"/>
        </w:rPr>
        <w:t>. In this request, the following documents would be required to be submitted</w:t>
      </w:r>
    </w:p>
    <w:p w:rsidR="000412C9" w:rsidRPr="00A17A95" w:rsidRDefault="005240B1" w:rsidP="00E259CB">
      <w:pPr>
        <w:pStyle w:val="ListParagraph"/>
        <w:numPr>
          <w:ilvl w:val="0"/>
          <w:numId w:val="25"/>
        </w:numPr>
        <w:autoSpaceDE w:val="0"/>
        <w:autoSpaceDN w:val="0"/>
        <w:adjustRightInd w:val="0"/>
        <w:spacing w:after="0"/>
        <w:rPr>
          <w:rFonts w:ascii="Cambria" w:eastAsiaTheme="minorHAnsi" w:hAnsi="Cambria" w:cs="ArialMT"/>
          <w:sz w:val="24"/>
          <w:szCs w:val="24"/>
        </w:rPr>
      </w:pPr>
      <w:r>
        <w:rPr>
          <w:rFonts w:ascii="Cambria" w:eastAsiaTheme="minorHAnsi" w:hAnsi="Cambria" w:cs="ArialMT"/>
          <w:sz w:val="24"/>
          <w:szCs w:val="24"/>
        </w:rPr>
        <w:t xml:space="preserve">Signed </w:t>
      </w:r>
      <w:r w:rsidR="000412C9" w:rsidRPr="00A17A95">
        <w:rPr>
          <w:rFonts w:ascii="Cambria" w:eastAsiaTheme="minorHAnsi" w:hAnsi="Cambria" w:cs="ArialMT"/>
          <w:sz w:val="24"/>
          <w:szCs w:val="24"/>
        </w:rPr>
        <w:t>Request form</w:t>
      </w:r>
    </w:p>
    <w:p w:rsidR="000412C9" w:rsidRPr="00A17A95" w:rsidRDefault="000412C9" w:rsidP="00E259CB">
      <w:pPr>
        <w:pStyle w:val="ListParagraph"/>
        <w:numPr>
          <w:ilvl w:val="0"/>
          <w:numId w:val="25"/>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Policy document</w:t>
      </w:r>
    </w:p>
    <w:p w:rsidR="000412C9" w:rsidRPr="00A17A95" w:rsidRDefault="000412C9" w:rsidP="00E259CB">
      <w:pPr>
        <w:pStyle w:val="ListParagraph"/>
        <w:numPr>
          <w:ilvl w:val="0"/>
          <w:numId w:val="25"/>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Pay-slips</w:t>
      </w:r>
    </w:p>
    <w:p w:rsidR="000412C9" w:rsidRPr="00A17A95" w:rsidRDefault="000412C9" w:rsidP="00092462">
      <w:pPr>
        <w:autoSpaceDE w:val="0"/>
        <w:autoSpaceDN w:val="0"/>
        <w:adjustRightInd w:val="0"/>
        <w:spacing w:line="360" w:lineRule="auto"/>
        <w:rPr>
          <w:rFonts w:ascii="Cambria" w:eastAsiaTheme="minorHAnsi" w:hAnsi="Cambria" w:cs="ArialMT"/>
        </w:rPr>
      </w:pPr>
      <w:r w:rsidRPr="00A17A95">
        <w:rPr>
          <w:rFonts w:ascii="Cambria" w:eastAsiaTheme="minorHAnsi" w:hAnsi="Cambria" w:cs="ArialMT"/>
        </w:rPr>
        <w:t>The CS Ops representative will check if the policy has been in-force for more than one year and whether there are any additional deductions showing in the pay-slips. In case net ‘take-home’ salary is &lt;= 50% of gross salary, the representative would need to speak to the customer and checking on the ability to paythe loan before approving the loan. In case this is not the case, the loan can be approved.</w:t>
      </w:r>
      <w:r w:rsidR="00012285" w:rsidRPr="00A17A95">
        <w:rPr>
          <w:rFonts w:ascii="Cambria" w:eastAsiaTheme="minorHAnsi" w:hAnsi="Cambria" w:cs="ArialMT"/>
        </w:rPr>
        <w:t xml:space="preserve">  The loan recovery is based on outstanding period where interest is calculated using </w:t>
      </w:r>
      <w:r w:rsidR="00285CDA">
        <w:rPr>
          <w:rFonts w:ascii="Cambria" w:eastAsiaTheme="minorHAnsi" w:hAnsi="Cambria" w:cs="ArialMT"/>
        </w:rPr>
        <w:t>Amortizationwhen the loan is given. D</w:t>
      </w:r>
      <w:r w:rsidR="00012285" w:rsidRPr="00A17A95">
        <w:rPr>
          <w:rFonts w:ascii="Cambria" w:eastAsiaTheme="minorHAnsi" w:hAnsi="Cambria" w:cs="ArialMT"/>
        </w:rPr>
        <w:t>eductions made for the period specified by the client but subject to a maximum repayment period of one year.</w:t>
      </w:r>
    </w:p>
    <w:p w:rsidR="00126EDA" w:rsidRPr="00A17A95" w:rsidRDefault="00126EDA" w:rsidP="00092462">
      <w:pPr>
        <w:autoSpaceDE w:val="0"/>
        <w:autoSpaceDN w:val="0"/>
        <w:adjustRightInd w:val="0"/>
        <w:spacing w:line="360" w:lineRule="auto"/>
        <w:rPr>
          <w:rFonts w:ascii="Cambria" w:eastAsiaTheme="minorHAnsi" w:hAnsi="Cambria" w:cs="ArialMT"/>
        </w:rPr>
      </w:pPr>
      <w:r w:rsidRPr="00A17A95">
        <w:rPr>
          <w:rFonts w:ascii="Cambria" w:eastAsiaTheme="minorHAnsi" w:hAnsi="Cambria" w:cs="ArialMT"/>
        </w:rPr>
        <w:t>The loan</w:t>
      </w:r>
      <w:r w:rsidR="00012285" w:rsidRPr="00A17A95">
        <w:rPr>
          <w:rFonts w:ascii="Cambria" w:eastAsiaTheme="minorHAnsi" w:hAnsi="Cambria" w:cs="ArialMT"/>
        </w:rPr>
        <w:t xml:space="preserve"> + Loan Interest</w:t>
      </w:r>
      <w:r w:rsidR="005703B3">
        <w:rPr>
          <w:rFonts w:ascii="Cambria" w:eastAsiaTheme="minorHAnsi" w:hAnsi="Cambria" w:cs="ArialMT"/>
        </w:rPr>
        <w:t xml:space="preserve">payment </w:t>
      </w:r>
      <w:r w:rsidRPr="00A17A95">
        <w:rPr>
          <w:rFonts w:ascii="Cambria" w:eastAsiaTheme="minorHAnsi" w:hAnsi="Cambria" w:cs="ArialMT"/>
        </w:rPr>
        <w:t>is</w:t>
      </w:r>
      <w:r w:rsidR="005703B3">
        <w:rPr>
          <w:rFonts w:ascii="Cambria" w:eastAsiaTheme="minorHAnsi" w:hAnsi="Cambria" w:cs="ArialMT"/>
        </w:rPr>
        <w:t xml:space="preserve"> supposed to be</w:t>
      </w:r>
      <w:r w:rsidRPr="00A17A95">
        <w:rPr>
          <w:rFonts w:ascii="Cambria" w:eastAsiaTheme="minorHAnsi" w:hAnsi="Cambria" w:cs="ArialMT"/>
        </w:rPr>
        <w:t xml:space="preserve"> done </w:t>
      </w:r>
      <w:r w:rsidR="005703B3">
        <w:rPr>
          <w:rFonts w:ascii="Cambria" w:eastAsiaTheme="minorHAnsi" w:hAnsi="Cambria" w:cs="ArialMT"/>
        </w:rPr>
        <w:t xml:space="preserve">monthly </w:t>
      </w:r>
      <w:r w:rsidRPr="00A17A95">
        <w:rPr>
          <w:rFonts w:ascii="Cambria" w:eastAsiaTheme="minorHAnsi" w:hAnsi="Cambria" w:cs="ArialMT"/>
        </w:rPr>
        <w:t>failure to which</w:t>
      </w:r>
      <w:r w:rsidR="005703B3">
        <w:rPr>
          <w:rFonts w:ascii="Cambria" w:eastAsiaTheme="minorHAnsi" w:hAnsi="Cambria" w:cs="ArialMT"/>
        </w:rPr>
        <w:t xml:space="preserve"> the system shouldrecover from the fund value on a monthly basis. Ensure that</w:t>
      </w:r>
      <w:r w:rsidRPr="00A17A95">
        <w:rPr>
          <w:rFonts w:ascii="Cambria" w:eastAsiaTheme="minorHAnsi" w:hAnsi="Cambria" w:cs="ArialMT"/>
        </w:rPr>
        <w:t xml:space="preserve"> if the cash value is less than the loan then the policy is Final lapsed</w:t>
      </w:r>
    </w:p>
    <w:p w:rsidR="000412C9" w:rsidRPr="00A17A95" w:rsidRDefault="000412C9" w:rsidP="000412C9">
      <w:pPr>
        <w:pStyle w:val="Heading3"/>
        <w:rPr>
          <w:rFonts w:ascii="Cambria" w:eastAsiaTheme="minorHAnsi" w:hAnsi="Cambria"/>
        </w:rPr>
      </w:pPr>
      <w:bookmarkStart w:id="364" w:name="_Toc371586525"/>
      <w:r w:rsidRPr="00A17A95">
        <w:rPr>
          <w:rFonts w:ascii="Cambria" w:eastAsiaTheme="minorHAnsi" w:hAnsi="Cambria"/>
        </w:rPr>
        <w:lastRenderedPageBreak/>
        <w:t>Input</w:t>
      </w:r>
      <w:bookmarkEnd w:id="364"/>
    </w:p>
    <w:p w:rsidR="000412C9" w:rsidRPr="00A17A95" w:rsidRDefault="004359CE" w:rsidP="00E259CB">
      <w:pPr>
        <w:pStyle w:val="ListParagraph"/>
        <w:numPr>
          <w:ilvl w:val="0"/>
          <w:numId w:val="25"/>
        </w:numPr>
        <w:autoSpaceDE w:val="0"/>
        <w:autoSpaceDN w:val="0"/>
        <w:adjustRightInd w:val="0"/>
        <w:spacing w:after="0"/>
        <w:rPr>
          <w:rFonts w:ascii="Cambria" w:eastAsiaTheme="minorHAnsi" w:hAnsi="Cambria" w:cs="ArialMT"/>
          <w:sz w:val="24"/>
          <w:szCs w:val="24"/>
        </w:rPr>
      </w:pPr>
      <w:r>
        <w:rPr>
          <w:rFonts w:ascii="Cambria" w:eastAsiaTheme="minorHAnsi" w:hAnsi="Cambria" w:cs="ArialMT"/>
          <w:sz w:val="24"/>
          <w:szCs w:val="24"/>
        </w:rPr>
        <w:t xml:space="preserve">Signed </w:t>
      </w:r>
      <w:r w:rsidR="000412C9" w:rsidRPr="00A17A95">
        <w:rPr>
          <w:rFonts w:ascii="Cambria" w:eastAsiaTheme="minorHAnsi" w:hAnsi="Cambria" w:cs="ArialMT"/>
          <w:sz w:val="24"/>
          <w:szCs w:val="24"/>
        </w:rPr>
        <w:t>Request form</w:t>
      </w:r>
    </w:p>
    <w:p w:rsidR="000412C9" w:rsidRPr="00A17A95" w:rsidRDefault="000412C9" w:rsidP="00E259CB">
      <w:pPr>
        <w:pStyle w:val="ListParagraph"/>
        <w:numPr>
          <w:ilvl w:val="0"/>
          <w:numId w:val="25"/>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Policy document</w:t>
      </w:r>
    </w:p>
    <w:p w:rsidR="000412C9" w:rsidRPr="00A17A95" w:rsidRDefault="000412C9" w:rsidP="00E259CB">
      <w:pPr>
        <w:pStyle w:val="ListParagraph"/>
        <w:numPr>
          <w:ilvl w:val="0"/>
          <w:numId w:val="25"/>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Pay-slips</w:t>
      </w:r>
    </w:p>
    <w:p w:rsidR="000412C9" w:rsidRPr="00A17A95" w:rsidRDefault="000412C9" w:rsidP="000412C9">
      <w:pPr>
        <w:pStyle w:val="Heading3"/>
        <w:rPr>
          <w:rFonts w:ascii="Cambria" w:eastAsiaTheme="minorHAnsi" w:hAnsi="Cambria"/>
        </w:rPr>
      </w:pPr>
      <w:bookmarkStart w:id="365" w:name="_Toc371586526"/>
      <w:r w:rsidRPr="00A17A95">
        <w:rPr>
          <w:rFonts w:ascii="Cambria" w:eastAsiaTheme="minorHAnsi" w:hAnsi="Cambria"/>
        </w:rPr>
        <w:t>Process</w:t>
      </w:r>
      <w:bookmarkEnd w:id="365"/>
    </w:p>
    <w:p w:rsidR="000412C9" w:rsidRPr="00A17A95" w:rsidRDefault="000412C9" w:rsidP="00E259CB">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Rece</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ve a</w:t>
      </w:r>
      <w:r w:rsidRPr="00A17A95">
        <w:rPr>
          <w:rFonts w:ascii="Cambria" w:eastAsiaTheme="minorHAnsi" w:hAnsi="Cambria" w:cs="HelveticaLTMM_1_800"/>
          <w:sz w:val="24"/>
          <w:szCs w:val="24"/>
        </w:rPr>
        <w:t xml:space="preserve">ll </w:t>
      </w:r>
      <w:r w:rsidRPr="00A17A95">
        <w:rPr>
          <w:rFonts w:ascii="Cambria" w:eastAsiaTheme="minorHAnsi" w:hAnsi="Cambria" w:cs="HelveticaLTMM_1_1000"/>
          <w:sz w:val="24"/>
          <w:szCs w:val="24"/>
        </w:rPr>
        <w:t>requ</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red documents from the customer</w:t>
      </w:r>
    </w:p>
    <w:p w:rsidR="000412C9" w:rsidRPr="00A17A95" w:rsidRDefault="000412C9" w:rsidP="00E259CB">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 xml:space="preserve">Check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f po</w:t>
      </w:r>
      <w:r w:rsidRPr="00A17A95">
        <w:rPr>
          <w:rFonts w:ascii="Cambria" w:eastAsiaTheme="minorHAnsi" w:hAnsi="Cambria" w:cs="HelveticaLTMM_1_800"/>
          <w:sz w:val="24"/>
          <w:szCs w:val="24"/>
        </w:rPr>
        <w:t>li</w:t>
      </w:r>
      <w:r w:rsidRPr="00A17A95">
        <w:rPr>
          <w:rFonts w:ascii="Cambria" w:eastAsiaTheme="minorHAnsi" w:hAnsi="Cambria" w:cs="HelveticaLTMM_1_1000"/>
          <w:sz w:val="24"/>
          <w:szCs w:val="24"/>
        </w:rPr>
        <w:t xml:space="preserve">cy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 xml:space="preserve">s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w:t>
      </w:r>
      <w:r w:rsidRPr="00A17A95">
        <w:rPr>
          <w:rFonts w:ascii="Cambria" w:eastAsiaTheme="minorHAnsi" w:hAnsi="Cambria" w:cs="HelveticaLTMM_1_933"/>
          <w:sz w:val="24"/>
          <w:szCs w:val="24"/>
        </w:rPr>
        <w:t>-</w:t>
      </w:r>
      <w:r w:rsidRPr="00A17A95">
        <w:rPr>
          <w:rFonts w:ascii="Cambria" w:eastAsiaTheme="minorHAnsi" w:hAnsi="Cambria" w:cs="HelveticaLTMM_1_1000"/>
          <w:sz w:val="24"/>
          <w:szCs w:val="24"/>
        </w:rPr>
        <w:t>force</w:t>
      </w:r>
    </w:p>
    <w:p w:rsidR="000412C9" w:rsidRPr="00A17A95" w:rsidRDefault="000412C9" w:rsidP="00E259CB">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 xml:space="preserve">Check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f po</w:t>
      </w:r>
      <w:r w:rsidRPr="00A17A95">
        <w:rPr>
          <w:rFonts w:ascii="Cambria" w:eastAsiaTheme="minorHAnsi" w:hAnsi="Cambria" w:cs="HelveticaLTMM_1_800"/>
          <w:sz w:val="24"/>
          <w:szCs w:val="24"/>
        </w:rPr>
        <w:t>li</w:t>
      </w:r>
      <w:r w:rsidRPr="00A17A95">
        <w:rPr>
          <w:rFonts w:ascii="Cambria" w:eastAsiaTheme="minorHAnsi" w:hAnsi="Cambria" w:cs="HelveticaLTMM_1_1000"/>
          <w:sz w:val="24"/>
          <w:szCs w:val="24"/>
        </w:rPr>
        <w:t>cy a</w:t>
      </w:r>
      <w:r w:rsidRPr="00A17A95">
        <w:rPr>
          <w:rFonts w:ascii="Cambria" w:eastAsiaTheme="minorHAnsi" w:hAnsi="Cambria" w:cs="HelveticaLTMM_1_800"/>
          <w:sz w:val="24"/>
          <w:szCs w:val="24"/>
        </w:rPr>
        <w:t>ll</w:t>
      </w:r>
      <w:r w:rsidRPr="00A17A95">
        <w:rPr>
          <w:rFonts w:ascii="Cambria" w:eastAsiaTheme="minorHAnsi" w:hAnsi="Cambria" w:cs="HelveticaLTMM_1_1000"/>
          <w:sz w:val="24"/>
          <w:szCs w:val="24"/>
        </w:rPr>
        <w:t xml:space="preserve">ows for </w:t>
      </w:r>
      <w:r w:rsidRPr="00A17A95">
        <w:rPr>
          <w:rFonts w:ascii="Cambria" w:eastAsiaTheme="minorHAnsi" w:hAnsi="Cambria" w:cs="HelveticaLTMM_1_800"/>
          <w:sz w:val="24"/>
          <w:szCs w:val="24"/>
        </w:rPr>
        <w:t>l</w:t>
      </w:r>
      <w:r w:rsidRPr="00A17A95">
        <w:rPr>
          <w:rFonts w:ascii="Cambria" w:eastAsiaTheme="minorHAnsi" w:hAnsi="Cambria" w:cs="HelveticaLTMM_1_1000"/>
          <w:sz w:val="24"/>
          <w:szCs w:val="24"/>
        </w:rPr>
        <w:t>oans [by def</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on and by terms and cond</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ons]</w:t>
      </w:r>
    </w:p>
    <w:p w:rsidR="000412C9" w:rsidRPr="00A17A95" w:rsidRDefault="006C695F" w:rsidP="00E259CB">
      <w:pPr>
        <w:pStyle w:val="ListParagraph"/>
        <w:numPr>
          <w:ilvl w:val="0"/>
          <w:numId w:val="26"/>
        </w:numPr>
        <w:autoSpaceDE w:val="0"/>
        <w:autoSpaceDN w:val="0"/>
        <w:adjustRightInd w:val="0"/>
        <w:spacing w:after="0"/>
        <w:rPr>
          <w:rFonts w:ascii="Cambria" w:eastAsiaTheme="minorHAnsi" w:hAnsi="Cambria" w:cs="HelveticaLTMM_1_1000"/>
          <w:sz w:val="24"/>
          <w:szCs w:val="24"/>
        </w:rPr>
      </w:pPr>
      <w:r>
        <w:rPr>
          <w:rFonts w:ascii="Cambria" w:eastAsiaTheme="minorHAnsi" w:hAnsi="Cambria" w:cs="HelveticaLTMM_1_1000"/>
          <w:sz w:val="24"/>
          <w:szCs w:val="24"/>
        </w:rPr>
        <w:t>Capture</w:t>
      </w:r>
      <w:r w:rsidR="000412C9" w:rsidRPr="00A17A95">
        <w:rPr>
          <w:rFonts w:ascii="Cambria" w:eastAsiaTheme="minorHAnsi" w:hAnsi="Cambria" w:cs="HelveticaLTMM_1_1000"/>
          <w:sz w:val="24"/>
          <w:szCs w:val="24"/>
        </w:rPr>
        <w:t xml:space="preserve"> the request </w:t>
      </w:r>
      <w:r w:rsidR="000412C9" w:rsidRPr="00A17A95">
        <w:rPr>
          <w:rFonts w:ascii="Cambria" w:eastAsiaTheme="minorHAnsi" w:hAnsi="Cambria" w:cs="HelveticaLTMM_1_800"/>
          <w:sz w:val="24"/>
          <w:szCs w:val="24"/>
        </w:rPr>
        <w:t>i</w:t>
      </w:r>
      <w:r w:rsidR="000412C9" w:rsidRPr="00A17A95">
        <w:rPr>
          <w:rFonts w:ascii="Cambria" w:eastAsiaTheme="minorHAnsi" w:hAnsi="Cambria" w:cs="HelveticaLTMM_1_1000"/>
          <w:sz w:val="24"/>
          <w:szCs w:val="24"/>
        </w:rPr>
        <w:t xml:space="preserve">n PAS and generate </w:t>
      </w:r>
      <w:r w:rsidR="004C738A">
        <w:rPr>
          <w:rFonts w:ascii="Cambria" w:eastAsiaTheme="minorHAnsi" w:hAnsi="Cambria" w:cs="HelveticaLTMM_1_1000"/>
          <w:sz w:val="24"/>
          <w:szCs w:val="24"/>
        </w:rPr>
        <w:t>Loan</w:t>
      </w:r>
      <w:r w:rsidR="000412C9" w:rsidRPr="00A17A95">
        <w:rPr>
          <w:rFonts w:ascii="Cambria" w:eastAsiaTheme="minorHAnsi" w:hAnsi="Cambria" w:cs="HelveticaLTMM_1_800"/>
          <w:sz w:val="24"/>
          <w:szCs w:val="24"/>
        </w:rPr>
        <w:t>i</w:t>
      </w:r>
      <w:r w:rsidR="000412C9" w:rsidRPr="00A17A95">
        <w:rPr>
          <w:rFonts w:ascii="Cambria" w:eastAsiaTheme="minorHAnsi" w:hAnsi="Cambria" w:cs="HelveticaLTMM_1_1000"/>
          <w:sz w:val="24"/>
          <w:szCs w:val="24"/>
        </w:rPr>
        <w:t>d</w:t>
      </w:r>
    </w:p>
    <w:p w:rsidR="000412C9" w:rsidRPr="00A17A95" w:rsidRDefault="000412C9" w:rsidP="00E259CB">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Check pay</w:t>
      </w:r>
      <w:r w:rsidRPr="00A17A95">
        <w:rPr>
          <w:rFonts w:ascii="Cambria" w:eastAsiaTheme="minorHAnsi" w:hAnsi="Cambria" w:cs="HelveticaLTMM_1_933"/>
          <w:sz w:val="24"/>
          <w:szCs w:val="24"/>
        </w:rPr>
        <w:t>-</w:t>
      </w:r>
      <w:r w:rsidRPr="00A17A95">
        <w:rPr>
          <w:rFonts w:ascii="Cambria" w:eastAsiaTheme="minorHAnsi" w:hAnsi="Cambria" w:cs="HelveticaLTMM_1_1000"/>
          <w:sz w:val="24"/>
          <w:szCs w:val="24"/>
        </w:rPr>
        <w:t>s</w:t>
      </w:r>
      <w:r w:rsidRPr="00A17A95">
        <w:rPr>
          <w:rFonts w:ascii="Cambria" w:eastAsiaTheme="minorHAnsi" w:hAnsi="Cambria" w:cs="HelveticaLTMM_1_800"/>
          <w:sz w:val="24"/>
          <w:szCs w:val="24"/>
        </w:rPr>
        <w:t>li</w:t>
      </w:r>
      <w:r w:rsidRPr="00A17A95">
        <w:rPr>
          <w:rFonts w:ascii="Cambria" w:eastAsiaTheme="minorHAnsi" w:hAnsi="Cambria" w:cs="HelveticaLTMM_1_1000"/>
          <w:sz w:val="24"/>
          <w:szCs w:val="24"/>
        </w:rPr>
        <w:t xml:space="preserve">ps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f net month</w:t>
      </w:r>
      <w:r w:rsidRPr="00A17A95">
        <w:rPr>
          <w:rFonts w:ascii="Cambria" w:eastAsiaTheme="minorHAnsi" w:hAnsi="Cambria" w:cs="HelveticaLTMM_1_800"/>
          <w:sz w:val="24"/>
          <w:szCs w:val="24"/>
        </w:rPr>
        <w:t>l</w:t>
      </w:r>
      <w:r w:rsidRPr="00A17A95">
        <w:rPr>
          <w:rFonts w:ascii="Cambria" w:eastAsiaTheme="minorHAnsi" w:hAnsi="Cambria" w:cs="HelveticaLTMM_1_1000"/>
          <w:sz w:val="24"/>
          <w:szCs w:val="24"/>
        </w:rPr>
        <w:t>y sa</w:t>
      </w:r>
      <w:r w:rsidRPr="00A17A95">
        <w:rPr>
          <w:rFonts w:ascii="Cambria" w:eastAsiaTheme="minorHAnsi" w:hAnsi="Cambria" w:cs="HelveticaLTMM_1_800"/>
          <w:sz w:val="24"/>
          <w:szCs w:val="24"/>
        </w:rPr>
        <w:t>l</w:t>
      </w:r>
      <w:r w:rsidRPr="00A17A95">
        <w:rPr>
          <w:rFonts w:ascii="Cambria" w:eastAsiaTheme="minorHAnsi" w:hAnsi="Cambria" w:cs="HelveticaLTMM_1_1000"/>
          <w:sz w:val="24"/>
          <w:szCs w:val="24"/>
        </w:rPr>
        <w:t>ary &lt; 50</w:t>
      </w:r>
      <w:r w:rsidRPr="00A17A95">
        <w:rPr>
          <w:rFonts w:ascii="Cambria" w:eastAsiaTheme="minorHAnsi" w:hAnsi="Cambria" w:cs="HelveticaLTMM_1_334"/>
          <w:sz w:val="24"/>
          <w:szCs w:val="24"/>
        </w:rPr>
        <w:t xml:space="preserve">% </w:t>
      </w:r>
      <w:r w:rsidRPr="00A17A95">
        <w:rPr>
          <w:rFonts w:ascii="Cambria" w:eastAsiaTheme="minorHAnsi" w:hAnsi="Cambria" w:cs="HelveticaLTMM_1_1000"/>
          <w:sz w:val="24"/>
          <w:szCs w:val="24"/>
        </w:rPr>
        <w:t>of gross due to other deduct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ons</w:t>
      </w:r>
    </w:p>
    <w:p w:rsidR="000412C9" w:rsidRPr="00A17A95" w:rsidRDefault="000412C9" w:rsidP="00E259CB">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f net month</w:t>
      </w:r>
      <w:r w:rsidRPr="00A17A95">
        <w:rPr>
          <w:rFonts w:ascii="Cambria" w:eastAsiaTheme="minorHAnsi" w:hAnsi="Cambria" w:cs="HelveticaLTMM_1_800"/>
          <w:sz w:val="24"/>
          <w:szCs w:val="24"/>
        </w:rPr>
        <w:t>l</w:t>
      </w:r>
      <w:r w:rsidRPr="00A17A95">
        <w:rPr>
          <w:rFonts w:ascii="Cambria" w:eastAsiaTheme="minorHAnsi" w:hAnsi="Cambria" w:cs="HelveticaLTMM_1_1000"/>
          <w:sz w:val="24"/>
          <w:szCs w:val="24"/>
        </w:rPr>
        <w:t>y &gt; 50</w:t>
      </w:r>
      <w:r w:rsidRPr="00A17A95">
        <w:rPr>
          <w:rFonts w:ascii="Cambria" w:eastAsiaTheme="minorHAnsi" w:hAnsi="Cambria" w:cs="HelveticaLTMM_1_334"/>
          <w:sz w:val="24"/>
          <w:szCs w:val="24"/>
        </w:rPr>
        <w:t xml:space="preserve">% </w:t>
      </w:r>
      <w:r w:rsidRPr="00A17A95">
        <w:rPr>
          <w:rFonts w:ascii="Cambria" w:eastAsiaTheme="minorHAnsi" w:hAnsi="Cambria" w:cs="HelveticaLTMM_1_1000"/>
          <w:sz w:val="24"/>
          <w:szCs w:val="24"/>
        </w:rPr>
        <w:t xml:space="preserve">of gross] </w:t>
      </w:r>
      <w:r w:rsidRPr="00A17A95">
        <w:rPr>
          <w:rFonts w:ascii="Cambria" w:eastAsiaTheme="minorHAnsi" w:hAnsi="Cambria" w:cs="HelveticaLTMM_1_933"/>
          <w:sz w:val="24"/>
          <w:szCs w:val="24"/>
        </w:rPr>
        <w:t>I</w:t>
      </w:r>
      <w:r w:rsidRPr="00A17A95">
        <w:rPr>
          <w:rFonts w:ascii="Cambria" w:eastAsiaTheme="minorHAnsi" w:hAnsi="Cambria" w:cs="HelveticaLTMM_1_1000"/>
          <w:sz w:val="24"/>
          <w:szCs w:val="24"/>
        </w:rPr>
        <w:t xml:space="preserve">ssue cheque / </w:t>
      </w:r>
      <w:r w:rsidR="004802F6">
        <w:rPr>
          <w:rFonts w:ascii="Cambria" w:eastAsiaTheme="minorHAnsi" w:hAnsi="Cambria" w:cs="HelveticaLTMM_1_1000"/>
          <w:sz w:val="24"/>
          <w:szCs w:val="24"/>
        </w:rPr>
        <w:t>Credit</w:t>
      </w:r>
      <w:r w:rsidRPr="00A17A95">
        <w:rPr>
          <w:rFonts w:ascii="Cambria" w:eastAsiaTheme="minorHAnsi" w:hAnsi="Cambria" w:cs="HelveticaLTMM_1_1000"/>
          <w:sz w:val="24"/>
          <w:szCs w:val="24"/>
        </w:rPr>
        <w:t xml:space="preserve"> to account</w:t>
      </w:r>
    </w:p>
    <w:p w:rsidR="000412C9" w:rsidRPr="00A17A95" w:rsidRDefault="000412C9" w:rsidP="00E259CB">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 xml:space="preserve">Branch manager checks </w:t>
      </w:r>
      <w:r w:rsidRPr="00A17A95">
        <w:rPr>
          <w:rFonts w:ascii="Cambria" w:eastAsiaTheme="minorHAnsi" w:hAnsi="Cambria" w:cs="HelveticaLTMM_1_800"/>
          <w:sz w:val="24"/>
          <w:szCs w:val="24"/>
        </w:rPr>
        <w:t>l</w:t>
      </w:r>
      <w:r w:rsidRPr="00A17A95">
        <w:rPr>
          <w:rFonts w:ascii="Cambria" w:eastAsiaTheme="minorHAnsi" w:hAnsi="Cambria" w:cs="HelveticaLTMM_1_1000"/>
          <w:sz w:val="24"/>
          <w:szCs w:val="24"/>
        </w:rPr>
        <w:t>oan amount and may ca</w:t>
      </w:r>
      <w:r w:rsidRPr="00A17A95">
        <w:rPr>
          <w:rFonts w:ascii="Cambria" w:eastAsiaTheme="minorHAnsi" w:hAnsi="Cambria" w:cs="HelveticaLTMM_1_800"/>
          <w:sz w:val="24"/>
          <w:szCs w:val="24"/>
        </w:rPr>
        <w:t xml:space="preserve">ll </w:t>
      </w:r>
      <w:r w:rsidRPr="00A17A95">
        <w:rPr>
          <w:rFonts w:ascii="Cambria" w:eastAsiaTheme="minorHAnsi" w:hAnsi="Cambria" w:cs="HelveticaLTMM_1_1000"/>
          <w:sz w:val="24"/>
          <w:szCs w:val="24"/>
        </w:rPr>
        <w:t>customer to ver</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fy ab</w:t>
      </w:r>
      <w:r w:rsidRPr="00A17A95">
        <w:rPr>
          <w:rFonts w:ascii="Cambria" w:eastAsiaTheme="minorHAnsi" w:hAnsi="Cambria" w:cs="HelveticaLTMM_1_800"/>
          <w:sz w:val="24"/>
          <w:szCs w:val="24"/>
        </w:rPr>
        <w:t>ili</w:t>
      </w:r>
      <w:r w:rsidRPr="00A17A95">
        <w:rPr>
          <w:rFonts w:ascii="Cambria" w:eastAsiaTheme="minorHAnsi" w:hAnsi="Cambria" w:cs="HelveticaLTMM_1_1000"/>
          <w:sz w:val="24"/>
          <w:szCs w:val="24"/>
        </w:rPr>
        <w:t xml:space="preserve">ty to repay </w:t>
      </w:r>
      <w:r w:rsidRPr="00A17A95">
        <w:rPr>
          <w:rFonts w:ascii="Cambria" w:eastAsiaTheme="minorHAnsi" w:hAnsi="Cambria" w:cs="HelveticaLTMM_1_800"/>
          <w:sz w:val="24"/>
          <w:szCs w:val="24"/>
        </w:rPr>
        <w:t>l</w:t>
      </w:r>
      <w:r w:rsidRPr="00A17A95">
        <w:rPr>
          <w:rFonts w:ascii="Cambria" w:eastAsiaTheme="minorHAnsi" w:hAnsi="Cambria" w:cs="HelveticaLTMM_1_1000"/>
          <w:sz w:val="24"/>
          <w:szCs w:val="24"/>
        </w:rPr>
        <w:t>oan</w:t>
      </w:r>
    </w:p>
    <w:p w:rsidR="006C695F" w:rsidRPr="00A17A95" w:rsidRDefault="006C695F" w:rsidP="006C695F">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 xml:space="preserve">Scan the request form and update status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 PAS</w:t>
      </w:r>
    </w:p>
    <w:p w:rsidR="000412C9" w:rsidRPr="00A17A95" w:rsidRDefault="000412C9" w:rsidP="006C695F">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 xml:space="preserve">f BM approves ] </w:t>
      </w:r>
      <w:r w:rsidRPr="00A17A95">
        <w:rPr>
          <w:rFonts w:ascii="Cambria" w:eastAsiaTheme="minorHAnsi" w:hAnsi="Cambria" w:cs="HelveticaLTMM_1_933"/>
          <w:sz w:val="24"/>
          <w:szCs w:val="24"/>
        </w:rPr>
        <w:t>I</w:t>
      </w:r>
      <w:r w:rsidRPr="00A17A95">
        <w:rPr>
          <w:rFonts w:ascii="Cambria" w:eastAsiaTheme="minorHAnsi" w:hAnsi="Cambria" w:cs="HelveticaLTMM_1_1000"/>
          <w:sz w:val="24"/>
          <w:szCs w:val="24"/>
        </w:rPr>
        <w:t xml:space="preserve">ssue cheque to customer / </w:t>
      </w:r>
      <w:r w:rsidR="004359CE">
        <w:rPr>
          <w:rFonts w:ascii="Cambria" w:eastAsiaTheme="minorHAnsi" w:hAnsi="Cambria" w:cs="HelveticaLTMM_1_1000"/>
          <w:sz w:val="24"/>
          <w:szCs w:val="24"/>
        </w:rPr>
        <w:t>Credit</w:t>
      </w:r>
      <w:r w:rsidRPr="00A17A95">
        <w:rPr>
          <w:rFonts w:ascii="Cambria" w:eastAsiaTheme="minorHAnsi" w:hAnsi="Cambria" w:cs="HelveticaLTMM_1_1000"/>
          <w:sz w:val="24"/>
          <w:szCs w:val="24"/>
        </w:rPr>
        <w:t xml:space="preserve"> to account</w:t>
      </w:r>
    </w:p>
    <w:p w:rsidR="000412C9" w:rsidRPr="00A17A95" w:rsidRDefault="000412C9" w:rsidP="00E259CB">
      <w:pPr>
        <w:pStyle w:val="ListParagraph"/>
        <w:numPr>
          <w:ilvl w:val="0"/>
          <w:numId w:val="26"/>
        </w:numPr>
        <w:autoSpaceDE w:val="0"/>
        <w:autoSpaceDN w:val="0"/>
        <w:adjustRightInd w:val="0"/>
        <w:spacing w:after="0"/>
        <w:rPr>
          <w:rFonts w:ascii="Cambria" w:eastAsiaTheme="minorHAnsi" w:hAnsi="Cambria"/>
          <w:sz w:val="24"/>
          <w:szCs w:val="24"/>
        </w:rPr>
      </w:pPr>
      <w:r w:rsidRPr="00A17A95">
        <w:rPr>
          <w:rFonts w:ascii="Cambria" w:eastAsiaTheme="minorHAnsi" w:hAnsi="Cambria" w:cs="HelveticaLTMM_1_1000"/>
          <w:sz w:val="24"/>
          <w:szCs w:val="24"/>
        </w:rPr>
        <w:t>Send Ema</w:t>
      </w:r>
      <w:r w:rsidRPr="00A17A95">
        <w:rPr>
          <w:rFonts w:ascii="Cambria" w:eastAsiaTheme="minorHAnsi" w:hAnsi="Cambria" w:cs="HelveticaLTMM_1_800"/>
          <w:sz w:val="24"/>
          <w:szCs w:val="24"/>
        </w:rPr>
        <w:t xml:space="preserve">il </w:t>
      </w:r>
      <w:r w:rsidRPr="00A17A95">
        <w:rPr>
          <w:rFonts w:ascii="Cambria" w:eastAsiaTheme="minorHAnsi" w:hAnsi="Cambria" w:cs="HelveticaLTMM_1_1000"/>
          <w:sz w:val="24"/>
          <w:szCs w:val="24"/>
        </w:rPr>
        <w:t>/ SMS to customer on update</w:t>
      </w:r>
    </w:p>
    <w:p w:rsidR="00781B9D" w:rsidRPr="00A17A95" w:rsidRDefault="000412C9" w:rsidP="00F47CFD">
      <w:pPr>
        <w:pStyle w:val="Heading4"/>
        <w:ind w:left="1276" w:hanging="992"/>
        <w:rPr>
          <w:rFonts w:eastAsiaTheme="minorHAnsi"/>
        </w:rPr>
      </w:pPr>
      <w:bookmarkStart w:id="366" w:name="_Toc371586527"/>
      <w:r w:rsidRPr="00A17A95">
        <w:rPr>
          <w:rFonts w:eastAsiaTheme="minorHAnsi"/>
        </w:rPr>
        <w:t>Loan Amount Computation</w:t>
      </w:r>
      <w:bookmarkEnd w:id="366"/>
    </w:p>
    <w:p w:rsidR="000412C9" w:rsidRPr="00A17A95" w:rsidRDefault="00E34820" w:rsidP="00092462">
      <w:pPr>
        <w:spacing w:line="360" w:lineRule="auto"/>
        <w:rPr>
          <w:rFonts w:ascii="Cambria" w:eastAsiaTheme="minorHAnsi" w:hAnsi="Cambria"/>
        </w:rPr>
      </w:pPr>
      <w:r>
        <w:rPr>
          <w:rFonts w:ascii="Cambria" w:hAnsi="Cambria"/>
        </w:rPr>
        <w:t xml:space="preserve">Available Loanable amount = </w:t>
      </w:r>
      <w:r w:rsidR="00781B9D" w:rsidRPr="00A17A95">
        <w:rPr>
          <w:rFonts w:ascii="Cambria" w:hAnsi="Cambria"/>
        </w:rPr>
        <w:t>80% of the cash Value</w:t>
      </w:r>
      <w:r>
        <w:rPr>
          <w:rFonts w:ascii="Cambria" w:hAnsi="Cambria"/>
        </w:rPr>
        <w:t>/Surrender Value</w:t>
      </w:r>
    </w:p>
    <w:p w:rsidR="000412C9" w:rsidRPr="00A17A95" w:rsidRDefault="000412C9" w:rsidP="000412C9">
      <w:pPr>
        <w:pStyle w:val="Heading3"/>
        <w:rPr>
          <w:rFonts w:ascii="Cambria" w:eastAsiaTheme="minorHAnsi" w:hAnsi="Cambria"/>
        </w:rPr>
      </w:pPr>
      <w:bookmarkStart w:id="367" w:name="_Toc371586528"/>
      <w:r w:rsidRPr="00A17A95">
        <w:rPr>
          <w:rFonts w:ascii="Cambria" w:eastAsiaTheme="minorHAnsi" w:hAnsi="Cambria"/>
        </w:rPr>
        <w:t>Output</w:t>
      </w:r>
      <w:bookmarkEnd w:id="367"/>
    </w:p>
    <w:p w:rsidR="000412C9" w:rsidRDefault="000412C9" w:rsidP="00E34820">
      <w:pPr>
        <w:pStyle w:val="ListParagraph"/>
        <w:numPr>
          <w:ilvl w:val="0"/>
          <w:numId w:val="27"/>
        </w:numPr>
        <w:spacing w:after="0"/>
        <w:ind w:left="714" w:hanging="357"/>
        <w:rPr>
          <w:rFonts w:ascii="Cambria" w:eastAsiaTheme="minorHAnsi" w:hAnsi="Cambria"/>
        </w:rPr>
      </w:pPr>
      <w:r w:rsidRPr="00A17A95">
        <w:rPr>
          <w:rFonts w:ascii="Cambria" w:eastAsiaTheme="minorHAnsi" w:hAnsi="Cambria"/>
        </w:rPr>
        <w:t>Cheque</w:t>
      </w:r>
    </w:p>
    <w:p w:rsidR="00E34820" w:rsidRDefault="00E34820" w:rsidP="00E34820">
      <w:pPr>
        <w:pStyle w:val="ListParagraph"/>
        <w:numPr>
          <w:ilvl w:val="0"/>
          <w:numId w:val="27"/>
        </w:numPr>
        <w:spacing w:after="0"/>
        <w:ind w:left="714" w:hanging="357"/>
        <w:rPr>
          <w:rFonts w:ascii="Cambria" w:eastAsiaTheme="minorHAnsi" w:hAnsi="Cambria"/>
        </w:rPr>
      </w:pPr>
      <w:r>
        <w:rPr>
          <w:rFonts w:ascii="Cambria" w:eastAsiaTheme="minorHAnsi" w:hAnsi="Cambria"/>
        </w:rPr>
        <w:t>Transaction Report</w:t>
      </w:r>
    </w:p>
    <w:p w:rsidR="00E34820" w:rsidRPr="00A17A95" w:rsidRDefault="009D642D" w:rsidP="00E34820">
      <w:pPr>
        <w:pStyle w:val="ListParagraph"/>
        <w:numPr>
          <w:ilvl w:val="0"/>
          <w:numId w:val="27"/>
        </w:numPr>
        <w:spacing w:after="0"/>
        <w:ind w:left="714" w:hanging="357"/>
        <w:rPr>
          <w:rFonts w:ascii="Cambria" w:eastAsiaTheme="minorHAnsi" w:hAnsi="Cambria"/>
        </w:rPr>
      </w:pPr>
      <w:r>
        <w:rPr>
          <w:rFonts w:ascii="Cambria" w:eastAsiaTheme="minorHAnsi" w:hAnsi="Cambria"/>
        </w:rPr>
        <w:t>Loan Repayment Advic</w:t>
      </w:r>
      <w:r w:rsidR="00E34820">
        <w:rPr>
          <w:rFonts w:ascii="Cambria" w:eastAsiaTheme="minorHAnsi" w:hAnsi="Cambria"/>
        </w:rPr>
        <w:t>e form</w:t>
      </w:r>
    </w:p>
    <w:p w:rsidR="00FC01C3" w:rsidRPr="00A17A95" w:rsidRDefault="00FC01C3" w:rsidP="001B3A4D">
      <w:pPr>
        <w:pStyle w:val="Heading2"/>
        <w:rPr>
          <w:rFonts w:ascii="Cambria" w:eastAsiaTheme="minorHAnsi" w:hAnsi="Cambria"/>
        </w:rPr>
      </w:pPr>
      <w:bookmarkStart w:id="368" w:name="_Toc371586529"/>
      <w:r w:rsidRPr="00A17A95">
        <w:rPr>
          <w:rFonts w:ascii="Cambria" w:eastAsiaTheme="minorHAnsi" w:hAnsi="Cambria"/>
        </w:rPr>
        <w:t>Surrender</w:t>
      </w:r>
      <w:bookmarkEnd w:id="368"/>
    </w:p>
    <w:p w:rsidR="00180205" w:rsidRPr="00A17A95" w:rsidRDefault="00180205" w:rsidP="00FC01C3">
      <w:pPr>
        <w:pStyle w:val="Heading3"/>
        <w:rPr>
          <w:rFonts w:ascii="Cambria" w:hAnsi="Cambria"/>
        </w:rPr>
      </w:pPr>
      <w:bookmarkStart w:id="369" w:name="_Toc371586530"/>
      <w:r w:rsidRPr="00A17A95">
        <w:rPr>
          <w:rFonts w:ascii="Cambria" w:hAnsi="Cambria"/>
        </w:rPr>
        <w:t>Education Support Plan</w:t>
      </w:r>
      <w:bookmarkEnd w:id="369"/>
    </w:p>
    <w:p w:rsidR="00AF799D" w:rsidRPr="00A17A95" w:rsidRDefault="00AF799D" w:rsidP="00F36D9B">
      <w:pPr>
        <w:spacing w:line="276" w:lineRule="auto"/>
        <w:jc w:val="both"/>
        <w:rPr>
          <w:rFonts w:ascii="Cambria" w:hAnsi="Cambria"/>
        </w:rPr>
      </w:pPr>
      <w:r w:rsidRPr="00A17A95">
        <w:rPr>
          <w:rFonts w:ascii="Cambria" w:hAnsi="Cambria"/>
        </w:rPr>
        <w:t>The policy allows for surrender with benefit payable dependant on the year of exit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39"/>
        <w:gridCol w:w="5449"/>
      </w:tblGrid>
      <w:tr w:rsidR="00AF799D" w:rsidRPr="00A17A95" w:rsidTr="00F36D9B">
        <w:trPr>
          <w:trHeight w:val="272"/>
        </w:trPr>
        <w:tc>
          <w:tcPr>
            <w:tcW w:w="2739" w:type="dxa"/>
          </w:tcPr>
          <w:p w:rsidR="00AF799D" w:rsidRPr="00A17A95" w:rsidRDefault="00AF799D" w:rsidP="00D47836">
            <w:pPr>
              <w:pStyle w:val="Default"/>
              <w:rPr>
                <w:rFonts w:ascii="Cambria" w:hAnsi="Cambria"/>
                <w:sz w:val="23"/>
                <w:szCs w:val="23"/>
              </w:rPr>
            </w:pPr>
            <w:r w:rsidRPr="00A17A95">
              <w:rPr>
                <w:rFonts w:ascii="Cambria" w:hAnsi="Cambria"/>
                <w:b/>
                <w:bCs/>
                <w:sz w:val="23"/>
                <w:szCs w:val="23"/>
              </w:rPr>
              <w:t xml:space="preserve">Year </w:t>
            </w:r>
          </w:p>
        </w:tc>
        <w:tc>
          <w:tcPr>
            <w:tcW w:w="5449" w:type="dxa"/>
          </w:tcPr>
          <w:p w:rsidR="00AF799D" w:rsidRPr="00A17A95" w:rsidRDefault="00AF799D" w:rsidP="00D47836">
            <w:pPr>
              <w:pStyle w:val="Default"/>
              <w:rPr>
                <w:rFonts w:ascii="Cambria" w:hAnsi="Cambria"/>
                <w:sz w:val="23"/>
                <w:szCs w:val="23"/>
              </w:rPr>
            </w:pPr>
            <w:r w:rsidRPr="00A17A95">
              <w:rPr>
                <w:rFonts w:ascii="Cambria" w:hAnsi="Cambria"/>
                <w:b/>
                <w:bCs/>
                <w:sz w:val="23"/>
                <w:szCs w:val="23"/>
              </w:rPr>
              <w:t xml:space="preserve">Surrender penalty ( % of Accumulated fund) </w:t>
            </w:r>
          </w:p>
        </w:tc>
      </w:tr>
      <w:tr w:rsidR="00AF799D" w:rsidRPr="00A17A95" w:rsidTr="00F36D9B">
        <w:trPr>
          <w:trHeight w:val="145"/>
        </w:trPr>
        <w:tc>
          <w:tcPr>
            <w:tcW w:w="2739" w:type="dxa"/>
          </w:tcPr>
          <w:p w:rsidR="00AF799D" w:rsidRPr="00A17A95" w:rsidRDefault="00AF799D" w:rsidP="00D47836">
            <w:pPr>
              <w:pStyle w:val="Default"/>
              <w:spacing w:line="276" w:lineRule="auto"/>
              <w:rPr>
                <w:rFonts w:ascii="Cambria" w:hAnsi="Cambria"/>
              </w:rPr>
            </w:pPr>
            <w:r w:rsidRPr="00A17A95">
              <w:rPr>
                <w:rFonts w:ascii="Cambria" w:hAnsi="Cambria"/>
              </w:rPr>
              <w:t xml:space="preserve">1st year </w:t>
            </w:r>
          </w:p>
        </w:tc>
        <w:tc>
          <w:tcPr>
            <w:tcW w:w="5449" w:type="dxa"/>
          </w:tcPr>
          <w:p w:rsidR="00AF799D" w:rsidRPr="00A17A95" w:rsidRDefault="00AF799D" w:rsidP="00D47836">
            <w:pPr>
              <w:pStyle w:val="Default"/>
              <w:spacing w:line="276" w:lineRule="auto"/>
              <w:rPr>
                <w:rFonts w:ascii="Cambria" w:hAnsi="Cambria"/>
              </w:rPr>
            </w:pPr>
            <w:r w:rsidRPr="00A17A95">
              <w:rPr>
                <w:rFonts w:ascii="Cambria" w:hAnsi="Cambria"/>
              </w:rPr>
              <w:t xml:space="preserve">100% </w:t>
            </w:r>
          </w:p>
        </w:tc>
      </w:tr>
      <w:tr w:rsidR="00AF799D" w:rsidRPr="00A17A95" w:rsidTr="00F36D9B">
        <w:trPr>
          <w:trHeight w:val="145"/>
        </w:trPr>
        <w:tc>
          <w:tcPr>
            <w:tcW w:w="2739" w:type="dxa"/>
          </w:tcPr>
          <w:p w:rsidR="00AF799D" w:rsidRPr="00A17A95" w:rsidRDefault="00AF799D" w:rsidP="00D47836">
            <w:pPr>
              <w:pStyle w:val="Default"/>
              <w:spacing w:line="276" w:lineRule="auto"/>
              <w:rPr>
                <w:rFonts w:ascii="Cambria" w:hAnsi="Cambria"/>
              </w:rPr>
            </w:pPr>
            <w:r w:rsidRPr="00A17A95">
              <w:rPr>
                <w:rFonts w:ascii="Cambria" w:hAnsi="Cambria"/>
              </w:rPr>
              <w:t xml:space="preserve">2nd year </w:t>
            </w:r>
          </w:p>
        </w:tc>
        <w:tc>
          <w:tcPr>
            <w:tcW w:w="5449" w:type="dxa"/>
          </w:tcPr>
          <w:p w:rsidR="00AF799D" w:rsidRPr="00A17A95" w:rsidRDefault="00AF799D" w:rsidP="00D47836">
            <w:pPr>
              <w:pStyle w:val="Default"/>
              <w:spacing w:line="276" w:lineRule="auto"/>
              <w:rPr>
                <w:rFonts w:ascii="Cambria" w:hAnsi="Cambria"/>
              </w:rPr>
            </w:pPr>
            <w:r w:rsidRPr="00A17A95">
              <w:rPr>
                <w:rFonts w:ascii="Cambria" w:hAnsi="Cambria"/>
              </w:rPr>
              <w:t xml:space="preserve">7% </w:t>
            </w:r>
          </w:p>
        </w:tc>
      </w:tr>
      <w:tr w:rsidR="00AF799D" w:rsidRPr="00A17A95" w:rsidTr="00F36D9B">
        <w:trPr>
          <w:trHeight w:val="145"/>
        </w:trPr>
        <w:tc>
          <w:tcPr>
            <w:tcW w:w="2739" w:type="dxa"/>
          </w:tcPr>
          <w:p w:rsidR="00AF799D" w:rsidRPr="00A17A95" w:rsidRDefault="00AF799D" w:rsidP="00D47836">
            <w:pPr>
              <w:pStyle w:val="Default"/>
              <w:spacing w:line="276" w:lineRule="auto"/>
              <w:rPr>
                <w:rFonts w:ascii="Cambria" w:hAnsi="Cambria"/>
              </w:rPr>
            </w:pPr>
            <w:r w:rsidRPr="00A17A95">
              <w:rPr>
                <w:rFonts w:ascii="Cambria" w:hAnsi="Cambria"/>
              </w:rPr>
              <w:t xml:space="preserve">3rd year </w:t>
            </w:r>
          </w:p>
        </w:tc>
        <w:tc>
          <w:tcPr>
            <w:tcW w:w="5449" w:type="dxa"/>
          </w:tcPr>
          <w:p w:rsidR="00AF799D" w:rsidRPr="00A17A95" w:rsidRDefault="00AF799D" w:rsidP="00D47836">
            <w:pPr>
              <w:pStyle w:val="Default"/>
              <w:spacing w:line="276" w:lineRule="auto"/>
              <w:rPr>
                <w:rFonts w:ascii="Cambria" w:hAnsi="Cambria"/>
              </w:rPr>
            </w:pPr>
            <w:r w:rsidRPr="00A17A95">
              <w:rPr>
                <w:rFonts w:ascii="Cambria" w:hAnsi="Cambria"/>
              </w:rPr>
              <w:t xml:space="preserve">5% </w:t>
            </w:r>
          </w:p>
        </w:tc>
      </w:tr>
      <w:tr w:rsidR="00AF799D" w:rsidRPr="00A17A95" w:rsidTr="00F36D9B">
        <w:trPr>
          <w:trHeight w:val="145"/>
        </w:trPr>
        <w:tc>
          <w:tcPr>
            <w:tcW w:w="2739" w:type="dxa"/>
          </w:tcPr>
          <w:p w:rsidR="00AF799D" w:rsidRPr="00A17A95" w:rsidRDefault="00AF799D" w:rsidP="00D47836">
            <w:pPr>
              <w:pStyle w:val="Default"/>
              <w:spacing w:line="276" w:lineRule="auto"/>
              <w:rPr>
                <w:rFonts w:ascii="Cambria" w:hAnsi="Cambria"/>
              </w:rPr>
            </w:pPr>
            <w:r w:rsidRPr="00A17A95">
              <w:rPr>
                <w:rFonts w:ascii="Cambria" w:hAnsi="Cambria"/>
              </w:rPr>
              <w:t xml:space="preserve">4th year </w:t>
            </w:r>
          </w:p>
        </w:tc>
        <w:tc>
          <w:tcPr>
            <w:tcW w:w="5449" w:type="dxa"/>
          </w:tcPr>
          <w:p w:rsidR="00AF799D" w:rsidRPr="00A17A95" w:rsidRDefault="00AF799D" w:rsidP="00D47836">
            <w:pPr>
              <w:pStyle w:val="Default"/>
              <w:spacing w:line="276" w:lineRule="auto"/>
              <w:rPr>
                <w:rFonts w:ascii="Cambria" w:hAnsi="Cambria"/>
              </w:rPr>
            </w:pPr>
            <w:r w:rsidRPr="00A17A95">
              <w:rPr>
                <w:rFonts w:ascii="Cambria" w:hAnsi="Cambria"/>
              </w:rPr>
              <w:t xml:space="preserve">5% </w:t>
            </w:r>
          </w:p>
        </w:tc>
      </w:tr>
      <w:tr w:rsidR="00AF799D" w:rsidRPr="00A17A95" w:rsidTr="00F36D9B">
        <w:trPr>
          <w:trHeight w:val="145"/>
        </w:trPr>
        <w:tc>
          <w:tcPr>
            <w:tcW w:w="2739" w:type="dxa"/>
          </w:tcPr>
          <w:p w:rsidR="00AF799D" w:rsidRPr="00A17A95" w:rsidRDefault="00AF799D" w:rsidP="00AF799D">
            <w:pPr>
              <w:pStyle w:val="Default"/>
              <w:rPr>
                <w:rFonts w:ascii="Cambria" w:hAnsi="Cambria"/>
              </w:rPr>
            </w:pPr>
            <w:r w:rsidRPr="00A17A95">
              <w:rPr>
                <w:rFonts w:ascii="Cambria" w:hAnsi="Cambria"/>
              </w:rPr>
              <w:t xml:space="preserve">After 4th year </w:t>
            </w:r>
          </w:p>
        </w:tc>
        <w:tc>
          <w:tcPr>
            <w:tcW w:w="5449" w:type="dxa"/>
          </w:tcPr>
          <w:p w:rsidR="00AF799D" w:rsidRPr="00A17A95" w:rsidRDefault="00AF799D" w:rsidP="00D47836">
            <w:pPr>
              <w:pStyle w:val="Default"/>
              <w:spacing w:line="276" w:lineRule="auto"/>
              <w:rPr>
                <w:rFonts w:ascii="Cambria" w:hAnsi="Cambria"/>
              </w:rPr>
            </w:pPr>
            <w:r w:rsidRPr="00A17A95">
              <w:rPr>
                <w:rFonts w:ascii="Cambria" w:hAnsi="Cambria"/>
              </w:rPr>
              <w:t xml:space="preserve">3% </w:t>
            </w:r>
          </w:p>
        </w:tc>
      </w:tr>
    </w:tbl>
    <w:p w:rsidR="00180205" w:rsidRPr="00A17A95" w:rsidRDefault="00180205" w:rsidP="00092462">
      <w:pPr>
        <w:spacing w:line="360" w:lineRule="auto"/>
        <w:rPr>
          <w:rFonts w:ascii="Cambria" w:eastAsiaTheme="minorHAnsi" w:hAnsi="Cambria"/>
        </w:rPr>
      </w:pPr>
    </w:p>
    <w:p w:rsidR="00FC01C3" w:rsidRPr="00A17A95" w:rsidRDefault="00FC01C3" w:rsidP="00FC01C3">
      <w:pPr>
        <w:pStyle w:val="Heading3"/>
        <w:rPr>
          <w:rFonts w:ascii="Cambria" w:hAnsi="Cambria"/>
        </w:rPr>
      </w:pPr>
      <w:bookmarkStart w:id="370" w:name="_Toc371586531"/>
      <w:r w:rsidRPr="00A17A95">
        <w:rPr>
          <w:rFonts w:ascii="Cambria" w:eastAsiaTheme="minorHAnsi" w:hAnsi="Cambria"/>
        </w:rPr>
        <w:t>Farewell Plan</w:t>
      </w:r>
      <w:r w:rsidR="00F36D9B" w:rsidRPr="00A17A95">
        <w:rPr>
          <w:rFonts w:ascii="Cambria" w:eastAsiaTheme="minorHAnsi" w:hAnsi="Cambria"/>
        </w:rPr>
        <w:t>-</w:t>
      </w:r>
      <w:r w:rsidRPr="00A17A95">
        <w:rPr>
          <w:rFonts w:ascii="Cambria" w:eastAsiaTheme="minorHAnsi" w:hAnsi="Cambria"/>
        </w:rPr>
        <w:t xml:space="preserve"> Cash Investment</w:t>
      </w:r>
      <w:bookmarkEnd w:id="370"/>
    </w:p>
    <w:p w:rsidR="00FC01C3" w:rsidRPr="00A17A95" w:rsidRDefault="00FC01C3" w:rsidP="00F36D9B">
      <w:pPr>
        <w:jc w:val="both"/>
        <w:rPr>
          <w:rFonts w:ascii="Cambria" w:hAnsi="Cambria"/>
        </w:rPr>
      </w:pPr>
      <w:r w:rsidRPr="00A17A95">
        <w:rPr>
          <w:rFonts w:ascii="Cambria" w:hAnsi="Cambria"/>
        </w:rPr>
        <w:t>In the event of full surrender, the following penalties will apply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7"/>
        <w:gridCol w:w="4961"/>
      </w:tblGrid>
      <w:tr w:rsidR="00FC01C3" w:rsidRPr="00A17A95" w:rsidTr="00F36D9B">
        <w:trPr>
          <w:trHeight w:val="272"/>
        </w:trPr>
        <w:tc>
          <w:tcPr>
            <w:tcW w:w="3227" w:type="dxa"/>
          </w:tcPr>
          <w:p w:rsidR="00FC01C3" w:rsidRPr="00A17A95" w:rsidRDefault="00FC01C3" w:rsidP="001E79B5">
            <w:pPr>
              <w:pStyle w:val="Default"/>
              <w:rPr>
                <w:rFonts w:ascii="Cambria" w:hAnsi="Cambria"/>
                <w:sz w:val="23"/>
                <w:szCs w:val="23"/>
              </w:rPr>
            </w:pPr>
            <w:r w:rsidRPr="00A17A95">
              <w:rPr>
                <w:rFonts w:ascii="Cambria" w:hAnsi="Cambria"/>
                <w:b/>
                <w:bCs/>
                <w:sz w:val="23"/>
                <w:szCs w:val="23"/>
              </w:rPr>
              <w:t xml:space="preserve">Year </w:t>
            </w:r>
          </w:p>
        </w:tc>
        <w:tc>
          <w:tcPr>
            <w:tcW w:w="4961" w:type="dxa"/>
          </w:tcPr>
          <w:p w:rsidR="00FC01C3" w:rsidRPr="00A17A95" w:rsidRDefault="00FC01C3" w:rsidP="001E79B5">
            <w:pPr>
              <w:pStyle w:val="Default"/>
              <w:rPr>
                <w:rFonts w:ascii="Cambria" w:hAnsi="Cambria"/>
                <w:sz w:val="23"/>
                <w:szCs w:val="23"/>
              </w:rPr>
            </w:pPr>
            <w:r w:rsidRPr="00A17A95">
              <w:rPr>
                <w:rFonts w:ascii="Cambria" w:hAnsi="Cambria"/>
                <w:b/>
                <w:bCs/>
                <w:sz w:val="23"/>
                <w:szCs w:val="23"/>
              </w:rPr>
              <w:t xml:space="preserve">Surrender penalty ( % of Accumulated fund) </w:t>
            </w:r>
          </w:p>
        </w:tc>
      </w:tr>
      <w:tr w:rsidR="00FC01C3" w:rsidRPr="00A17A95" w:rsidTr="00F36D9B">
        <w:trPr>
          <w:trHeight w:val="145"/>
        </w:trPr>
        <w:tc>
          <w:tcPr>
            <w:tcW w:w="3227" w:type="dxa"/>
          </w:tcPr>
          <w:p w:rsidR="00FC01C3" w:rsidRPr="00A17A95" w:rsidRDefault="00FC01C3" w:rsidP="00A31181">
            <w:pPr>
              <w:pStyle w:val="Default"/>
              <w:spacing w:line="276" w:lineRule="auto"/>
              <w:rPr>
                <w:rFonts w:ascii="Cambria" w:hAnsi="Cambria"/>
              </w:rPr>
            </w:pPr>
            <w:r w:rsidRPr="00A17A95">
              <w:rPr>
                <w:rFonts w:ascii="Cambria" w:hAnsi="Cambria"/>
              </w:rPr>
              <w:t xml:space="preserve">1st year </w:t>
            </w:r>
          </w:p>
        </w:tc>
        <w:tc>
          <w:tcPr>
            <w:tcW w:w="4961" w:type="dxa"/>
          </w:tcPr>
          <w:p w:rsidR="00FC01C3" w:rsidRPr="00A17A95" w:rsidRDefault="00FC01C3" w:rsidP="00A31181">
            <w:pPr>
              <w:pStyle w:val="Default"/>
              <w:spacing w:line="276" w:lineRule="auto"/>
              <w:rPr>
                <w:rFonts w:ascii="Cambria" w:hAnsi="Cambria"/>
              </w:rPr>
            </w:pPr>
            <w:r w:rsidRPr="00A17A95">
              <w:rPr>
                <w:rFonts w:ascii="Cambria" w:hAnsi="Cambria"/>
              </w:rPr>
              <w:t xml:space="preserve">50% </w:t>
            </w:r>
          </w:p>
        </w:tc>
      </w:tr>
      <w:tr w:rsidR="00FC01C3" w:rsidRPr="00A17A95" w:rsidTr="00F36D9B">
        <w:trPr>
          <w:trHeight w:val="145"/>
        </w:trPr>
        <w:tc>
          <w:tcPr>
            <w:tcW w:w="3227" w:type="dxa"/>
          </w:tcPr>
          <w:p w:rsidR="00FC01C3" w:rsidRPr="00A17A95" w:rsidRDefault="00FC01C3" w:rsidP="00A31181">
            <w:pPr>
              <w:pStyle w:val="Default"/>
              <w:spacing w:line="276" w:lineRule="auto"/>
              <w:rPr>
                <w:rFonts w:ascii="Cambria" w:hAnsi="Cambria"/>
              </w:rPr>
            </w:pPr>
            <w:r w:rsidRPr="00A17A95">
              <w:rPr>
                <w:rFonts w:ascii="Cambria" w:hAnsi="Cambria"/>
              </w:rPr>
              <w:lastRenderedPageBreak/>
              <w:t xml:space="preserve">2nd year </w:t>
            </w:r>
          </w:p>
        </w:tc>
        <w:tc>
          <w:tcPr>
            <w:tcW w:w="4961" w:type="dxa"/>
          </w:tcPr>
          <w:p w:rsidR="00FC01C3" w:rsidRPr="00A17A95" w:rsidRDefault="00FC01C3" w:rsidP="00A31181">
            <w:pPr>
              <w:pStyle w:val="Default"/>
              <w:spacing w:line="276" w:lineRule="auto"/>
              <w:rPr>
                <w:rFonts w:ascii="Cambria" w:hAnsi="Cambria"/>
              </w:rPr>
            </w:pPr>
            <w:r w:rsidRPr="00A17A95">
              <w:rPr>
                <w:rFonts w:ascii="Cambria" w:hAnsi="Cambria"/>
              </w:rPr>
              <w:t xml:space="preserve">10% </w:t>
            </w:r>
          </w:p>
        </w:tc>
      </w:tr>
      <w:tr w:rsidR="00FC01C3" w:rsidRPr="00A17A95" w:rsidTr="00F36D9B">
        <w:trPr>
          <w:trHeight w:val="145"/>
        </w:trPr>
        <w:tc>
          <w:tcPr>
            <w:tcW w:w="3227" w:type="dxa"/>
          </w:tcPr>
          <w:p w:rsidR="00FC01C3" w:rsidRPr="00A17A95" w:rsidRDefault="00FC01C3" w:rsidP="00A31181">
            <w:pPr>
              <w:pStyle w:val="Default"/>
              <w:spacing w:line="276" w:lineRule="auto"/>
              <w:rPr>
                <w:rFonts w:ascii="Cambria" w:hAnsi="Cambria"/>
              </w:rPr>
            </w:pPr>
            <w:r w:rsidRPr="00A17A95">
              <w:rPr>
                <w:rFonts w:ascii="Cambria" w:hAnsi="Cambria"/>
              </w:rPr>
              <w:t xml:space="preserve">3rd year </w:t>
            </w:r>
          </w:p>
        </w:tc>
        <w:tc>
          <w:tcPr>
            <w:tcW w:w="4961" w:type="dxa"/>
          </w:tcPr>
          <w:p w:rsidR="00FC01C3" w:rsidRPr="00A17A95" w:rsidRDefault="00FC01C3" w:rsidP="00A31181">
            <w:pPr>
              <w:pStyle w:val="Default"/>
              <w:spacing w:line="276" w:lineRule="auto"/>
              <w:rPr>
                <w:rFonts w:ascii="Cambria" w:hAnsi="Cambria"/>
              </w:rPr>
            </w:pPr>
            <w:r w:rsidRPr="00A17A95">
              <w:rPr>
                <w:rFonts w:ascii="Cambria" w:hAnsi="Cambria"/>
              </w:rPr>
              <w:t xml:space="preserve">5% </w:t>
            </w:r>
          </w:p>
        </w:tc>
      </w:tr>
      <w:tr w:rsidR="00FC01C3" w:rsidRPr="00A17A95" w:rsidTr="00F36D9B">
        <w:trPr>
          <w:trHeight w:val="145"/>
        </w:trPr>
        <w:tc>
          <w:tcPr>
            <w:tcW w:w="3227" w:type="dxa"/>
          </w:tcPr>
          <w:p w:rsidR="00FC01C3" w:rsidRPr="00A17A95" w:rsidRDefault="00FC01C3" w:rsidP="00A31181">
            <w:pPr>
              <w:pStyle w:val="Default"/>
              <w:spacing w:line="276" w:lineRule="auto"/>
              <w:rPr>
                <w:rFonts w:ascii="Cambria" w:hAnsi="Cambria"/>
              </w:rPr>
            </w:pPr>
            <w:r w:rsidRPr="00A17A95">
              <w:rPr>
                <w:rFonts w:ascii="Cambria" w:hAnsi="Cambria"/>
              </w:rPr>
              <w:t xml:space="preserve">4th year </w:t>
            </w:r>
          </w:p>
        </w:tc>
        <w:tc>
          <w:tcPr>
            <w:tcW w:w="4961" w:type="dxa"/>
          </w:tcPr>
          <w:p w:rsidR="00FC01C3" w:rsidRPr="00A17A95" w:rsidRDefault="00FC01C3" w:rsidP="00A31181">
            <w:pPr>
              <w:pStyle w:val="Default"/>
              <w:spacing w:line="276" w:lineRule="auto"/>
              <w:rPr>
                <w:rFonts w:ascii="Cambria" w:hAnsi="Cambria"/>
              </w:rPr>
            </w:pPr>
            <w:r w:rsidRPr="00A17A95">
              <w:rPr>
                <w:rFonts w:ascii="Cambria" w:hAnsi="Cambria"/>
              </w:rPr>
              <w:t xml:space="preserve">3% </w:t>
            </w:r>
          </w:p>
        </w:tc>
      </w:tr>
      <w:tr w:rsidR="00FC01C3" w:rsidRPr="00A17A95" w:rsidTr="00F36D9B">
        <w:trPr>
          <w:trHeight w:val="145"/>
        </w:trPr>
        <w:tc>
          <w:tcPr>
            <w:tcW w:w="3227" w:type="dxa"/>
          </w:tcPr>
          <w:p w:rsidR="00FC01C3" w:rsidRPr="00A17A95" w:rsidRDefault="00FC01C3" w:rsidP="001E79B5">
            <w:pPr>
              <w:pStyle w:val="Default"/>
              <w:rPr>
                <w:rFonts w:ascii="Cambria" w:hAnsi="Cambria"/>
              </w:rPr>
            </w:pPr>
            <w:r w:rsidRPr="00A17A95">
              <w:rPr>
                <w:rFonts w:ascii="Cambria" w:hAnsi="Cambria"/>
              </w:rPr>
              <w:t xml:space="preserve">5th year </w:t>
            </w:r>
          </w:p>
        </w:tc>
        <w:tc>
          <w:tcPr>
            <w:tcW w:w="4961" w:type="dxa"/>
          </w:tcPr>
          <w:p w:rsidR="00FC01C3" w:rsidRPr="00A17A95" w:rsidRDefault="00FC01C3" w:rsidP="00A31181">
            <w:pPr>
              <w:pStyle w:val="Default"/>
              <w:spacing w:line="276" w:lineRule="auto"/>
              <w:rPr>
                <w:rFonts w:ascii="Cambria" w:hAnsi="Cambria"/>
              </w:rPr>
            </w:pPr>
            <w:r w:rsidRPr="00A17A95">
              <w:rPr>
                <w:rFonts w:ascii="Cambria" w:hAnsi="Cambria"/>
              </w:rPr>
              <w:t xml:space="preserve">3% </w:t>
            </w:r>
          </w:p>
        </w:tc>
      </w:tr>
      <w:tr w:rsidR="00FC01C3" w:rsidRPr="00A17A95" w:rsidTr="00F36D9B">
        <w:trPr>
          <w:trHeight w:val="145"/>
        </w:trPr>
        <w:tc>
          <w:tcPr>
            <w:tcW w:w="3227" w:type="dxa"/>
          </w:tcPr>
          <w:p w:rsidR="00FC01C3" w:rsidRPr="00A17A95" w:rsidRDefault="00FC01C3" w:rsidP="00A31181">
            <w:pPr>
              <w:pStyle w:val="Default"/>
              <w:spacing w:line="276" w:lineRule="auto"/>
              <w:rPr>
                <w:rFonts w:ascii="Cambria" w:hAnsi="Cambria"/>
              </w:rPr>
            </w:pPr>
            <w:r w:rsidRPr="00A17A95">
              <w:rPr>
                <w:rFonts w:ascii="Cambria" w:hAnsi="Cambria"/>
              </w:rPr>
              <w:t xml:space="preserve">6th and subsequent years </w:t>
            </w:r>
          </w:p>
        </w:tc>
        <w:tc>
          <w:tcPr>
            <w:tcW w:w="4961" w:type="dxa"/>
          </w:tcPr>
          <w:p w:rsidR="00FC01C3" w:rsidRPr="00A17A95" w:rsidRDefault="00FC01C3" w:rsidP="00A31181">
            <w:pPr>
              <w:pStyle w:val="Default"/>
              <w:spacing w:line="276" w:lineRule="auto"/>
              <w:rPr>
                <w:rFonts w:ascii="Cambria" w:hAnsi="Cambria"/>
              </w:rPr>
            </w:pPr>
            <w:r w:rsidRPr="00A17A95">
              <w:rPr>
                <w:rFonts w:ascii="Cambria" w:hAnsi="Cambria"/>
              </w:rPr>
              <w:t xml:space="preserve">0% </w:t>
            </w:r>
          </w:p>
        </w:tc>
      </w:tr>
    </w:tbl>
    <w:p w:rsidR="00FC01C3" w:rsidRPr="00A17A95" w:rsidRDefault="00FC01C3" w:rsidP="00FC01C3">
      <w:pPr>
        <w:pStyle w:val="ListParagraph"/>
        <w:spacing w:after="0"/>
        <w:ind w:left="360"/>
        <w:jc w:val="both"/>
        <w:rPr>
          <w:rFonts w:ascii="Cambria" w:hAnsi="Cambria"/>
        </w:rPr>
      </w:pPr>
    </w:p>
    <w:p w:rsidR="00FC01C3" w:rsidRPr="00A17A95" w:rsidRDefault="00FC01C3" w:rsidP="00FD3A51">
      <w:pPr>
        <w:spacing w:line="276" w:lineRule="auto"/>
        <w:rPr>
          <w:rFonts w:ascii="Cambria" w:eastAsiaTheme="minorHAnsi" w:hAnsi="Cambria"/>
        </w:rPr>
      </w:pPr>
      <w:r w:rsidRPr="00A17A95">
        <w:rPr>
          <w:rFonts w:ascii="Cambria" w:eastAsiaTheme="minorHAnsi" w:hAnsi="Cambria"/>
        </w:rPr>
        <w:t>Surrender amount = Fund Value – Surrender Penalty</w:t>
      </w:r>
    </w:p>
    <w:p w:rsidR="00F36D9B" w:rsidRPr="00A17A95" w:rsidRDefault="00F36D9B" w:rsidP="00F36D9B">
      <w:pPr>
        <w:pStyle w:val="Heading3"/>
        <w:rPr>
          <w:rFonts w:ascii="Cambria" w:eastAsiaTheme="minorHAnsi" w:hAnsi="Cambria"/>
        </w:rPr>
      </w:pPr>
      <w:bookmarkStart w:id="371" w:name="_Toc371586532"/>
      <w:r w:rsidRPr="00A17A95">
        <w:rPr>
          <w:rFonts w:ascii="Cambria" w:eastAsiaTheme="minorHAnsi" w:hAnsi="Cambria"/>
        </w:rPr>
        <w:t>Multipurpose Savings Plan</w:t>
      </w:r>
      <w:bookmarkEnd w:id="371"/>
    </w:p>
    <w:p w:rsidR="00FA76E6" w:rsidRPr="00A17A95" w:rsidRDefault="00FA76E6" w:rsidP="00092462">
      <w:pPr>
        <w:spacing w:line="360" w:lineRule="auto"/>
        <w:rPr>
          <w:rFonts w:ascii="Cambria" w:hAnsi="Cambria"/>
        </w:rPr>
      </w:pPr>
      <w:r w:rsidRPr="00A17A95">
        <w:rPr>
          <w:rFonts w:ascii="Cambria" w:hAnsi="Cambria"/>
        </w:rPr>
        <w:t>The cash value</w:t>
      </w:r>
      <w:r w:rsidR="00856F6B">
        <w:rPr>
          <w:rFonts w:ascii="Cambria" w:hAnsi="Cambria"/>
        </w:rPr>
        <w:t>/Surrender</w:t>
      </w:r>
      <w:r w:rsidRPr="00A17A95">
        <w:rPr>
          <w:rFonts w:ascii="Cambria" w:hAnsi="Cambria"/>
        </w:rPr>
        <w:t xml:space="preserve"> is 90% of the Account Balance at any point in the life of the policy provided the policy has a positive balance.</w:t>
      </w:r>
    </w:p>
    <w:p w:rsidR="00FA76E6" w:rsidRPr="00A17A95" w:rsidRDefault="00FA76E6" w:rsidP="00092462">
      <w:pPr>
        <w:spacing w:line="360" w:lineRule="auto"/>
        <w:rPr>
          <w:rFonts w:ascii="Cambria" w:hAnsi="Cambria"/>
        </w:rPr>
      </w:pPr>
    </w:p>
    <w:p w:rsidR="00FA76E6" w:rsidRDefault="00FA76E6" w:rsidP="00092462">
      <w:pPr>
        <w:spacing w:line="360" w:lineRule="auto"/>
        <w:rPr>
          <w:ins w:id="372" w:author="UNDERWRITER" w:date="2013-11-12T14:24:00Z"/>
          <w:rFonts w:ascii="Cambria" w:hAnsi="Cambria"/>
        </w:rPr>
      </w:pPr>
      <w:r w:rsidRPr="00A17A95">
        <w:rPr>
          <w:rFonts w:ascii="Cambria" w:hAnsi="Cambria"/>
        </w:rPr>
        <w:t>Net cash value</w:t>
      </w:r>
      <w:r w:rsidR="00856F6B">
        <w:rPr>
          <w:rFonts w:ascii="Cambria" w:hAnsi="Cambria"/>
        </w:rPr>
        <w:t>/Surrender</w:t>
      </w:r>
      <w:ins w:id="373" w:author="UNDERWRITER" w:date="2013-11-12T14:25:00Z">
        <w:r w:rsidR="008365DC">
          <w:rPr>
            <w:rFonts w:ascii="Cambria" w:hAnsi="Cambria"/>
          </w:rPr>
          <w:t>value</w:t>
        </w:r>
      </w:ins>
      <w:r w:rsidRPr="00A17A95">
        <w:rPr>
          <w:rFonts w:ascii="Cambria" w:hAnsi="Cambria"/>
        </w:rPr>
        <w:t>= Cash value</w:t>
      </w:r>
      <w:r w:rsidR="00856F6B">
        <w:rPr>
          <w:rFonts w:ascii="Cambria" w:hAnsi="Cambria"/>
        </w:rPr>
        <w:t>/surrender</w:t>
      </w:r>
      <w:ins w:id="374" w:author="UNDERWRITER" w:date="2013-11-12T14:25:00Z">
        <w:r w:rsidR="008365DC">
          <w:rPr>
            <w:rFonts w:ascii="Cambria" w:hAnsi="Cambria"/>
          </w:rPr>
          <w:t xml:space="preserve"> value </w:t>
        </w:r>
      </w:ins>
    </w:p>
    <w:p w:rsidR="008365DC" w:rsidRPr="00A17A95" w:rsidRDefault="008365DC" w:rsidP="00092462">
      <w:pPr>
        <w:spacing w:line="360" w:lineRule="auto"/>
        <w:rPr>
          <w:rFonts w:ascii="Cambria" w:hAnsi="Cambria"/>
        </w:rPr>
      </w:pPr>
      <w:ins w:id="375" w:author="UNDERWRITER" w:date="2013-11-12T14:27:00Z">
        <w:r>
          <w:rPr>
            <w:rFonts w:ascii="Cambria" w:hAnsi="Cambria"/>
          </w:rPr>
          <w:t>C</w:t>
        </w:r>
      </w:ins>
      <w:ins w:id="376" w:author="UNDERWRITER" w:date="2013-11-12T14:24:00Z">
        <w:r>
          <w:rPr>
            <w:rFonts w:ascii="Cambria" w:hAnsi="Cambria"/>
          </w:rPr>
          <w:t>ash value/surrender</w:t>
        </w:r>
      </w:ins>
      <w:ins w:id="377" w:author="UNDERWRITER" w:date="2013-11-12T14:26:00Z">
        <w:r>
          <w:rPr>
            <w:rFonts w:ascii="Cambria" w:hAnsi="Cambria"/>
          </w:rPr>
          <w:t xml:space="preserve"> value</w:t>
        </w:r>
      </w:ins>
      <w:ins w:id="378" w:author="UNDERWRITER" w:date="2013-11-12T14:24:00Z">
        <w:r>
          <w:rPr>
            <w:rFonts w:ascii="Cambria" w:hAnsi="Cambria"/>
          </w:rPr>
          <w:t xml:space="preserve"> = 90% of Account Balance</w:t>
        </w:r>
      </w:ins>
    </w:p>
    <w:p w:rsidR="00F36D9B" w:rsidRPr="00A17A95" w:rsidRDefault="00F36D9B" w:rsidP="00F36D9B">
      <w:pPr>
        <w:pStyle w:val="Heading3"/>
        <w:rPr>
          <w:rFonts w:ascii="Cambria" w:eastAsiaTheme="minorHAnsi" w:hAnsi="Cambria"/>
        </w:rPr>
      </w:pPr>
      <w:bookmarkStart w:id="379" w:name="_Toc371586533"/>
      <w:r w:rsidRPr="00A17A95">
        <w:rPr>
          <w:rFonts w:ascii="Cambria" w:eastAsiaTheme="minorHAnsi" w:hAnsi="Cambria"/>
        </w:rPr>
        <w:t>Multipurpose Financial Plan</w:t>
      </w:r>
      <w:bookmarkEnd w:id="379"/>
    </w:p>
    <w:p w:rsidR="00FA76E6" w:rsidRPr="00A17A95" w:rsidRDefault="00FA76E6" w:rsidP="00092462">
      <w:pPr>
        <w:spacing w:line="360" w:lineRule="auto"/>
        <w:rPr>
          <w:rFonts w:ascii="Cambria" w:hAnsi="Cambria"/>
        </w:rPr>
      </w:pPr>
      <w:r w:rsidRPr="00A17A95">
        <w:rPr>
          <w:rFonts w:ascii="Cambria" w:hAnsi="Cambria"/>
        </w:rPr>
        <w:t>The cash value is 90% of the Account Balance at any point in the life of the policy provided the policy has a positive balance.</w:t>
      </w:r>
    </w:p>
    <w:p w:rsidR="00704A52" w:rsidRDefault="00704A52" w:rsidP="00704A52">
      <w:pPr>
        <w:spacing w:line="360" w:lineRule="auto"/>
        <w:rPr>
          <w:ins w:id="380" w:author="UNDERWRITER" w:date="2013-11-12T14:35:00Z"/>
          <w:rFonts w:ascii="Cambria" w:hAnsi="Cambria"/>
        </w:rPr>
      </w:pPr>
      <w:r w:rsidRPr="00A17A95">
        <w:rPr>
          <w:rFonts w:ascii="Cambria" w:hAnsi="Cambria"/>
        </w:rPr>
        <w:t>Net cash value</w:t>
      </w:r>
      <w:r>
        <w:rPr>
          <w:rFonts w:ascii="Cambria" w:hAnsi="Cambria"/>
        </w:rPr>
        <w:t>/Surrender</w:t>
      </w:r>
      <w:ins w:id="381" w:author="UNDERWRITER" w:date="2013-11-12T14:34:00Z">
        <w:r w:rsidR="00933C67">
          <w:rPr>
            <w:rFonts w:ascii="Cambria" w:hAnsi="Cambria"/>
          </w:rPr>
          <w:t xml:space="preserve"> value</w:t>
        </w:r>
      </w:ins>
      <w:r w:rsidRPr="00A17A95">
        <w:rPr>
          <w:rFonts w:ascii="Cambria" w:hAnsi="Cambria"/>
        </w:rPr>
        <w:t xml:space="preserve"> = Cash value</w:t>
      </w:r>
      <w:r>
        <w:rPr>
          <w:rFonts w:ascii="Cambria" w:hAnsi="Cambria"/>
        </w:rPr>
        <w:t>/surrender</w:t>
      </w:r>
      <w:ins w:id="382" w:author="UNDERWRITER" w:date="2013-11-12T14:34:00Z">
        <w:r w:rsidR="00933C67">
          <w:rPr>
            <w:rFonts w:ascii="Cambria" w:hAnsi="Cambria"/>
          </w:rPr>
          <w:t>value</w:t>
        </w:r>
      </w:ins>
      <w:r w:rsidRPr="00A17A95">
        <w:rPr>
          <w:rFonts w:ascii="Cambria" w:hAnsi="Cambria"/>
        </w:rPr>
        <w:t>– Any indebtedness</w:t>
      </w:r>
      <w:r>
        <w:rPr>
          <w:rFonts w:ascii="Cambria" w:hAnsi="Cambria"/>
        </w:rPr>
        <w:t>(O/S Loan)</w:t>
      </w:r>
    </w:p>
    <w:p w:rsidR="00933C67" w:rsidRPr="00A17A95" w:rsidRDefault="00933C67" w:rsidP="00704A52">
      <w:pPr>
        <w:spacing w:line="360" w:lineRule="auto"/>
        <w:rPr>
          <w:rFonts w:ascii="Cambria" w:hAnsi="Cambria"/>
        </w:rPr>
      </w:pPr>
      <w:ins w:id="383" w:author="UNDERWRITER" w:date="2013-11-12T14:36:00Z">
        <w:r>
          <w:rPr>
            <w:rFonts w:ascii="Cambria" w:hAnsi="Cambria"/>
          </w:rPr>
          <w:t xml:space="preserve">Net </w:t>
        </w:r>
      </w:ins>
      <w:ins w:id="384" w:author="UNDERWRITER" w:date="2013-11-12T14:35:00Z">
        <w:r w:rsidRPr="00A17A95">
          <w:rPr>
            <w:rFonts w:ascii="Cambria" w:hAnsi="Cambria"/>
          </w:rPr>
          <w:t>Cash value</w:t>
        </w:r>
        <w:r>
          <w:rPr>
            <w:rFonts w:ascii="Cambria" w:hAnsi="Cambria"/>
          </w:rPr>
          <w:t>/surrendervalue</w:t>
        </w:r>
      </w:ins>
      <w:ins w:id="385" w:author="UNDERWRITER" w:date="2013-11-12T14:36:00Z">
        <w:r>
          <w:rPr>
            <w:rFonts w:ascii="Cambria" w:hAnsi="Cambria"/>
          </w:rPr>
          <w:t xml:space="preserve"> = 90% of Account Balance </w:t>
        </w:r>
      </w:ins>
      <w:ins w:id="386" w:author="UNDERWRITER" w:date="2013-11-12T14:37:00Z">
        <w:r>
          <w:rPr>
            <w:rFonts w:ascii="Cambria" w:hAnsi="Cambria"/>
          </w:rPr>
          <w:t>–</w:t>
        </w:r>
      </w:ins>
      <w:ins w:id="387" w:author="UNDERWRITER" w:date="2013-11-12T14:36:00Z">
        <w:r>
          <w:rPr>
            <w:rFonts w:ascii="Cambria" w:hAnsi="Cambria"/>
          </w:rPr>
          <w:t xml:space="preserve"> Any </w:t>
        </w:r>
      </w:ins>
      <w:ins w:id="388" w:author="UNDERWRITER" w:date="2013-11-12T14:37:00Z">
        <w:r>
          <w:rPr>
            <w:rFonts w:ascii="Cambria" w:hAnsi="Cambria"/>
          </w:rPr>
          <w:t>indebtedness (O/S Loan</w:t>
        </w:r>
      </w:ins>
    </w:p>
    <w:p w:rsidR="00F36D9B" w:rsidRPr="00A17A95" w:rsidRDefault="00F36D9B" w:rsidP="00F36D9B">
      <w:pPr>
        <w:pStyle w:val="Heading3"/>
        <w:rPr>
          <w:rFonts w:ascii="Cambria" w:eastAsiaTheme="minorHAnsi" w:hAnsi="Cambria"/>
        </w:rPr>
      </w:pPr>
      <w:bookmarkStart w:id="389" w:name="_Toc371586534"/>
      <w:r w:rsidRPr="00A17A95">
        <w:rPr>
          <w:rFonts w:ascii="Cambria" w:eastAsiaTheme="minorHAnsi" w:hAnsi="Cambria"/>
        </w:rPr>
        <w:t>Personal Pension Plan</w:t>
      </w:r>
      <w:bookmarkEnd w:id="389"/>
    </w:p>
    <w:p w:rsidR="00FA76E6" w:rsidRPr="00A17A95" w:rsidRDefault="00FA76E6" w:rsidP="00092462">
      <w:pPr>
        <w:spacing w:line="360" w:lineRule="auto"/>
        <w:rPr>
          <w:rFonts w:ascii="Cambria" w:hAnsi="Cambria"/>
        </w:rPr>
      </w:pPr>
      <w:r w:rsidRPr="00A17A95">
        <w:rPr>
          <w:rFonts w:ascii="Cambria" w:hAnsi="Cambria"/>
        </w:rPr>
        <w:t>The cash value is 90% of the Account Balance at any point in the life of the policy provided the policy has a positive balance.</w:t>
      </w:r>
    </w:p>
    <w:p w:rsidR="00704A52" w:rsidRDefault="00704A52" w:rsidP="00704A52">
      <w:pPr>
        <w:spacing w:line="360" w:lineRule="auto"/>
        <w:rPr>
          <w:ins w:id="390" w:author="UNDERWRITER" w:date="2013-11-12T14:45:00Z"/>
          <w:rFonts w:ascii="Cambria" w:hAnsi="Cambria"/>
        </w:rPr>
      </w:pPr>
      <w:r w:rsidRPr="00A17A95">
        <w:rPr>
          <w:rFonts w:ascii="Cambria" w:hAnsi="Cambria"/>
        </w:rPr>
        <w:t>Net cash value</w:t>
      </w:r>
      <w:r>
        <w:rPr>
          <w:rFonts w:ascii="Cambria" w:hAnsi="Cambria"/>
        </w:rPr>
        <w:t>/Surrender</w:t>
      </w:r>
      <w:ins w:id="391" w:author="UNDERWRITER" w:date="2013-11-12T14:34:00Z">
        <w:r w:rsidR="00933C67">
          <w:rPr>
            <w:rFonts w:ascii="Cambria" w:hAnsi="Cambria"/>
          </w:rPr>
          <w:t xml:space="preserve"> value</w:t>
        </w:r>
      </w:ins>
      <w:r w:rsidRPr="00A17A95">
        <w:rPr>
          <w:rFonts w:ascii="Cambria" w:hAnsi="Cambria"/>
        </w:rPr>
        <w:t xml:space="preserve"> = Cash value</w:t>
      </w:r>
      <w:r>
        <w:rPr>
          <w:rFonts w:ascii="Cambria" w:hAnsi="Cambria"/>
        </w:rPr>
        <w:t>/surrender</w:t>
      </w:r>
      <w:ins w:id="392" w:author="UNDERWRITER" w:date="2013-11-12T14:35:00Z">
        <w:r w:rsidR="00933C67">
          <w:rPr>
            <w:rFonts w:ascii="Cambria" w:hAnsi="Cambria"/>
          </w:rPr>
          <w:t xml:space="preserve"> value</w:t>
        </w:r>
      </w:ins>
      <w:del w:id="393" w:author="UNDERWRITER" w:date="2013-11-12T14:45:00Z">
        <w:r w:rsidRPr="00A17A95" w:rsidDel="00F2015C">
          <w:rPr>
            <w:rFonts w:ascii="Cambria" w:hAnsi="Cambria"/>
          </w:rPr>
          <w:delText>– Any indebtedness</w:delText>
        </w:r>
      </w:del>
    </w:p>
    <w:p w:rsidR="00F2015C" w:rsidRPr="00A17A95" w:rsidRDefault="00F2015C" w:rsidP="00F2015C">
      <w:pPr>
        <w:spacing w:line="360" w:lineRule="auto"/>
        <w:rPr>
          <w:ins w:id="394" w:author="UNDERWRITER" w:date="2013-11-12T14:46:00Z"/>
          <w:rFonts w:ascii="Cambria" w:hAnsi="Cambria"/>
        </w:rPr>
      </w:pPr>
      <w:ins w:id="395" w:author="UNDERWRITER" w:date="2013-11-12T14:46:00Z">
        <w:r>
          <w:rPr>
            <w:rFonts w:ascii="Cambria" w:hAnsi="Cambria"/>
          </w:rPr>
          <w:t xml:space="preserve">Net </w:t>
        </w:r>
        <w:r w:rsidRPr="00A17A95">
          <w:rPr>
            <w:rFonts w:ascii="Cambria" w:hAnsi="Cambria"/>
          </w:rPr>
          <w:t>Cash value</w:t>
        </w:r>
        <w:r>
          <w:rPr>
            <w:rFonts w:ascii="Cambria" w:hAnsi="Cambria"/>
          </w:rPr>
          <w:t xml:space="preserve">/surrendervalue = 90% of Account Balance </w:t>
        </w:r>
      </w:ins>
    </w:p>
    <w:p w:rsidR="00F2015C" w:rsidRPr="00A17A95" w:rsidRDefault="00F2015C" w:rsidP="00704A52">
      <w:pPr>
        <w:spacing w:line="360" w:lineRule="auto"/>
        <w:rPr>
          <w:rFonts w:ascii="Cambria" w:hAnsi="Cambria"/>
        </w:rPr>
      </w:pPr>
    </w:p>
    <w:p w:rsidR="005831CA" w:rsidRPr="00A17A95" w:rsidRDefault="005831CA" w:rsidP="005831CA">
      <w:pPr>
        <w:pStyle w:val="Heading3"/>
        <w:rPr>
          <w:rFonts w:ascii="Cambria" w:eastAsiaTheme="minorHAnsi" w:hAnsi="Cambria"/>
        </w:rPr>
      </w:pPr>
      <w:bookmarkStart w:id="396" w:name="_Toc371586535"/>
      <w:r w:rsidRPr="00A17A95">
        <w:rPr>
          <w:rFonts w:ascii="Cambria" w:eastAsiaTheme="minorHAnsi" w:hAnsi="Cambria"/>
        </w:rPr>
        <w:t>Surrender Reports</w:t>
      </w:r>
      <w:bookmarkEnd w:id="396"/>
    </w:p>
    <w:p w:rsidR="005831CA" w:rsidRPr="00A17A95" w:rsidRDefault="005831CA" w:rsidP="00F47CFD">
      <w:pPr>
        <w:pStyle w:val="Heading4"/>
        <w:ind w:left="1276" w:hanging="992"/>
        <w:rPr>
          <w:rFonts w:eastAsiaTheme="minorHAnsi"/>
        </w:rPr>
      </w:pPr>
      <w:bookmarkStart w:id="397" w:name="_Toc371586536"/>
      <w:r w:rsidRPr="00A17A95">
        <w:rPr>
          <w:rFonts w:eastAsiaTheme="minorHAnsi"/>
        </w:rPr>
        <w:t>cheque Payment voucher</w:t>
      </w:r>
      <w:bookmarkEnd w:id="397"/>
    </w:p>
    <w:p w:rsidR="005831CA" w:rsidRDefault="005831CA" w:rsidP="00F47CFD">
      <w:pPr>
        <w:pStyle w:val="Heading4"/>
        <w:ind w:left="1276" w:hanging="992"/>
        <w:rPr>
          <w:rFonts w:eastAsiaTheme="minorHAnsi"/>
        </w:rPr>
      </w:pPr>
      <w:bookmarkStart w:id="398" w:name="_Toc371586537"/>
      <w:r w:rsidRPr="00A17A95">
        <w:rPr>
          <w:rFonts w:eastAsiaTheme="minorHAnsi"/>
        </w:rPr>
        <w:t>Surrendered Policies per paypoint, per agent type</w:t>
      </w:r>
      <w:bookmarkEnd w:id="398"/>
    </w:p>
    <w:p w:rsidR="00704A52" w:rsidRDefault="00704A52" w:rsidP="00704A52"/>
    <w:p w:rsidR="00704A52" w:rsidRDefault="00704A52" w:rsidP="00704A52">
      <w:pPr>
        <w:pStyle w:val="Heading3"/>
        <w:rPr>
          <w:rFonts w:eastAsiaTheme="minorHAnsi"/>
          <w:lang w:val="en-ZA"/>
        </w:rPr>
      </w:pPr>
      <w:bookmarkStart w:id="399" w:name="_Toc371586538"/>
      <w:r>
        <w:rPr>
          <w:rFonts w:eastAsiaTheme="minorHAnsi"/>
          <w:lang w:val="en-ZA"/>
        </w:rPr>
        <w:t>Input</w:t>
      </w:r>
      <w:bookmarkEnd w:id="399"/>
    </w:p>
    <w:p w:rsidR="00704A52" w:rsidRPr="00704A52" w:rsidRDefault="00704A52" w:rsidP="00704A52">
      <w:pPr>
        <w:autoSpaceDE w:val="0"/>
        <w:autoSpaceDN w:val="0"/>
        <w:adjustRightInd w:val="0"/>
        <w:rPr>
          <w:rFonts w:ascii="Cambria" w:eastAsiaTheme="minorHAnsi" w:hAnsi="Cambria" w:cs="ArialMT"/>
          <w:lang w:val="en-ZA"/>
        </w:rPr>
      </w:pPr>
      <w:r w:rsidRPr="00704A52">
        <w:rPr>
          <w:rFonts w:ascii="Cambria" w:eastAsiaTheme="minorHAnsi" w:hAnsi="Cambria" w:cs="ArialMT"/>
          <w:lang w:val="en-ZA"/>
        </w:rPr>
        <w:t>In case the customer would like to proceed to surrender the policy, documents required would be:</w:t>
      </w:r>
    </w:p>
    <w:p w:rsidR="00704A52" w:rsidRPr="00704A52" w:rsidRDefault="00704A52" w:rsidP="0009604A">
      <w:pPr>
        <w:pStyle w:val="ListParagraph"/>
        <w:numPr>
          <w:ilvl w:val="0"/>
          <w:numId w:val="95"/>
        </w:numPr>
        <w:autoSpaceDE w:val="0"/>
        <w:autoSpaceDN w:val="0"/>
        <w:adjustRightInd w:val="0"/>
        <w:spacing w:after="0"/>
        <w:ind w:left="714" w:hanging="357"/>
        <w:rPr>
          <w:rFonts w:ascii="Cambria" w:eastAsiaTheme="minorHAnsi" w:hAnsi="Cambria" w:cs="ArialMT"/>
          <w:lang w:val="en-ZA"/>
        </w:rPr>
      </w:pPr>
      <w:r>
        <w:rPr>
          <w:rFonts w:ascii="Cambria" w:eastAsiaTheme="minorHAnsi" w:hAnsi="Cambria" w:cs="ArialMT"/>
          <w:lang w:val="en-ZA"/>
        </w:rPr>
        <w:lastRenderedPageBreak/>
        <w:t xml:space="preserve">Signed </w:t>
      </w:r>
      <w:r w:rsidRPr="00704A52">
        <w:rPr>
          <w:rFonts w:ascii="Cambria" w:eastAsiaTheme="minorHAnsi" w:hAnsi="Cambria" w:cs="ArialMT"/>
          <w:lang w:val="en-ZA"/>
        </w:rPr>
        <w:t>Request form</w:t>
      </w:r>
    </w:p>
    <w:p w:rsidR="00704A52" w:rsidRPr="00704A52" w:rsidRDefault="00704A52" w:rsidP="0009604A">
      <w:pPr>
        <w:pStyle w:val="ListParagraph"/>
        <w:numPr>
          <w:ilvl w:val="0"/>
          <w:numId w:val="95"/>
        </w:numPr>
        <w:spacing w:after="0"/>
        <w:ind w:left="714" w:hanging="357"/>
        <w:rPr>
          <w:rFonts w:ascii="Cambria" w:hAnsi="Cambria"/>
        </w:rPr>
      </w:pPr>
      <w:r w:rsidRPr="00704A52">
        <w:rPr>
          <w:rFonts w:ascii="Cambria" w:eastAsiaTheme="minorHAnsi" w:hAnsi="Cambria" w:cs="ArialMT"/>
          <w:lang w:val="en-ZA"/>
        </w:rPr>
        <w:t>Policy document</w:t>
      </w:r>
    </w:p>
    <w:p w:rsidR="00704A52" w:rsidRPr="00704A52" w:rsidRDefault="00704A52" w:rsidP="0009604A">
      <w:pPr>
        <w:pStyle w:val="ListParagraph"/>
        <w:numPr>
          <w:ilvl w:val="0"/>
          <w:numId w:val="95"/>
        </w:numPr>
        <w:spacing w:after="0"/>
        <w:ind w:left="714" w:hanging="357"/>
        <w:rPr>
          <w:rFonts w:ascii="Cambria" w:hAnsi="Cambria"/>
        </w:rPr>
      </w:pPr>
      <w:r>
        <w:rPr>
          <w:rFonts w:ascii="Cambria" w:eastAsiaTheme="minorHAnsi" w:hAnsi="Cambria" w:cs="ArialMT"/>
          <w:lang w:val="en-ZA"/>
        </w:rPr>
        <w:t>Identification Document</w:t>
      </w:r>
    </w:p>
    <w:p w:rsidR="00704A52" w:rsidRPr="00704A52" w:rsidRDefault="00704A52" w:rsidP="0009604A">
      <w:pPr>
        <w:pStyle w:val="ListParagraph"/>
        <w:numPr>
          <w:ilvl w:val="0"/>
          <w:numId w:val="95"/>
        </w:numPr>
        <w:spacing w:after="0"/>
        <w:ind w:left="714" w:hanging="357"/>
        <w:rPr>
          <w:rFonts w:ascii="Cambria" w:hAnsi="Cambria"/>
        </w:rPr>
      </w:pPr>
      <w:r>
        <w:rPr>
          <w:rFonts w:ascii="Cambria" w:eastAsiaTheme="minorHAnsi" w:hAnsi="Cambria" w:cs="ArialMT"/>
          <w:lang w:val="en-ZA"/>
        </w:rPr>
        <w:t>Bank Details</w:t>
      </w:r>
    </w:p>
    <w:p w:rsidR="00704A52" w:rsidRPr="00A17A95" w:rsidRDefault="00704A52" w:rsidP="00704A52">
      <w:pPr>
        <w:pStyle w:val="Heading3"/>
        <w:rPr>
          <w:rFonts w:ascii="Cambria" w:eastAsiaTheme="minorHAnsi" w:hAnsi="Cambria"/>
        </w:rPr>
      </w:pPr>
      <w:bookmarkStart w:id="400" w:name="_Toc371586539"/>
      <w:r w:rsidRPr="00A17A95">
        <w:rPr>
          <w:rFonts w:ascii="Cambria" w:eastAsiaTheme="minorHAnsi" w:hAnsi="Cambria"/>
        </w:rPr>
        <w:t>Process</w:t>
      </w:r>
      <w:bookmarkEnd w:id="400"/>
    </w:p>
    <w:p w:rsidR="00704A52" w:rsidRPr="00A17A95" w:rsidRDefault="00704A52" w:rsidP="00704A52">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Rece</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ve a</w:t>
      </w:r>
      <w:r w:rsidRPr="00A17A95">
        <w:rPr>
          <w:rFonts w:ascii="Cambria" w:eastAsiaTheme="minorHAnsi" w:hAnsi="Cambria" w:cs="HelveticaLTMM_1_800"/>
          <w:sz w:val="24"/>
          <w:szCs w:val="24"/>
        </w:rPr>
        <w:t xml:space="preserve">ll </w:t>
      </w:r>
      <w:r w:rsidRPr="00A17A95">
        <w:rPr>
          <w:rFonts w:ascii="Cambria" w:eastAsiaTheme="minorHAnsi" w:hAnsi="Cambria" w:cs="HelveticaLTMM_1_1000"/>
          <w:sz w:val="24"/>
          <w:szCs w:val="24"/>
        </w:rPr>
        <w:t>requ</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red documents from the customer</w:t>
      </w:r>
    </w:p>
    <w:p w:rsidR="00704A52" w:rsidRPr="00A17A95" w:rsidRDefault="00704A52" w:rsidP="00704A52">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 xml:space="preserve">Check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f po</w:t>
      </w:r>
      <w:r w:rsidRPr="00A17A95">
        <w:rPr>
          <w:rFonts w:ascii="Cambria" w:eastAsiaTheme="minorHAnsi" w:hAnsi="Cambria" w:cs="HelveticaLTMM_1_800"/>
          <w:sz w:val="24"/>
          <w:szCs w:val="24"/>
        </w:rPr>
        <w:t>li</w:t>
      </w:r>
      <w:r w:rsidRPr="00A17A95">
        <w:rPr>
          <w:rFonts w:ascii="Cambria" w:eastAsiaTheme="minorHAnsi" w:hAnsi="Cambria" w:cs="HelveticaLTMM_1_1000"/>
          <w:sz w:val="24"/>
          <w:szCs w:val="24"/>
        </w:rPr>
        <w:t xml:space="preserve">cy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 xml:space="preserve">s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w:t>
      </w:r>
      <w:r w:rsidRPr="00A17A95">
        <w:rPr>
          <w:rFonts w:ascii="Cambria" w:eastAsiaTheme="minorHAnsi" w:hAnsi="Cambria" w:cs="HelveticaLTMM_1_933"/>
          <w:sz w:val="24"/>
          <w:szCs w:val="24"/>
        </w:rPr>
        <w:t>-</w:t>
      </w:r>
      <w:r w:rsidRPr="00A17A95">
        <w:rPr>
          <w:rFonts w:ascii="Cambria" w:eastAsiaTheme="minorHAnsi" w:hAnsi="Cambria" w:cs="HelveticaLTMM_1_1000"/>
          <w:sz w:val="24"/>
          <w:szCs w:val="24"/>
        </w:rPr>
        <w:t>force</w:t>
      </w:r>
    </w:p>
    <w:p w:rsidR="00704A52" w:rsidRPr="00A17A95" w:rsidRDefault="00704A52" w:rsidP="00704A52">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 xml:space="preserve">Check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f po</w:t>
      </w:r>
      <w:r w:rsidRPr="00A17A95">
        <w:rPr>
          <w:rFonts w:ascii="Cambria" w:eastAsiaTheme="minorHAnsi" w:hAnsi="Cambria" w:cs="HelveticaLTMM_1_800"/>
          <w:sz w:val="24"/>
          <w:szCs w:val="24"/>
        </w:rPr>
        <w:t>li</w:t>
      </w:r>
      <w:r w:rsidRPr="00A17A95">
        <w:rPr>
          <w:rFonts w:ascii="Cambria" w:eastAsiaTheme="minorHAnsi" w:hAnsi="Cambria" w:cs="HelveticaLTMM_1_1000"/>
          <w:sz w:val="24"/>
          <w:szCs w:val="24"/>
        </w:rPr>
        <w:t xml:space="preserve">cy </w:t>
      </w:r>
      <w:r w:rsidR="008115FA">
        <w:rPr>
          <w:rFonts w:ascii="Cambria" w:eastAsiaTheme="minorHAnsi" w:hAnsi="Cambria" w:cs="HelveticaLTMM_1_1000"/>
          <w:sz w:val="24"/>
          <w:szCs w:val="24"/>
        </w:rPr>
        <w:t>has a s</w:t>
      </w:r>
      <w:r w:rsidR="008115FA">
        <w:rPr>
          <w:rFonts w:ascii="Cambria" w:eastAsiaTheme="minorHAnsi" w:hAnsi="Cambria" w:cs="HelveticaLTMM_1_800"/>
          <w:sz w:val="24"/>
          <w:szCs w:val="24"/>
        </w:rPr>
        <w:t>urrender</w:t>
      </w:r>
      <w:r w:rsidR="008115FA">
        <w:rPr>
          <w:rFonts w:ascii="Cambria" w:eastAsiaTheme="minorHAnsi" w:hAnsi="Cambria" w:cs="HelveticaLTMM_1_1000"/>
          <w:sz w:val="24"/>
          <w:szCs w:val="24"/>
        </w:rPr>
        <w:t>value</w:t>
      </w:r>
      <w:r w:rsidRPr="00A17A95">
        <w:rPr>
          <w:rFonts w:ascii="Cambria" w:eastAsiaTheme="minorHAnsi" w:hAnsi="Cambria" w:cs="HelveticaLTMM_1_1000"/>
          <w:sz w:val="24"/>
          <w:szCs w:val="24"/>
        </w:rPr>
        <w:t>[by def</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on and by terms and cond</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ons]</w:t>
      </w:r>
    </w:p>
    <w:p w:rsidR="00704A52" w:rsidRPr="00A17A95" w:rsidRDefault="00704A52" w:rsidP="00704A52">
      <w:pPr>
        <w:pStyle w:val="ListParagraph"/>
        <w:numPr>
          <w:ilvl w:val="0"/>
          <w:numId w:val="26"/>
        </w:numPr>
        <w:autoSpaceDE w:val="0"/>
        <w:autoSpaceDN w:val="0"/>
        <w:adjustRightInd w:val="0"/>
        <w:spacing w:after="0"/>
        <w:rPr>
          <w:rFonts w:ascii="Cambria" w:eastAsiaTheme="minorHAnsi" w:hAnsi="Cambria" w:cs="HelveticaLTMM_1_1000"/>
          <w:sz w:val="24"/>
          <w:szCs w:val="24"/>
        </w:rPr>
      </w:pPr>
      <w:r>
        <w:rPr>
          <w:rFonts w:ascii="Cambria" w:eastAsiaTheme="minorHAnsi" w:hAnsi="Cambria" w:cs="HelveticaLTMM_1_1000"/>
          <w:sz w:val="24"/>
          <w:szCs w:val="24"/>
        </w:rPr>
        <w:t>Capture</w:t>
      </w:r>
      <w:r w:rsidRPr="00A17A95">
        <w:rPr>
          <w:rFonts w:ascii="Cambria" w:eastAsiaTheme="minorHAnsi" w:hAnsi="Cambria" w:cs="HelveticaLTMM_1_1000"/>
          <w:sz w:val="24"/>
          <w:szCs w:val="24"/>
        </w:rPr>
        <w:t xml:space="preserve"> the request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 xml:space="preserve">n PAS and generate </w:t>
      </w:r>
      <w:r w:rsidR="004C738A">
        <w:rPr>
          <w:rFonts w:ascii="Cambria" w:eastAsiaTheme="minorHAnsi" w:hAnsi="Cambria" w:cs="HelveticaLTMM_1_1000"/>
          <w:sz w:val="24"/>
          <w:szCs w:val="24"/>
        </w:rPr>
        <w:t>surrender</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d</w:t>
      </w:r>
    </w:p>
    <w:p w:rsidR="00704A52" w:rsidRPr="00A17A95" w:rsidRDefault="00704A52" w:rsidP="00704A52">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 xml:space="preserve">Scan the request form and update status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 PAS</w:t>
      </w:r>
    </w:p>
    <w:p w:rsidR="00704A52" w:rsidRPr="00A17A95" w:rsidRDefault="00704A52" w:rsidP="00704A52">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933"/>
          <w:sz w:val="24"/>
          <w:szCs w:val="24"/>
        </w:rPr>
        <w:t>I</w:t>
      </w:r>
      <w:r w:rsidRPr="00A17A95">
        <w:rPr>
          <w:rFonts w:ascii="Cambria" w:eastAsiaTheme="minorHAnsi" w:hAnsi="Cambria" w:cs="HelveticaLTMM_1_1000"/>
          <w:sz w:val="24"/>
          <w:szCs w:val="24"/>
        </w:rPr>
        <w:t xml:space="preserve">ssue cheque to customer / </w:t>
      </w:r>
      <w:r>
        <w:rPr>
          <w:rFonts w:ascii="Cambria" w:eastAsiaTheme="minorHAnsi" w:hAnsi="Cambria" w:cs="HelveticaLTMM_1_1000"/>
          <w:sz w:val="24"/>
          <w:szCs w:val="24"/>
        </w:rPr>
        <w:t>Credit</w:t>
      </w:r>
      <w:r w:rsidRPr="00A17A95">
        <w:rPr>
          <w:rFonts w:ascii="Cambria" w:eastAsiaTheme="minorHAnsi" w:hAnsi="Cambria" w:cs="HelveticaLTMM_1_1000"/>
          <w:sz w:val="24"/>
          <w:szCs w:val="24"/>
        </w:rPr>
        <w:t xml:space="preserve"> to account</w:t>
      </w:r>
      <w:r w:rsidR="008115FA">
        <w:rPr>
          <w:rFonts w:ascii="Cambria" w:eastAsiaTheme="minorHAnsi" w:hAnsi="Cambria" w:cs="HelveticaLTMM_1_1000"/>
          <w:sz w:val="24"/>
          <w:szCs w:val="24"/>
        </w:rPr>
        <w:t>(EFT)</w:t>
      </w:r>
    </w:p>
    <w:p w:rsidR="00704A52" w:rsidRPr="008115FA" w:rsidRDefault="00704A52" w:rsidP="008115FA">
      <w:pPr>
        <w:pStyle w:val="ListParagraph"/>
        <w:numPr>
          <w:ilvl w:val="0"/>
          <w:numId w:val="26"/>
        </w:numPr>
        <w:rPr>
          <w:rFonts w:ascii="Cambria" w:hAnsi="Cambria"/>
        </w:rPr>
      </w:pPr>
      <w:r w:rsidRPr="008115FA">
        <w:rPr>
          <w:rFonts w:ascii="Cambria" w:eastAsiaTheme="minorHAnsi" w:hAnsi="Cambria" w:cs="HelveticaLTMM_1_1000"/>
        </w:rPr>
        <w:t>Send Ema</w:t>
      </w:r>
      <w:r w:rsidRPr="008115FA">
        <w:rPr>
          <w:rFonts w:ascii="Cambria" w:eastAsiaTheme="minorHAnsi" w:hAnsi="Cambria" w:cs="HelveticaLTMM_1_800"/>
        </w:rPr>
        <w:t xml:space="preserve">il </w:t>
      </w:r>
      <w:r w:rsidRPr="008115FA">
        <w:rPr>
          <w:rFonts w:ascii="Cambria" w:eastAsiaTheme="minorHAnsi" w:hAnsi="Cambria" w:cs="HelveticaLTMM_1_1000"/>
        </w:rPr>
        <w:t>/ SMS to customer on update</w:t>
      </w:r>
    </w:p>
    <w:p w:rsidR="008115FA" w:rsidRDefault="008115FA" w:rsidP="008115FA">
      <w:pPr>
        <w:pStyle w:val="Heading3"/>
        <w:rPr>
          <w:rFonts w:eastAsiaTheme="minorHAnsi"/>
        </w:rPr>
      </w:pPr>
      <w:bookmarkStart w:id="401" w:name="_Toc371586540"/>
      <w:r>
        <w:rPr>
          <w:rFonts w:eastAsiaTheme="minorHAnsi"/>
        </w:rPr>
        <w:t>Output</w:t>
      </w:r>
      <w:bookmarkEnd w:id="401"/>
    </w:p>
    <w:p w:rsidR="00F57ABF" w:rsidRPr="00F57ABF" w:rsidRDefault="00F57ABF" w:rsidP="00F57ABF">
      <w:pPr>
        <w:rPr>
          <w:rFonts w:eastAsiaTheme="minorHAnsi"/>
        </w:rPr>
      </w:pPr>
    </w:p>
    <w:p w:rsidR="00F57ABF" w:rsidRDefault="00F57ABF" w:rsidP="00AE2F7A">
      <w:pPr>
        <w:pStyle w:val="ListParagraph"/>
        <w:numPr>
          <w:ilvl w:val="0"/>
          <w:numId w:val="25"/>
        </w:numPr>
        <w:spacing w:after="0"/>
        <w:ind w:left="714" w:hanging="357"/>
        <w:rPr>
          <w:rFonts w:ascii="Cambria" w:eastAsiaTheme="minorHAnsi" w:hAnsi="Cambria"/>
        </w:rPr>
      </w:pPr>
      <w:r w:rsidRPr="00A17A95">
        <w:rPr>
          <w:rFonts w:ascii="Cambria" w:eastAsiaTheme="minorHAnsi" w:hAnsi="Cambria"/>
        </w:rPr>
        <w:t>Cheque</w:t>
      </w:r>
      <w:r>
        <w:rPr>
          <w:rFonts w:ascii="Cambria" w:eastAsiaTheme="minorHAnsi" w:hAnsi="Cambria"/>
        </w:rPr>
        <w:t xml:space="preserve">/Transfer to bank </w:t>
      </w:r>
    </w:p>
    <w:p w:rsidR="00F57ABF" w:rsidRDefault="00AE2F7A" w:rsidP="00AE2F7A">
      <w:pPr>
        <w:pStyle w:val="ListParagraph"/>
        <w:numPr>
          <w:ilvl w:val="0"/>
          <w:numId w:val="25"/>
        </w:numPr>
        <w:spacing w:after="0"/>
        <w:ind w:left="714" w:hanging="357"/>
        <w:rPr>
          <w:rFonts w:ascii="Cambria" w:eastAsiaTheme="minorHAnsi" w:hAnsi="Cambria"/>
        </w:rPr>
      </w:pPr>
      <w:r>
        <w:rPr>
          <w:rFonts w:ascii="Cambria" w:eastAsiaTheme="minorHAnsi" w:hAnsi="Cambria"/>
        </w:rPr>
        <w:t>Termination Letter</w:t>
      </w:r>
    </w:p>
    <w:p w:rsidR="00AE2F7A" w:rsidRPr="00A17A95" w:rsidRDefault="00AE2F7A" w:rsidP="00F57ABF">
      <w:pPr>
        <w:pStyle w:val="ListParagraph"/>
        <w:numPr>
          <w:ilvl w:val="0"/>
          <w:numId w:val="25"/>
        </w:numPr>
        <w:rPr>
          <w:rFonts w:ascii="Cambria" w:eastAsiaTheme="minorHAnsi" w:hAnsi="Cambria"/>
        </w:rPr>
      </w:pPr>
    </w:p>
    <w:p w:rsidR="00C94BE0" w:rsidRPr="00A17A95" w:rsidRDefault="00C94BE0" w:rsidP="001B3A4D">
      <w:pPr>
        <w:pStyle w:val="Heading2"/>
        <w:rPr>
          <w:rFonts w:ascii="Cambria" w:eastAsiaTheme="minorHAnsi" w:hAnsi="Cambria"/>
        </w:rPr>
      </w:pPr>
      <w:bookmarkStart w:id="402" w:name="_Toc371586541"/>
      <w:r w:rsidRPr="00A17A95">
        <w:rPr>
          <w:rFonts w:ascii="Cambria" w:eastAsiaTheme="minorHAnsi" w:hAnsi="Cambria"/>
        </w:rPr>
        <w:t>Partial Maturities</w:t>
      </w:r>
      <w:bookmarkEnd w:id="402"/>
    </w:p>
    <w:p w:rsidR="00FA3B9C" w:rsidRPr="00A17A95" w:rsidRDefault="00FA3B9C" w:rsidP="00FA3B9C">
      <w:pPr>
        <w:pStyle w:val="Heading3"/>
        <w:rPr>
          <w:rFonts w:ascii="Cambria" w:hAnsi="Cambria"/>
        </w:rPr>
      </w:pPr>
      <w:bookmarkStart w:id="403" w:name="_Toc371586542"/>
      <w:r w:rsidRPr="00A17A95">
        <w:rPr>
          <w:rFonts w:ascii="Cambria" w:hAnsi="Cambria"/>
        </w:rPr>
        <w:t>Educational Support Plan</w:t>
      </w:r>
      <w:bookmarkEnd w:id="403"/>
    </w:p>
    <w:p w:rsidR="00FA3B9C" w:rsidRPr="00A17A95" w:rsidRDefault="00FA3B9C" w:rsidP="00FA3B9C">
      <w:pPr>
        <w:spacing w:line="276" w:lineRule="auto"/>
        <w:jc w:val="both"/>
        <w:rPr>
          <w:rFonts w:ascii="Cambria" w:hAnsi="Cambria"/>
        </w:rPr>
      </w:pPr>
      <w:r w:rsidRPr="00A17A95">
        <w:rPr>
          <w:rFonts w:ascii="Cambria" w:hAnsi="Cambria"/>
        </w:rPr>
        <w:t>The policy allows for 4 partial payments during the last 5 years of the policy term. The amount payable is a percentage of the fund value</w:t>
      </w:r>
    </w:p>
    <w:p w:rsidR="00FA3B9C" w:rsidRPr="00A17A95" w:rsidRDefault="00FA3B9C" w:rsidP="00FA3B9C">
      <w:pPr>
        <w:spacing w:line="276" w:lineRule="auto"/>
        <w:jc w:val="both"/>
        <w:rPr>
          <w:rFonts w:ascii="Cambria" w:hAnsi="Cambria"/>
        </w:rPr>
      </w:pPr>
    </w:p>
    <w:tbl>
      <w:tblPr>
        <w:tblStyle w:val="TableGrid"/>
        <w:tblW w:w="0" w:type="auto"/>
        <w:tblInd w:w="1384" w:type="dxa"/>
        <w:tblLook w:val="04A0" w:firstRow="1" w:lastRow="0" w:firstColumn="1" w:lastColumn="0" w:noHBand="0" w:noVBand="1"/>
      </w:tblPr>
      <w:tblGrid>
        <w:gridCol w:w="1985"/>
        <w:gridCol w:w="4536"/>
      </w:tblGrid>
      <w:tr w:rsidR="00FA3B9C" w:rsidRPr="00A17A95" w:rsidTr="00604DDC">
        <w:tc>
          <w:tcPr>
            <w:tcW w:w="1985" w:type="dxa"/>
          </w:tcPr>
          <w:p w:rsidR="00FA3B9C" w:rsidRPr="00A17A95" w:rsidRDefault="00FA3B9C" w:rsidP="00604DDC">
            <w:pPr>
              <w:autoSpaceDE w:val="0"/>
              <w:autoSpaceDN w:val="0"/>
              <w:adjustRightInd w:val="0"/>
              <w:rPr>
                <w:rFonts w:ascii="Cambria" w:eastAsiaTheme="minorHAnsi" w:hAnsi="Cambria" w:cs="Cambria-Bold"/>
                <w:b/>
                <w:bCs/>
                <w:sz w:val="20"/>
                <w:szCs w:val="20"/>
                <w:lang w:val="en-ZA"/>
              </w:rPr>
            </w:pPr>
            <w:r w:rsidRPr="00A17A95">
              <w:rPr>
                <w:rFonts w:ascii="Cambria" w:eastAsiaTheme="minorHAnsi" w:hAnsi="Cambria" w:cs="Cambria-Bold"/>
                <w:b/>
                <w:bCs/>
                <w:sz w:val="20"/>
                <w:szCs w:val="20"/>
                <w:lang w:val="en-ZA"/>
              </w:rPr>
              <w:t>Payment</w:t>
            </w:r>
          </w:p>
        </w:tc>
        <w:tc>
          <w:tcPr>
            <w:tcW w:w="4536" w:type="dxa"/>
          </w:tcPr>
          <w:p w:rsidR="00FA3B9C" w:rsidRPr="00A17A95" w:rsidRDefault="00FA3B9C" w:rsidP="00604DDC">
            <w:pPr>
              <w:autoSpaceDE w:val="0"/>
              <w:autoSpaceDN w:val="0"/>
              <w:adjustRightInd w:val="0"/>
              <w:rPr>
                <w:rFonts w:ascii="Cambria" w:eastAsiaTheme="minorHAnsi" w:hAnsi="Cambria" w:cs="Cambria-Bold"/>
                <w:b/>
                <w:bCs/>
                <w:sz w:val="20"/>
                <w:szCs w:val="20"/>
                <w:lang w:val="en-ZA"/>
              </w:rPr>
            </w:pPr>
            <w:r w:rsidRPr="00A17A95">
              <w:rPr>
                <w:rFonts w:ascii="Cambria" w:eastAsiaTheme="minorHAnsi" w:hAnsi="Cambria" w:cs="Cambria-Bold"/>
                <w:b/>
                <w:bCs/>
                <w:sz w:val="20"/>
                <w:szCs w:val="20"/>
                <w:lang w:val="en-ZA"/>
              </w:rPr>
              <w:t>Maximum Percentage of Accumulated Funds</w:t>
            </w:r>
          </w:p>
        </w:tc>
      </w:tr>
      <w:tr w:rsidR="00FA3B9C" w:rsidRPr="00A17A95" w:rsidTr="00604DDC">
        <w:tc>
          <w:tcPr>
            <w:tcW w:w="1985" w:type="dxa"/>
          </w:tcPr>
          <w:p w:rsidR="00FA3B9C" w:rsidRPr="00A17A95" w:rsidRDefault="00FA3B9C" w:rsidP="00604DDC">
            <w:pPr>
              <w:autoSpaceDE w:val="0"/>
              <w:autoSpaceDN w:val="0"/>
              <w:adjustRightInd w:val="0"/>
              <w:rPr>
                <w:rFonts w:ascii="Cambria" w:eastAsiaTheme="minorHAnsi" w:hAnsi="Cambria" w:cs="Cambria"/>
                <w:sz w:val="20"/>
                <w:szCs w:val="20"/>
                <w:lang w:val="en-ZA"/>
              </w:rPr>
            </w:pPr>
            <w:r w:rsidRPr="00A17A95">
              <w:rPr>
                <w:rFonts w:ascii="Cambria" w:eastAsiaTheme="minorHAnsi" w:hAnsi="Cambria" w:cs="Cambria"/>
                <w:sz w:val="20"/>
                <w:szCs w:val="20"/>
                <w:lang w:val="en-ZA"/>
              </w:rPr>
              <w:t>1st payment</w:t>
            </w:r>
          </w:p>
        </w:tc>
        <w:tc>
          <w:tcPr>
            <w:tcW w:w="4536" w:type="dxa"/>
          </w:tcPr>
          <w:p w:rsidR="00FA3B9C" w:rsidRPr="00A17A95" w:rsidRDefault="00FA3B9C" w:rsidP="00604DDC">
            <w:pPr>
              <w:autoSpaceDE w:val="0"/>
              <w:autoSpaceDN w:val="0"/>
              <w:adjustRightInd w:val="0"/>
              <w:rPr>
                <w:rFonts w:ascii="Cambria" w:eastAsiaTheme="minorHAnsi" w:hAnsi="Cambria" w:cs="Cambria"/>
                <w:sz w:val="20"/>
                <w:szCs w:val="20"/>
                <w:lang w:val="en-ZA"/>
              </w:rPr>
            </w:pPr>
            <w:r w:rsidRPr="00A17A95">
              <w:rPr>
                <w:rFonts w:ascii="Cambria" w:eastAsiaTheme="minorHAnsi" w:hAnsi="Cambria" w:cs="Cambria"/>
                <w:sz w:val="20"/>
                <w:szCs w:val="20"/>
                <w:lang w:val="en-ZA"/>
              </w:rPr>
              <w:t>25%</w:t>
            </w:r>
          </w:p>
        </w:tc>
      </w:tr>
      <w:tr w:rsidR="00FA3B9C" w:rsidRPr="00A17A95" w:rsidTr="00604DDC">
        <w:tc>
          <w:tcPr>
            <w:tcW w:w="1985" w:type="dxa"/>
          </w:tcPr>
          <w:p w:rsidR="00FA3B9C" w:rsidRPr="00A17A95" w:rsidRDefault="00FA3B9C" w:rsidP="00604DDC">
            <w:pPr>
              <w:autoSpaceDE w:val="0"/>
              <w:autoSpaceDN w:val="0"/>
              <w:adjustRightInd w:val="0"/>
              <w:rPr>
                <w:rFonts w:ascii="Cambria" w:eastAsiaTheme="minorHAnsi" w:hAnsi="Cambria" w:cs="Cambria"/>
                <w:sz w:val="13"/>
                <w:szCs w:val="13"/>
                <w:lang w:val="en-ZA"/>
              </w:rPr>
            </w:pPr>
            <w:r w:rsidRPr="00A17A95">
              <w:rPr>
                <w:rFonts w:ascii="Cambria" w:eastAsiaTheme="minorHAnsi" w:hAnsi="Cambria" w:cs="Cambria"/>
                <w:sz w:val="20"/>
                <w:szCs w:val="20"/>
                <w:lang w:val="en-ZA"/>
              </w:rPr>
              <w:t>2</w:t>
            </w:r>
            <w:r w:rsidRPr="00A17A95">
              <w:rPr>
                <w:rFonts w:ascii="Cambria" w:eastAsiaTheme="minorHAnsi" w:hAnsi="Cambria" w:cs="Cambria"/>
                <w:sz w:val="13"/>
                <w:szCs w:val="13"/>
                <w:lang w:val="en-ZA"/>
              </w:rPr>
              <w:t xml:space="preserve">nd </w:t>
            </w:r>
            <w:r w:rsidRPr="00A17A95">
              <w:rPr>
                <w:rFonts w:ascii="Cambria" w:eastAsiaTheme="minorHAnsi" w:hAnsi="Cambria" w:cs="Cambria"/>
                <w:sz w:val="20"/>
                <w:szCs w:val="20"/>
                <w:lang w:val="en-ZA"/>
              </w:rPr>
              <w:t>payment</w:t>
            </w:r>
          </w:p>
        </w:tc>
        <w:tc>
          <w:tcPr>
            <w:tcW w:w="4536" w:type="dxa"/>
          </w:tcPr>
          <w:p w:rsidR="00FA3B9C" w:rsidRPr="00A17A95" w:rsidRDefault="00FA3B9C" w:rsidP="00604DDC">
            <w:pPr>
              <w:autoSpaceDE w:val="0"/>
              <w:autoSpaceDN w:val="0"/>
              <w:adjustRightInd w:val="0"/>
              <w:rPr>
                <w:rFonts w:ascii="Cambria" w:eastAsiaTheme="minorHAnsi" w:hAnsi="Cambria" w:cs="Cambria"/>
                <w:sz w:val="20"/>
                <w:szCs w:val="20"/>
                <w:lang w:val="en-ZA"/>
              </w:rPr>
            </w:pPr>
            <w:r w:rsidRPr="00A17A95">
              <w:rPr>
                <w:rFonts w:ascii="Cambria" w:eastAsiaTheme="minorHAnsi" w:hAnsi="Cambria" w:cs="Cambria"/>
                <w:sz w:val="20"/>
                <w:szCs w:val="20"/>
                <w:lang w:val="en-ZA"/>
              </w:rPr>
              <w:t>30%</w:t>
            </w:r>
          </w:p>
        </w:tc>
      </w:tr>
      <w:tr w:rsidR="00FA3B9C" w:rsidRPr="00A17A95" w:rsidTr="00604DDC">
        <w:tc>
          <w:tcPr>
            <w:tcW w:w="1985" w:type="dxa"/>
          </w:tcPr>
          <w:p w:rsidR="00FA3B9C" w:rsidRPr="00A17A95" w:rsidRDefault="00FA3B9C" w:rsidP="00604DDC">
            <w:pPr>
              <w:autoSpaceDE w:val="0"/>
              <w:autoSpaceDN w:val="0"/>
              <w:adjustRightInd w:val="0"/>
              <w:rPr>
                <w:rFonts w:ascii="Cambria" w:eastAsiaTheme="minorHAnsi" w:hAnsi="Cambria" w:cs="Cambria"/>
                <w:sz w:val="13"/>
                <w:szCs w:val="13"/>
                <w:lang w:val="en-ZA"/>
              </w:rPr>
            </w:pPr>
            <w:r w:rsidRPr="00A17A95">
              <w:rPr>
                <w:rFonts w:ascii="Cambria" w:eastAsiaTheme="minorHAnsi" w:hAnsi="Cambria" w:cs="Cambria"/>
                <w:sz w:val="20"/>
                <w:szCs w:val="20"/>
                <w:lang w:val="en-ZA"/>
              </w:rPr>
              <w:t>3</w:t>
            </w:r>
            <w:r w:rsidRPr="00A17A95">
              <w:rPr>
                <w:rFonts w:ascii="Cambria" w:eastAsiaTheme="minorHAnsi" w:hAnsi="Cambria" w:cs="Cambria"/>
                <w:sz w:val="13"/>
                <w:szCs w:val="13"/>
                <w:lang w:val="en-ZA"/>
              </w:rPr>
              <w:t xml:space="preserve">rd  </w:t>
            </w:r>
            <w:r w:rsidRPr="00A17A95">
              <w:rPr>
                <w:rFonts w:ascii="Cambria" w:eastAsiaTheme="minorHAnsi" w:hAnsi="Cambria" w:cs="Cambria"/>
                <w:sz w:val="20"/>
                <w:szCs w:val="20"/>
                <w:lang w:val="en-ZA"/>
              </w:rPr>
              <w:t>payment</w:t>
            </w:r>
          </w:p>
        </w:tc>
        <w:tc>
          <w:tcPr>
            <w:tcW w:w="4536" w:type="dxa"/>
          </w:tcPr>
          <w:p w:rsidR="00FA3B9C" w:rsidRPr="00A17A95" w:rsidRDefault="00FA3B9C" w:rsidP="00604DDC">
            <w:pPr>
              <w:autoSpaceDE w:val="0"/>
              <w:autoSpaceDN w:val="0"/>
              <w:adjustRightInd w:val="0"/>
              <w:rPr>
                <w:rFonts w:ascii="Cambria" w:eastAsiaTheme="minorHAnsi" w:hAnsi="Cambria" w:cs="Cambria"/>
                <w:sz w:val="20"/>
                <w:szCs w:val="20"/>
                <w:lang w:val="en-ZA"/>
              </w:rPr>
            </w:pPr>
            <w:r w:rsidRPr="00A17A95">
              <w:rPr>
                <w:rFonts w:ascii="Cambria" w:eastAsiaTheme="minorHAnsi" w:hAnsi="Cambria" w:cs="Cambria"/>
                <w:sz w:val="20"/>
                <w:szCs w:val="20"/>
                <w:lang w:val="en-ZA"/>
              </w:rPr>
              <w:t>35%</w:t>
            </w:r>
          </w:p>
        </w:tc>
      </w:tr>
      <w:tr w:rsidR="00FA3B9C" w:rsidRPr="00A17A95" w:rsidTr="004E4B59">
        <w:trPr>
          <w:trHeight w:val="70"/>
        </w:trPr>
        <w:tc>
          <w:tcPr>
            <w:tcW w:w="1985" w:type="dxa"/>
          </w:tcPr>
          <w:p w:rsidR="00FA3B9C" w:rsidRPr="00A17A95" w:rsidRDefault="00FA3B9C" w:rsidP="00604DDC">
            <w:pPr>
              <w:autoSpaceDE w:val="0"/>
              <w:autoSpaceDN w:val="0"/>
              <w:adjustRightInd w:val="0"/>
              <w:rPr>
                <w:rFonts w:ascii="Cambria" w:eastAsiaTheme="minorHAnsi" w:hAnsi="Cambria" w:cs="Cambria"/>
                <w:sz w:val="13"/>
                <w:szCs w:val="13"/>
                <w:lang w:val="en-ZA"/>
              </w:rPr>
            </w:pPr>
            <w:r w:rsidRPr="00A17A95">
              <w:rPr>
                <w:rFonts w:ascii="Cambria" w:eastAsiaTheme="minorHAnsi" w:hAnsi="Cambria" w:cs="Cambria"/>
                <w:sz w:val="20"/>
                <w:szCs w:val="20"/>
                <w:lang w:val="en-ZA"/>
              </w:rPr>
              <w:t>4</w:t>
            </w:r>
            <w:r w:rsidRPr="00A17A95">
              <w:rPr>
                <w:rFonts w:ascii="Cambria" w:eastAsiaTheme="minorHAnsi" w:hAnsi="Cambria" w:cs="Cambria"/>
                <w:sz w:val="13"/>
                <w:szCs w:val="13"/>
                <w:lang w:val="en-ZA"/>
              </w:rPr>
              <w:t xml:space="preserve">th </w:t>
            </w:r>
            <w:r w:rsidRPr="00A17A95">
              <w:rPr>
                <w:rFonts w:ascii="Cambria" w:eastAsiaTheme="minorHAnsi" w:hAnsi="Cambria" w:cs="Cambria"/>
                <w:sz w:val="20"/>
                <w:szCs w:val="20"/>
                <w:lang w:val="en-ZA"/>
              </w:rPr>
              <w:t>payment</w:t>
            </w:r>
          </w:p>
        </w:tc>
        <w:tc>
          <w:tcPr>
            <w:tcW w:w="4536" w:type="dxa"/>
          </w:tcPr>
          <w:p w:rsidR="00FA3B9C" w:rsidRPr="00A17A95" w:rsidRDefault="00FA3B9C" w:rsidP="00604DDC">
            <w:pPr>
              <w:autoSpaceDE w:val="0"/>
              <w:autoSpaceDN w:val="0"/>
              <w:adjustRightInd w:val="0"/>
              <w:rPr>
                <w:rFonts w:ascii="Cambria" w:eastAsiaTheme="minorHAnsi" w:hAnsi="Cambria" w:cs="Cambria"/>
                <w:sz w:val="20"/>
                <w:szCs w:val="20"/>
                <w:lang w:val="en-ZA"/>
              </w:rPr>
            </w:pPr>
            <w:r w:rsidRPr="00A17A95">
              <w:rPr>
                <w:rFonts w:ascii="Cambria" w:eastAsiaTheme="minorHAnsi" w:hAnsi="Cambria" w:cs="Cambria"/>
                <w:sz w:val="20"/>
                <w:szCs w:val="20"/>
                <w:lang w:val="en-ZA"/>
              </w:rPr>
              <w:t>50%</w:t>
            </w:r>
          </w:p>
        </w:tc>
      </w:tr>
    </w:tbl>
    <w:p w:rsidR="00367DCF" w:rsidRDefault="004E4B59" w:rsidP="004E4B59">
      <w:pPr>
        <w:pStyle w:val="Heading3"/>
        <w:rPr>
          <w:rFonts w:eastAsiaTheme="minorHAnsi"/>
        </w:rPr>
      </w:pPr>
      <w:bookmarkStart w:id="404" w:name="_Toc371586543"/>
      <w:r>
        <w:rPr>
          <w:rFonts w:eastAsiaTheme="minorHAnsi"/>
        </w:rPr>
        <w:t>Input</w:t>
      </w:r>
      <w:bookmarkEnd w:id="404"/>
    </w:p>
    <w:p w:rsidR="004E4B59" w:rsidRPr="004E4B59" w:rsidRDefault="004E4B59" w:rsidP="0009604A">
      <w:pPr>
        <w:pStyle w:val="ListParagraph"/>
        <w:numPr>
          <w:ilvl w:val="0"/>
          <w:numId w:val="96"/>
        </w:numPr>
        <w:spacing w:after="0"/>
        <w:ind w:left="714" w:hanging="357"/>
        <w:rPr>
          <w:rFonts w:eastAsiaTheme="minorHAnsi"/>
        </w:rPr>
      </w:pPr>
      <w:r w:rsidRPr="004E4B59">
        <w:rPr>
          <w:rFonts w:eastAsiaTheme="minorHAnsi"/>
        </w:rPr>
        <w:t>Signed Request Form</w:t>
      </w:r>
    </w:p>
    <w:p w:rsidR="004E4B59" w:rsidRDefault="004E4B59" w:rsidP="0009604A">
      <w:pPr>
        <w:pStyle w:val="ListParagraph"/>
        <w:numPr>
          <w:ilvl w:val="0"/>
          <w:numId w:val="96"/>
        </w:numPr>
        <w:spacing w:after="0"/>
        <w:ind w:left="714" w:hanging="357"/>
        <w:rPr>
          <w:rFonts w:eastAsiaTheme="minorHAnsi"/>
        </w:rPr>
      </w:pPr>
      <w:r w:rsidRPr="004E4B59">
        <w:rPr>
          <w:rFonts w:eastAsiaTheme="minorHAnsi"/>
        </w:rPr>
        <w:t>Bank Details</w:t>
      </w:r>
    </w:p>
    <w:p w:rsidR="00A2373A" w:rsidRDefault="00A2373A" w:rsidP="0009604A">
      <w:pPr>
        <w:pStyle w:val="ListParagraph"/>
        <w:numPr>
          <w:ilvl w:val="0"/>
          <w:numId w:val="96"/>
        </w:numPr>
        <w:spacing w:after="0"/>
        <w:ind w:left="714" w:hanging="357"/>
        <w:rPr>
          <w:rFonts w:eastAsiaTheme="minorHAnsi"/>
        </w:rPr>
      </w:pPr>
      <w:r>
        <w:rPr>
          <w:rFonts w:eastAsiaTheme="minorHAnsi"/>
        </w:rPr>
        <w:t>Identification document</w:t>
      </w:r>
    </w:p>
    <w:p w:rsidR="004E4B59" w:rsidRDefault="004E4B59" w:rsidP="004E4B59">
      <w:pPr>
        <w:pStyle w:val="Heading3"/>
        <w:rPr>
          <w:rFonts w:eastAsiaTheme="minorHAnsi"/>
        </w:rPr>
      </w:pPr>
      <w:bookmarkStart w:id="405" w:name="_Toc371586544"/>
      <w:r>
        <w:rPr>
          <w:rFonts w:eastAsiaTheme="minorHAnsi"/>
        </w:rPr>
        <w:t>Process</w:t>
      </w:r>
      <w:bookmarkEnd w:id="405"/>
    </w:p>
    <w:p w:rsidR="00A2373A" w:rsidRPr="00A17A95" w:rsidRDefault="00A2373A" w:rsidP="00A2373A">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Rece</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ve a</w:t>
      </w:r>
      <w:r w:rsidRPr="00A17A95">
        <w:rPr>
          <w:rFonts w:ascii="Cambria" w:eastAsiaTheme="minorHAnsi" w:hAnsi="Cambria" w:cs="HelveticaLTMM_1_800"/>
          <w:sz w:val="24"/>
          <w:szCs w:val="24"/>
        </w:rPr>
        <w:t xml:space="preserve">ll </w:t>
      </w:r>
      <w:r w:rsidRPr="00A17A95">
        <w:rPr>
          <w:rFonts w:ascii="Cambria" w:eastAsiaTheme="minorHAnsi" w:hAnsi="Cambria" w:cs="HelveticaLTMM_1_1000"/>
          <w:sz w:val="24"/>
          <w:szCs w:val="24"/>
        </w:rPr>
        <w:t>requ</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red documents from the customer</w:t>
      </w:r>
    </w:p>
    <w:p w:rsidR="00A2373A" w:rsidRPr="00A17A95" w:rsidRDefault="00A2373A" w:rsidP="00A2373A">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 xml:space="preserve">Check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f po</w:t>
      </w:r>
      <w:r w:rsidRPr="00A17A95">
        <w:rPr>
          <w:rFonts w:ascii="Cambria" w:eastAsiaTheme="minorHAnsi" w:hAnsi="Cambria" w:cs="HelveticaLTMM_1_800"/>
          <w:sz w:val="24"/>
          <w:szCs w:val="24"/>
        </w:rPr>
        <w:t>li</w:t>
      </w:r>
      <w:r w:rsidRPr="00A17A95">
        <w:rPr>
          <w:rFonts w:ascii="Cambria" w:eastAsiaTheme="minorHAnsi" w:hAnsi="Cambria" w:cs="HelveticaLTMM_1_1000"/>
          <w:sz w:val="24"/>
          <w:szCs w:val="24"/>
        </w:rPr>
        <w:t xml:space="preserve">cy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 xml:space="preserve">s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w:t>
      </w:r>
      <w:r w:rsidRPr="00A17A95">
        <w:rPr>
          <w:rFonts w:ascii="Cambria" w:eastAsiaTheme="minorHAnsi" w:hAnsi="Cambria" w:cs="HelveticaLTMM_1_933"/>
          <w:sz w:val="24"/>
          <w:szCs w:val="24"/>
        </w:rPr>
        <w:t>-</w:t>
      </w:r>
      <w:r w:rsidRPr="00A17A95">
        <w:rPr>
          <w:rFonts w:ascii="Cambria" w:eastAsiaTheme="minorHAnsi" w:hAnsi="Cambria" w:cs="HelveticaLTMM_1_1000"/>
          <w:sz w:val="24"/>
          <w:szCs w:val="24"/>
        </w:rPr>
        <w:t>force</w:t>
      </w:r>
    </w:p>
    <w:p w:rsidR="00A2373A" w:rsidRPr="00A17A95" w:rsidRDefault="00A2373A" w:rsidP="00A2373A">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 xml:space="preserve">Check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f po</w:t>
      </w:r>
      <w:r w:rsidRPr="00A17A95">
        <w:rPr>
          <w:rFonts w:ascii="Cambria" w:eastAsiaTheme="minorHAnsi" w:hAnsi="Cambria" w:cs="HelveticaLTMM_1_800"/>
          <w:sz w:val="24"/>
          <w:szCs w:val="24"/>
        </w:rPr>
        <w:t>li</w:t>
      </w:r>
      <w:r w:rsidRPr="00A17A95">
        <w:rPr>
          <w:rFonts w:ascii="Cambria" w:eastAsiaTheme="minorHAnsi" w:hAnsi="Cambria" w:cs="HelveticaLTMM_1_1000"/>
          <w:sz w:val="24"/>
          <w:szCs w:val="24"/>
        </w:rPr>
        <w:t xml:space="preserve">cy </w:t>
      </w:r>
      <w:r>
        <w:rPr>
          <w:rFonts w:ascii="Cambria" w:eastAsiaTheme="minorHAnsi" w:hAnsi="Cambria" w:cs="HelveticaLTMM_1_1000"/>
          <w:sz w:val="24"/>
          <w:szCs w:val="24"/>
        </w:rPr>
        <w:t>has a Partial Payment</w:t>
      </w:r>
      <w:r w:rsidRPr="00A17A95">
        <w:rPr>
          <w:rFonts w:ascii="Cambria" w:eastAsiaTheme="minorHAnsi" w:hAnsi="Cambria" w:cs="HelveticaLTMM_1_1000"/>
          <w:sz w:val="24"/>
          <w:szCs w:val="24"/>
        </w:rPr>
        <w:t>[by def</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on and by terms and cond</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ons]</w:t>
      </w:r>
    </w:p>
    <w:p w:rsidR="00A2373A" w:rsidRPr="00A17A95" w:rsidRDefault="00A2373A" w:rsidP="00A2373A">
      <w:pPr>
        <w:pStyle w:val="ListParagraph"/>
        <w:numPr>
          <w:ilvl w:val="0"/>
          <w:numId w:val="26"/>
        </w:numPr>
        <w:autoSpaceDE w:val="0"/>
        <w:autoSpaceDN w:val="0"/>
        <w:adjustRightInd w:val="0"/>
        <w:spacing w:after="0"/>
        <w:rPr>
          <w:rFonts w:ascii="Cambria" w:eastAsiaTheme="minorHAnsi" w:hAnsi="Cambria" w:cs="HelveticaLTMM_1_1000"/>
          <w:sz w:val="24"/>
          <w:szCs w:val="24"/>
        </w:rPr>
      </w:pPr>
      <w:r>
        <w:rPr>
          <w:rFonts w:ascii="Cambria" w:eastAsiaTheme="minorHAnsi" w:hAnsi="Cambria" w:cs="HelveticaLTMM_1_1000"/>
          <w:sz w:val="24"/>
          <w:szCs w:val="24"/>
        </w:rPr>
        <w:t>Capture</w:t>
      </w:r>
      <w:r w:rsidRPr="00A17A95">
        <w:rPr>
          <w:rFonts w:ascii="Cambria" w:eastAsiaTheme="minorHAnsi" w:hAnsi="Cambria" w:cs="HelveticaLTMM_1_1000"/>
          <w:sz w:val="24"/>
          <w:szCs w:val="24"/>
        </w:rPr>
        <w:t xml:space="preserve"> the request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 xml:space="preserve">n PAS and generate </w:t>
      </w:r>
      <w:r>
        <w:rPr>
          <w:rFonts w:ascii="Cambria" w:eastAsiaTheme="minorHAnsi" w:hAnsi="Cambria" w:cs="HelveticaLTMM_1_1000"/>
          <w:sz w:val="24"/>
          <w:szCs w:val="24"/>
        </w:rPr>
        <w:t>partial payment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d</w:t>
      </w:r>
    </w:p>
    <w:p w:rsidR="00A2373A" w:rsidRPr="00A17A95" w:rsidRDefault="00A2373A" w:rsidP="00A2373A">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 xml:space="preserve">Scan the request form and update status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 PAS</w:t>
      </w:r>
    </w:p>
    <w:p w:rsidR="00A2373A" w:rsidRPr="00A17A95" w:rsidRDefault="00A2373A" w:rsidP="00A2373A">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933"/>
          <w:sz w:val="24"/>
          <w:szCs w:val="24"/>
        </w:rPr>
        <w:t>I</w:t>
      </w:r>
      <w:r w:rsidRPr="00A17A95">
        <w:rPr>
          <w:rFonts w:ascii="Cambria" w:eastAsiaTheme="minorHAnsi" w:hAnsi="Cambria" w:cs="HelveticaLTMM_1_1000"/>
          <w:sz w:val="24"/>
          <w:szCs w:val="24"/>
        </w:rPr>
        <w:t xml:space="preserve">ssue cheque to customer / </w:t>
      </w:r>
      <w:r>
        <w:rPr>
          <w:rFonts w:ascii="Cambria" w:eastAsiaTheme="minorHAnsi" w:hAnsi="Cambria" w:cs="HelveticaLTMM_1_1000"/>
          <w:sz w:val="24"/>
          <w:szCs w:val="24"/>
        </w:rPr>
        <w:t>Credit</w:t>
      </w:r>
      <w:r w:rsidRPr="00A17A95">
        <w:rPr>
          <w:rFonts w:ascii="Cambria" w:eastAsiaTheme="minorHAnsi" w:hAnsi="Cambria" w:cs="HelveticaLTMM_1_1000"/>
          <w:sz w:val="24"/>
          <w:szCs w:val="24"/>
        </w:rPr>
        <w:t xml:space="preserve"> to account</w:t>
      </w:r>
      <w:r>
        <w:rPr>
          <w:rFonts w:ascii="Cambria" w:eastAsiaTheme="minorHAnsi" w:hAnsi="Cambria" w:cs="HelveticaLTMM_1_1000"/>
          <w:sz w:val="24"/>
          <w:szCs w:val="24"/>
        </w:rPr>
        <w:t>(EFT)</w:t>
      </w:r>
    </w:p>
    <w:p w:rsidR="00A2373A" w:rsidRPr="00A2373A" w:rsidRDefault="00A2373A" w:rsidP="00A2373A">
      <w:pPr>
        <w:pStyle w:val="ListParagraph"/>
        <w:numPr>
          <w:ilvl w:val="0"/>
          <w:numId w:val="26"/>
        </w:numPr>
        <w:rPr>
          <w:rFonts w:ascii="Cambria" w:hAnsi="Cambria"/>
        </w:rPr>
      </w:pPr>
      <w:r w:rsidRPr="008115FA">
        <w:rPr>
          <w:rFonts w:ascii="Cambria" w:eastAsiaTheme="minorHAnsi" w:hAnsi="Cambria" w:cs="HelveticaLTMM_1_1000"/>
        </w:rPr>
        <w:lastRenderedPageBreak/>
        <w:t>Send Ema</w:t>
      </w:r>
      <w:r w:rsidRPr="008115FA">
        <w:rPr>
          <w:rFonts w:ascii="Cambria" w:eastAsiaTheme="minorHAnsi" w:hAnsi="Cambria" w:cs="HelveticaLTMM_1_800"/>
        </w:rPr>
        <w:t xml:space="preserve">il </w:t>
      </w:r>
      <w:r w:rsidRPr="008115FA">
        <w:rPr>
          <w:rFonts w:ascii="Cambria" w:eastAsiaTheme="minorHAnsi" w:hAnsi="Cambria" w:cs="HelveticaLTMM_1_1000"/>
        </w:rPr>
        <w:t>/ SMS to customer on update</w:t>
      </w:r>
    </w:p>
    <w:p w:rsidR="00A2373A" w:rsidRDefault="00A2373A" w:rsidP="00A2373A">
      <w:pPr>
        <w:pStyle w:val="Heading3"/>
      </w:pPr>
      <w:bookmarkStart w:id="406" w:name="_Toc371586545"/>
      <w:r>
        <w:t>Output</w:t>
      </w:r>
      <w:bookmarkEnd w:id="406"/>
    </w:p>
    <w:p w:rsidR="00A2373A" w:rsidRPr="00A2373A" w:rsidRDefault="00A2373A" w:rsidP="0009604A">
      <w:pPr>
        <w:pStyle w:val="ListParagraph"/>
        <w:numPr>
          <w:ilvl w:val="0"/>
          <w:numId w:val="97"/>
        </w:numPr>
        <w:spacing w:after="0"/>
        <w:ind w:left="714" w:hanging="357"/>
        <w:rPr>
          <w:rFonts w:ascii="Cambria" w:hAnsi="Cambria"/>
        </w:rPr>
      </w:pPr>
      <w:r w:rsidRPr="00A2373A">
        <w:rPr>
          <w:rFonts w:ascii="Cambria" w:hAnsi="Cambria"/>
        </w:rPr>
        <w:t>Cheque/transfer to bank</w:t>
      </w:r>
      <w:r w:rsidR="006C7924">
        <w:rPr>
          <w:rFonts w:ascii="Cambria" w:hAnsi="Cambria"/>
        </w:rPr>
        <w:t>/Mobile Fund Transfer</w:t>
      </w:r>
    </w:p>
    <w:p w:rsidR="00A2373A" w:rsidRPr="00A2373A" w:rsidRDefault="00A2373A" w:rsidP="0009604A">
      <w:pPr>
        <w:pStyle w:val="ListParagraph"/>
        <w:numPr>
          <w:ilvl w:val="0"/>
          <w:numId w:val="97"/>
        </w:numPr>
        <w:spacing w:after="0"/>
        <w:ind w:left="714" w:hanging="357"/>
        <w:rPr>
          <w:rFonts w:ascii="Cambria" w:hAnsi="Cambria"/>
        </w:rPr>
      </w:pPr>
      <w:r w:rsidRPr="00A2373A">
        <w:rPr>
          <w:rFonts w:ascii="Cambria" w:hAnsi="Cambria"/>
        </w:rPr>
        <w:t>Payment Advice</w:t>
      </w:r>
    </w:p>
    <w:p w:rsidR="00A2373A" w:rsidRPr="00A2373A" w:rsidRDefault="00A2373A" w:rsidP="00A2373A">
      <w:pPr>
        <w:rPr>
          <w:rFonts w:eastAsiaTheme="minorHAnsi"/>
        </w:rPr>
      </w:pPr>
    </w:p>
    <w:p w:rsidR="00A558FF" w:rsidRPr="00A17A95" w:rsidRDefault="00A558FF" w:rsidP="00791E6F">
      <w:pPr>
        <w:pStyle w:val="Heading2"/>
        <w:rPr>
          <w:rFonts w:eastAsiaTheme="minorHAnsi"/>
        </w:rPr>
      </w:pPr>
      <w:bookmarkStart w:id="407" w:name="_Toc371586546"/>
      <w:r w:rsidRPr="00A17A95">
        <w:rPr>
          <w:rFonts w:eastAsiaTheme="minorHAnsi"/>
        </w:rPr>
        <w:t>Farewell Cash Back Benefit</w:t>
      </w:r>
      <w:bookmarkEnd w:id="407"/>
    </w:p>
    <w:p w:rsidR="00434552" w:rsidRDefault="00434552" w:rsidP="0043455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12% of total premiums paid will be paid to the Life assured as Cash Back every five (5) years when no claim is made on the policy for the period in question so long as the policy is still in force. This cash benefit does not include the policy fee of GH¢0.5.</w:t>
      </w:r>
    </w:p>
    <w:p w:rsidR="00AE2F7A" w:rsidRPr="00A17A95" w:rsidRDefault="00AE2F7A" w:rsidP="00434552">
      <w:pPr>
        <w:autoSpaceDE w:val="0"/>
        <w:autoSpaceDN w:val="0"/>
        <w:adjustRightInd w:val="0"/>
        <w:spacing w:line="360" w:lineRule="auto"/>
        <w:rPr>
          <w:rFonts w:ascii="Cambria" w:eastAsiaTheme="minorHAnsi" w:hAnsi="Cambria" w:cs="Cambria"/>
          <w:lang w:val="en-ZA"/>
        </w:rPr>
      </w:pPr>
    </w:p>
    <w:p w:rsidR="00543F3A" w:rsidRDefault="00543F3A" w:rsidP="0043455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 xml:space="preserve">The system should </w:t>
      </w:r>
      <w:r w:rsidR="00791E6F">
        <w:rPr>
          <w:rFonts w:ascii="Cambria" w:eastAsiaTheme="minorHAnsi" w:hAnsi="Cambria" w:cs="Cambria"/>
          <w:lang w:val="en-ZA"/>
        </w:rPr>
        <w:t xml:space="preserve">show such </w:t>
      </w:r>
      <w:r w:rsidRPr="00A17A95">
        <w:rPr>
          <w:rFonts w:ascii="Cambria" w:eastAsiaTheme="minorHAnsi" w:hAnsi="Cambria" w:cs="Cambria"/>
          <w:lang w:val="en-ZA"/>
        </w:rPr>
        <w:t>benefits</w:t>
      </w:r>
      <w:r w:rsidR="00791E6F">
        <w:rPr>
          <w:rFonts w:ascii="Cambria" w:eastAsiaTheme="minorHAnsi" w:hAnsi="Cambria" w:cs="Cambria"/>
          <w:lang w:val="en-ZA"/>
        </w:rPr>
        <w:t xml:space="preserve"> on the client policy statement at the anniversary of the policy</w:t>
      </w:r>
      <w:r w:rsidRPr="00A17A95">
        <w:rPr>
          <w:rFonts w:ascii="Cambria" w:eastAsiaTheme="minorHAnsi" w:hAnsi="Cambria" w:cs="Cambria"/>
          <w:lang w:val="en-ZA"/>
        </w:rPr>
        <w:t>, so that they can come in for processing</w:t>
      </w:r>
      <w:r w:rsidR="00791E6F">
        <w:rPr>
          <w:rFonts w:ascii="Cambria" w:eastAsiaTheme="minorHAnsi" w:hAnsi="Cambria" w:cs="Cambria"/>
          <w:lang w:val="en-ZA"/>
        </w:rPr>
        <w:t xml:space="preserve"> if they need to</w:t>
      </w:r>
      <w:r w:rsidRPr="00A17A95">
        <w:rPr>
          <w:rFonts w:ascii="Cambria" w:eastAsiaTheme="minorHAnsi" w:hAnsi="Cambria" w:cs="Cambria"/>
          <w:lang w:val="en-ZA"/>
        </w:rPr>
        <w:t>. Once a client goes through a period successfully the cash benefit is guaranteed even if the following period a claim occurs.</w:t>
      </w:r>
      <w:r w:rsidR="00791E6F">
        <w:rPr>
          <w:rFonts w:ascii="Cambria" w:eastAsiaTheme="minorHAnsi" w:hAnsi="Cambria" w:cs="Cambria"/>
          <w:lang w:val="en-ZA"/>
        </w:rPr>
        <w:t xml:space="preserve"> Alert the department on attained cash benefit periodically</w:t>
      </w:r>
    </w:p>
    <w:p w:rsidR="00B00C9C" w:rsidRDefault="00B00C9C" w:rsidP="00B00C9C">
      <w:pPr>
        <w:pStyle w:val="Heading3"/>
        <w:rPr>
          <w:rFonts w:eastAsiaTheme="minorHAnsi"/>
        </w:rPr>
      </w:pPr>
      <w:bookmarkStart w:id="408" w:name="_Toc371586547"/>
      <w:r>
        <w:rPr>
          <w:rFonts w:eastAsiaTheme="minorHAnsi"/>
        </w:rPr>
        <w:t>Input</w:t>
      </w:r>
      <w:bookmarkEnd w:id="408"/>
    </w:p>
    <w:p w:rsidR="00B00C9C" w:rsidRPr="004E4B59" w:rsidRDefault="00B00C9C" w:rsidP="0009604A">
      <w:pPr>
        <w:pStyle w:val="ListParagraph"/>
        <w:numPr>
          <w:ilvl w:val="0"/>
          <w:numId w:val="96"/>
        </w:numPr>
        <w:spacing w:after="0"/>
        <w:ind w:left="714" w:hanging="357"/>
        <w:rPr>
          <w:rFonts w:eastAsiaTheme="minorHAnsi"/>
        </w:rPr>
      </w:pPr>
      <w:r w:rsidRPr="004E4B59">
        <w:rPr>
          <w:rFonts w:eastAsiaTheme="minorHAnsi"/>
        </w:rPr>
        <w:t>Signed Request Form</w:t>
      </w:r>
    </w:p>
    <w:p w:rsidR="00B00C9C" w:rsidRDefault="00B00C9C" w:rsidP="0009604A">
      <w:pPr>
        <w:pStyle w:val="ListParagraph"/>
        <w:numPr>
          <w:ilvl w:val="0"/>
          <w:numId w:val="96"/>
        </w:numPr>
        <w:spacing w:after="0"/>
        <w:ind w:left="714" w:hanging="357"/>
        <w:rPr>
          <w:rFonts w:eastAsiaTheme="minorHAnsi"/>
        </w:rPr>
      </w:pPr>
      <w:r w:rsidRPr="004E4B59">
        <w:rPr>
          <w:rFonts w:eastAsiaTheme="minorHAnsi"/>
        </w:rPr>
        <w:t>Bank Details</w:t>
      </w:r>
    </w:p>
    <w:p w:rsidR="00B00C9C" w:rsidRDefault="00B00C9C" w:rsidP="0009604A">
      <w:pPr>
        <w:pStyle w:val="ListParagraph"/>
        <w:numPr>
          <w:ilvl w:val="0"/>
          <w:numId w:val="96"/>
        </w:numPr>
        <w:spacing w:after="0"/>
        <w:ind w:left="714" w:hanging="357"/>
        <w:rPr>
          <w:rFonts w:eastAsiaTheme="minorHAnsi"/>
        </w:rPr>
      </w:pPr>
      <w:r>
        <w:rPr>
          <w:rFonts w:eastAsiaTheme="minorHAnsi"/>
        </w:rPr>
        <w:t>Identification document</w:t>
      </w:r>
    </w:p>
    <w:p w:rsidR="00B00C9C" w:rsidRDefault="00B00C9C" w:rsidP="00B00C9C">
      <w:pPr>
        <w:pStyle w:val="Heading3"/>
        <w:rPr>
          <w:rFonts w:eastAsiaTheme="minorHAnsi"/>
        </w:rPr>
      </w:pPr>
      <w:bookmarkStart w:id="409" w:name="_Toc371586548"/>
      <w:r>
        <w:rPr>
          <w:rFonts w:eastAsiaTheme="minorHAnsi"/>
        </w:rPr>
        <w:t>Process</w:t>
      </w:r>
      <w:bookmarkEnd w:id="409"/>
    </w:p>
    <w:p w:rsidR="00B00C9C" w:rsidRPr="00A17A95" w:rsidRDefault="00B00C9C" w:rsidP="00B00C9C">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Rece</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ve a</w:t>
      </w:r>
      <w:r w:rsidRPr="00A17A95">
        <w:rPr>
          <w:rFonts w:ascii="Cambria" w:eastAsiaTheme="minorHAnsi" w:hAnsi="Cambria" w:cs="HelveticaLTMM_1_800"/>
          <w:sz w:val="24"/>
          <w:szCs w:val="24"/>
        </w:rPr>
        <w:t xml:space="preserve">ll </w:t>
      </w:r>
      <w:r w:rsidRPr="00A17A95">
        <w:rPr>
          <w:rFonts w:ascii="Cambria" w:eastAsiaTheme="minorHAnsi" w:hAnsi="Cambria" w:cs="HelveticaLTMM_1_1000"/>
          <w:sz w:val="24"/>
          <w:szCs w:val="24"/>
        </w:rPr>
        <w:t>requ</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red documents from the customer</w:t>
      </w:r>
    </w:p>
    <w:p w:rsidR="00B00C9C" w:rsidRPr="00A17A95" w:rsidRDefault="00B00C9C" w:rsidP="00B00C9C">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 xml:space="preserve">Check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f po</w:t>
      </w:r>
      <w:r w:rsidRPr="00A17A95">
        <w:rPr>
          <w:rFonts w:ascii="Cambria" w:eastAsiaTheme="minorHAnsi" w:hAnsi="Cambria" w:cs="HelveticaLTMM_1_800"/>
          <w:sz w:val="24"/>
          <w:szCs w:val="24"/>
        </w:rPr>
        <w:t>li</w:t>
      </w:r>
      <w:r w:rsidRPr="00A17A95">
        <w:rPr>
          <w:rFonts w:ascii="Cambria" w:eastAsiaTheme="minorHAnsi" w:hAnsi="Cambria" w:cs="HelveticaLTMM_1_1000"/>
          <w:sz w:val="24"/>
          <w:szCs w:val="24"/>
        </w:rPr>
        <w:t xml:space="preserve">cy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 xml:space="preserve">s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w:t>
      </w:r>
      <w:r w:rsidRPr="00A17A95">
        <w:rPr>
          <w:rFonts w:ascii="Cambria" w:eastAsiaTheme="minorHAnsi" w:hAnsi="Cambria" w:cs="HelveticaLTMM_1_933"/>
          <w:sz w:val="24"/>
          <w:szCs w:val="24"/>
        </w:rPr>
        <w:t>-</w:t>
      </w:r>
      <w:r w:rsidRPr="00A17A95">
        <w:rPr>
          <w:rFonts w:ascii="Cambria" w:eastAsiaTheme="minorHAnsi" w:hAnsi="Cambria" w:cs="HelveticaLTMM_1_1000"/>
          <w:sz w:val="24"/>
          <w:szCs w:val="24"/>
        </w:rPr>
        <w:t>force</w:t>
      </w:r>
    </w:p>
    <w:p w:rsidR="00B00C9C" w:rsidRPr="00A17A95" w:rsidRDefault="00B00C9C" w:rsidP="00B00C9C">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 xml:space="preserve">Check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f po</w:t>
      </w:r>
      <w:r w:rsidRPr="00A17A95">
        <w:rPr>
          <w:rFonts w:ascii="Cambria" w:eastAsiaTheme="minorHAnsi" w:hAnsi="Cambria" w:cs="HelveticaLTMM_1_800"/>
          <w:sz w:val="24"/>
          <w:szCs w:val="24"/>
        </w:rPr>
        <w:t>li</w:t>
      </w:r>
      <w:r w:rsidRPr="00A17A95">
        <w:rPr>
          <w:rFonts w:ascii="Cambria" w:eastAsiaTheme="minorHAnsi" w:hAnsi="Cambria" w:cs="HelveticaLTMM_1_1000"/>
          <w:sz w:val="24"/>
          <w:szCs w:val="24"/>
        </w:rPr>
        <w:t xml:space="preserve">cy </w:t>
      </w:r>
      <w:r>
        <w:rPr>
          <w:rFonts w:ascii="Cambria" w:eastAsiaTheme="minorHAnsi" w:hAnsi="Cambria" w:cs="HelveticaLTMM_1_1000"/>
          <w:sz w:val="24"/>
          <w:szCs w:val="24"/>
        </w:rPr>
        <w:t>has a Partial Payment</w:t>
      </w:r>
      <w:r w:rsidRPr="00A17A95">
        <w:rPr>
          <w:rFonts w:ascii="Cambria" w:eastAsiaTheme="minorHAnsi" w:hAnsi="Cambria" w:cs="HelveticaLTMM_1_1000"/>
          <w:sz w:val="24"/>
          <w:szCs w:val="24"/>
        </w:rPr>
        <w:t>[by def</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on and by terms and cond</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ons]</w:t>
      </w:r>
    </w:p>
    <w:p w:rsidR="00B00C9C" w:rsidRPr="00A17A95" w:rsidRDefault="00B00C9C" w:rsidP="00B00C9C">
      <w:pPr>
        <w:pStyle w:val="ListParagraph"/>
        <w:numPr>
          <w:ilvl w:val="0"/>
          <w:numId w:val="26"/>
        </w:numPr>
        <w:autoSpaceDE w:val="0"/>
        <w:autoSpaceDN w:val="0"/>
        <w:adjustRightInd w:val="0"/>
        <w:spacing w:after="0"/>
        <w:rPr>
          <w:rFonts w:ascii="Cambria" w:eastAsiaTheme="minorHAnsi" w:hAnsi="Cambria" w:cs="HelveticaLTMM_1_1000"/>
          <w:sz w:val="24"/>
          <w:szCs w:val="24"/>
        </w:rPr>
      </w:pPr>
      <w:r>
        <w:rPr>
          <w:rFonts w:ascii="Cambria" w:eastAsiaTheme="minorHAnsi" w:hAnsi="Cambria" w:cs="HelveticaLTMM_1_1000"/>
          <w:sz w:val="24"/>
          <w:szCs w:val="24"/>
        </w:rPr>
        <w:t>Capture</w:t>
      </w:r>
      <w:r w:rsidRPr="00A17A95">
        <w:rPr>
          <w:rFonts w:ascii="Cambria" w:eastAsiaTheme="minorHAnsi" w:hAnsi="Cambria" w:cs="HelveticaLTMM_1_1000"/>
          <w:sz w:val="24"/>
          <w:szCs w:val="24"/>
        </w:rPr>
        <w:t xml:space="preserve"> the request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 xml:space="preserve">n PAS and generate </w:t>
      </w:r>
      <w:r>
        <w:rPr>
          <w:rFonts w:ascii="Cambria" w:eastAsiaTheme="minorHAnsi" w:hAnsi="Cambria" w:cs="HelveticaLTMM_1_1000"/>
          <w:sz w:val="24"/>
          <w:szCs w:val="24"/>
        </w:rPr>
        <w:t>partial payment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d</w:t>
      </w:r>
    </w:p>
    <w:p w:rsidR="00B00C9C" w:rsidRPr="00A17A95" w:rsidRDefault="00B00C9C" w:rsidP="00B00C9C">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 xml:space="preserve">Scan the request form and update status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 PAS</w:t>
      </w:r>
    </w:p>
    <w:p w:rsidR="00B00C9C" w:rsidRPr="00A17A95" w:rsidRDefault="00B00C9C" w:rsidP="00B00C9C">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933"/>
          <w:sz w:val="24"/>
          <w:szCs w:val="24"/>
        </w:rPr>
        <w:t>I</w:t>
      </w:r>
      <w:r w:rsidRPr="00A17A95">
        <w:rPr>
          <w:rFonts w:ascii="Cambria" w:eastAsiaTheme="minorHAnsi" w:hAnsi="Cambria" w:cs="HelveticaLTMM_1_1000"/>
          <w:sz w:val="24"/>
          <w:szCs w:val="24"/>
        </w:rPr>
        <w:t xml:space="preserve">ssue cheque to customer / </w:t>
      </w:r>
      <w:r>
        <w:rPr>
          <w:rFonts w:ascii="Cambria" w:eastAsiaTheme="minorHAnsi" w:hAnsi="Cambria" w:cs="HelveticaLTMM_1_1000"/>
          <w:sz w:val="24"/>
          <w:szCs w:val="24"/>
        </w:rPr>
        <w:t>Credit</w:t>
      </w:r>
      <w:r w:rsidRPr="00A17A95">
        <w:rPr>
          <w:rFonts w:ascii="Cambria" w:eastAsiaTheme="minorHAnsi" w:hAnsi="Cambria" w:cs="HelveticaLTMM_1_1000"/>
          <w:sz w:val="24"/>
          <w:szCs w:val="24"/>
        </w:rPr>
        <w:t xml:space="preserve"> to account</w:t>
      </w:r>
      <w:r>
        <w:rPr>
          <w:rFonts w:ascii="Cambria" w:eastAsiaTheme="minorHAnsi" w:hAnsi="Cambria" w:cs="HelveticaLTMM_1_1000"/>
          <w:sz w:val="24"/>
          <w:szCs w:val="24"/>
        </w:rPr>
        <w:t>(EFT)</w:t>
      </w:r>
    </w:p>
    <w:p w:rsidR="00B00C9C" w:rsidRPr="00A2373A" w:rsidRDefault="00B00C9C" w:rsidP="00B00C9C">
      <w:pPr>
        <w:pStyle w:val="ListParagraph"/>
        <w:numPr>
          <w:ilvl w:val="0"/>
          <w:numId w:val="26"/>
        </w:numPr>
        <w:rPr>
          <w:rFonts w:ascii="Cambria" w:hAnsi="Cambria"/>
        </w:rPr>
      </w:pPr>
      <w:r w:rsidRPr="008115FA">
        <w:rPr>
          <w:rFonts w:ascii="Cambria" w:eastAsiaTheme="minorHAnsi" w:hAnsi="Cambria" w:cs="HelveticaLTMM_1_1000"/>
        </w:rPr>
        <w:t>Send Ema</w:t>
      </w:r>
      <w:r w:rsidRPr="008115FA">
        <w:rPr>
          <w:rFonts w:ascii="Cambria" w:eastAsiaTheme="minorHAnsi" w:hAnsi="Cambria" w:cs="HelveticaLTMM_1_800"/>
        </w:rPr>
        <w:t xml:space="preserve">il </w:t>
      </w:r>
      <w:r w:rsidRPr="008115FA">
        <w:rPr>
          <w:rFonts w:ascii="Cambria" w:eastAsiaTheme="minorHAnsi" w:hAnsi="Cambria" w:cs="HelveticaLTMM_1_1000"/>
        </w:rPr>
        <w:t>/ SMS to customer on update</w:t>
      </w:r>
    </w:p>
    <w:p w:rsidR="00B00C9C" w:rsidRDefault="00B00C9C" w:rsidP="00B00C9C">
      <w:pPr>
        <w:pStyle w:val="Heading3"/>
      </w:pPr>
      <w:bookmarkStart w:id="410" w:name="_Toc371586549"/>
      <w:r>
        <w:t>Output</w:t>
      </w:r>
      <w:bookmarkEnd w:id="410"/>
    </w:p>
    <w:p w:rsidR="00B00C9C" w:rsidRPr="00A2373A" w:rsidRDefault="00B00C9C" w:rsidP="0009604A">
      <w:pPr>
        <w:pStyle w:val="ListParagraph"/>
        <w:numPr>
          <w:ilvl w:val="0"/>
          <w:numId w:val="97"/>
        </w:numPr>
        <w:spacing w:after="0"/>
        <w:ind w:left="714" w:hanging="357"/>
        <w:rPr>
          <w:rFonts w:ascii="Cambria" w:hAnsi="Cambria"/>
        </w:rPr>
      </w:pPr>
      <w:r w:rsidRPr="00A2373A">
        <w:rPr>
          <w:rFonts w:ascii="Cambria" w:hAnsi="Cambria"/>
        </w:rPr>
        <w:t>Cheque/transfer to bank</w:t>
      </w:r>
      <w:r>
        <w:rPr>
          <w:rFonts w:ascii="Cambria" w:hAnsi="Cambria"/>
        </w:rPr>
        <w:t>/Mobile Fund Transfer</w:t>
      </w:r>
    </w:p>
    <w:p w:rsidR="00B00C9C" w:rsidRPr="00A2373A" w:rsidRDefault="00B00C9C" w:rsidP="0009604A">
      <w:pPr>
        <w:pStyle w:val="ListParagraph"/>
        <w:numPr>
          <w:ilvl w:val="0"/>
          <w:numId w:val="97"/>
        </w:numPr>
        <w:spacing w:after="0"/>
        <w:ind w:left="714" w:hanging="357"/>
        <w:rPr>
          <w:rFonts w:ascii="Cambria" w:hAnsi="Cambria"/>
        </w:rPr>
      </w:pPr>
      <w:r w:rsidRPr="00A2373A">
        <w:rPr>
          <w:rFonts w:ascii="Cambria" w:hAnsi="Cambria"/>
        </w:rPr>
        <w:t>Payment Advice</w:t>
      </w:r>
    </w:p>
    <w:p w:rsidR="00B00C9C" w:rsidRPr="00A17A95" w:rsidRDefault="00B00C9C" w:rsidP="00434552">
      <w:pPr>
        <w:autoSpaceDE w:val="0"/>
        <w:autoSpaceDN w:val="0"/>
        <w:adjustRightInd w:val="0"/>
        <w:spacing w:line="360" w:lineRule="auto"/>
        <w:rPr>
          <w:rFonts w:ascii="Cambria" w:eastAsiaTheme="minorHAnsi" w:hAnsi="Cambria" w:cs="Cambria"/>
          <w:lang w:val="en-ZA"/>
        </w:rPr>
      </w:pPr>
    </w:p>
    <w:p w:rsidR="00C94BE0" w:rsidRPr="00A17A95" w:rsidRDefault="00C94BE0" w:rsidP="001B3A4D">
      <w:pPr>
        <w:pStyle w:val="Heading2"/>
        <w:rPr>
          <w:rFonts w:ascii="Cambria" w:eastAsiaTheme="minorHAnsi" w:hAnsi="Cambria"/>
        </w:rPr>
      </w:pPr>
      <w:bookmarkStart w:id="411" w:name="_Toc371586550"/>
      <w:r w:rsidRPr="00A17A95">
        <w:rPr>
          <w:rFonts w:ascii="Cambria" w:eastAsiaTheme="minorHAnsi" w:hAnsi="Cambria"/>
        </w:rPr>
        <w:lastRenderedPageBreak/>
        <w:t>Full Maturities</w:t>
      </w:r>
      <w:bookmarkEnd w:id="411"/>
    </w:p>
    <w:p w:rsidR="00BC627A" w:rsidRPr="00A17A95" w:rsidRDefault="00BC627A" w:rsidP="00BC627A">
      <w:pPr>
        <w:pStyle w:val="Heading3"/>
        <w:rPr>
          <w:rFonts w:ascii="Cambria" w:hAnsi="Cambria"/>
        </w:rPr>
      </w:pPr>
      <w:bookmarkStart w:id="412" w:name="_Toc371586551"/>
      <w:r w:rsidRPr="00A17A95">
        <w:rPr>
          <w:rFonts w:ascii="Cambria" w:hAnsi="Cambria"/>
        </w:rPr>
        <w:t>Educational Support Plan</w:t>
      </w:r>
      <w:r w:rsidR="00B3713B" w:rsidRPr="00A17A95">
        <w:rPr>
          <w:rFonts w:ascii="Cambria" w:hAnsi="Cambria"/>
        </w:rPr>
        <w:t xml:space="preserve"> full Maturity</w:t>
      </w:r>
      <w:bookmarkEnd w:id="412"/>
    </w:p>
    <w:p w:rsidR="00B3713B" w:rsidRPr="00A17A95" w:rsidRDefault="00B3713B" w:rsidP="00F47CFD">
      <w:pPr>
        <w:pStyle w:val="Heading4"/>
        <w:ind w:left="1276" w:hanging="992"/>
      </w:pPr>
      <w:bookmarkStart w:id="413" w:name="_Toc371586552"/>
      <w:r w:rsidRPr="00A17A95">
        <w:t>Full Maturity</w:t>
      </w:r>
      <w:bookmarkEnd w:id="413"/>
    </w:p>
    <w:p w:rsidR="00BC627A" w:rsidRPr="00A17A95" w:rsidRDefault="00BC627A" w:rsidP="00BC627A">
      <w:pPr>
        <w:spacing w:line="276" w:lineRule="auto"/>
        <w:jc w:val="both"/>
        <w:rPr>
          <w:rFonts w:ascii="Cambria" w:hAnsi="Cambria"/>
        </w:rPr>
      </w:pPr>
      <w:r w:rsidRPr="00A17A95">
        <w:rPr>
          <w:rFonts w:ascii="Cambria" w:hAnsi="Cambria"/>
        </w:rPr>
        <w:t>The policy allows for final payment on the maturity date of the policy. The amount payable is a percentage of the fund value</w:t>
      </w:r>
    </w:p>
    <w:p w:rsidR="004D738C" w:rsidRPr="00A17A95" w:rsidRDefault="004D738C" w:rsidP="00BC627A">
      <w:pPr>
        <w:spacing w:line="276" w:lineRule="auto"/>
        <w:jc w:val="both"/>
        <w:rPr>
          <w:rFonts w:ascii="Cambria" w:hAnsi="Cambria"/>
        </w:rPr>
      </w:pPr>
    </w:p>
    <w:tbl>
      <w:tblPr>
        <w:tblStyle w:val="TableGrid"/>
        <w:tblW w:w="0" w:type="auto"/>
        <w:tblInd w:w="1384" w:type="dxa"/>
        <w:tblLook w:val="04A0" w:firstRow="1" w:lastRow="0" w:firstColumn="1" w:lastColumn="0" w:noHBand="0" w:noVBand="1"/>
      </w:tblPr>
      <w:tblGrid>
        <w:gridCol w:w="1985"/>
        <w:gridCol w:w="4536"/>
      </w:tblGrid>
      <w:tr w:rsidR="00BC627A" w:rsidRPr="00A17A95" w:rsidTr="00604DDC">
        <w:tc>
          <w:tcPr>
            <w:tcW w:w="1985" w:type="dxa"/>
          </w:tcPr>
          <w:p w:rsidR="00BC627A" w:rsidRPr="00A17A95" w:rsidRDefault="00BC627A" w:rsidP="00604DDC">
            <w:pPr>
              <w:autoSpaceDE w:val="0"/>
              <w:autoSpaceDN w:val="0"/>
              <w:adjustRightInd w:val="0"/>
              <w:rPr>
                <w:rFonts w:ascii="Cambria" w:eastAsiaTheme="minorHAnsi" w:hAnsi="Cambria" w:cs="Cambria-Bold"/>
                <w:b/>
                <w:bCs/>
                <w:sz w:val="20"/>
                <w:szCs w:val="20"/>
                <w:lang w:val="en-ZA"/>
              </w:rPr>
            </w:pPr>
            <w:r w:rsidRPr="00A17A95">
              <w:rPr>
                <w:rFonts w:ascii="Cambria" w:eastAsiaTheme="minorHAnsi" w:hAnsi="Cambria" w:cs="Cambria-Bold"/>
                <w:b/>
                <w:bCs/>
                <w:sz w:val="20"/>
                <w:szCs w:val="20"/>
                <w:lang w:val="en-ZA"/>
              </w:rPr>
              <w:t>Payment</w:t>
            </w:r>
          </w:p>
        </w:tc>
        <w:tc>
          <w:tcPr>
            <w:tcW w:w="4536" w:type="dxa"/>
          </w:tcPr>
          <w:p w:rsidR="00BC627A" w:rsidRPr="00A17A95" w:rsidRDefault="00BC627A" w:rsidP="00604DDC">
            <w:pPr>
              <w:autoSpaceDE w:val="0"/>
              <w:autoSpaceDN w:val="0"/>
              <w:adjustRightInd w:val="0"/>
              <w:rPr>
                <w:rFonts w:ascii="Cambria" w:eastAsiaTheme="minorHAnsi" w:hAnsi="Cambria" w:cs="Cambria-Bold"/>
                <w:b/>
                <w:bCs/>
                <w:sz w:val="20"/>
                <w:szCs w:val="20"/>
                <w:lang w:val="en-ZA"/>
              </w:rPr>
            </w:pPr>
            <w:r w:rsidRPr="00A17A95">
              <w:rPr>
                <w:rFonts w:ascii="Cambria" w:eastAsiaTheme="minorHAnsi" w:hAnsi="Cambria" w:cs="Cambria-Bold"/>
                <w:b/>
                <w:bCs/>
                <w:sz w:val="20"/>
                <w:szCs w:val="20"/>
                <w:lang w:val="en-ZA"/>
              </w:rPr>
              <w:t>Maximum Percentage of Accumulated Funds</w:t>
            </w:r>
          </w:p>
        </w:tc>
      </w:tr>
      <w:tr w:rsidR="00BC627A" w:rsidRPr="00A17A95" w:rsidTr="00604DDC">
        <w:tc>
          <w:tcPr>
            <w:tcW w:w="1985" w:type="dxa"/>
          </w:tcPr>
          <w:p w:rsidR="00BC627A" w:rsidRPr="00A17A95" w:rsidRDefault="00BC627A" w:rsidP="00604DDC">
            <w:pPr>
              <w:autoSpaceDE w:val="0"/>
              <w:autoSpaceDN w:val="0"/>
              <w:adjustRightInd w:val="0"/>
              <w:rPr>
                <w:rFonts w:ascii="Cambria" w:eastAsiaTheme="minorHAnsi" w:hAnsi="Cambria" w:cs="Cambria"/>
                <w:sz w:val="13"/>
                <w:szCs w:val="13"/>
                <w:lang w:val="en-ZA"/>
              </w:rPr>
            </w:pPr>
            <w:r w:rsidRPr="00A17A95">
              <w:rPr>
                <w:rFonts w:ascii="Cambria" w:eastAsiaTheme="minorHAnsi" w:hAnsi="Cambria" w:cs="Cambria"/>
                <w:sz w:val="20"/>
                <w:szCs w:val="20"/>
                <w:lang w:val="en-ZA"/>
              </w:rPr>
              <w:t>5</w:t>
            </w:r>
            <w:r w:rsidRPr="00A17A95">
              <w:rPr>
                <w:rFonts w:ascii="Cambria" w:eastAsiaTheme="minorHAnsi" w:hAnsi="Cambria" w:cs="Cambria"/>
                <w:sz w:val="13"/>
                <w:szCs w:val="13"/>
                <w:lang w:val="en-ZA"/>
              </w:rPr>
              <w:t>th</w:t>
            </w:r>
            <w:r w:rsidRPr="00A17A95">
              <w:rPr>
                <w:rFonts w:ascii="Cambria" w:eastAsiaTheme="minorHAnsi" w:hAnsi="Cambria" w:cs="Cambria"/>
                <w:sz w:val="20"/>
                <w:szCs w:val="20"/>
                <w:lang w:val="en-ZA"/>
              </w:rPr>
              <w:t xml:space="preserve"> payment</w:t>
            </w:r>
          </w:p>
        </w:tc>
        <w:tc>
          <w:tcPr>
            <w:tcW w:w="4536" w:type="dxa"/>
          </w:tcPr>
          <w:p w:rsidR="00BC627A" w:rsidRPr="00A17A95" w:rsidRDefault="00BC627A" w:rsidP="00604DDC">
            <w:pPr>
              <w:autoSpaceDE w:val="0"/>
              <w:autoSpaceDN w:val="0"/>
              <w:adjustRightInd w:val="0"/>
              <w:rPr>
                <w:rFonts w:ascii="Cambria" w:eastAsiaTheme="minorHAnsi" w:hAnsi="Cambria" w:cs="Cambria"/>
                <w:sz w:val="20"/>
                <w:szCs w:val="20"/>
                <w:lang w:val="en-ZA"/>
              </w:rPr>
            </w:pPr>
            <w:r w:rsidRPr="00A17A95">
              <w:rPr>
                <w:rFonts w:ascii="Cambria" w:eastAsiaTheme="minorHAnsi" w:hAnsi="Cambria" w:cs="Cambria"/>
                <w:sz w:val="20"/>
                <w:szCs w:val="20"/>
                <w:lang w:val="en-ZA"/>
              </w:rPr>
              <w:t>100%</w:t>
            </w:r>
          </w:p>
        </w:tc>
      </w:tr>
    </w:tbl>
    <w:p w:rsidR="00B3713B" w:rsidRPr="00A17A95" w:rsidRDefault="00B3713B" w:rsidP="00092462">
      <w:pPr>
        <w:autoSpaceDE w:val="0"/>
        <w:autoSpaceDN w:val="0"/>
        <w:adjustRightInd w:val="0"/>
        <w:spacing w:line="360" w:lineRule="auto"/>
        <w:rPr>
          <w:rFonts w:ascii="Cambria" w:eastAsiaTheme="minorHAnsi" w:hAnsi="Cambria" w:cs="Cambria"/>
          <w:lang w:val="en-ZA"/>
        </w:rPr>
      </w:pPr>
    </w:p>
    <w:p w:rsidR="00B3713B" w:rsidRPr="00A17A95" w:rsidRDefault="00B3713B" w:rsidP="00F47CFD">
      <w:pPr>
        <w:pStyle w:val="Heading4"/>
        <w:ind w:left="1276" w:hanging="992"/>
        <w:rPr>
          <w:rFonts w:eastAsiaTheme="minorHAnsi"/>
          <w:lang w:val="en-ZA"/>
        </w:rPr>
      </w:pPr>
      <w:bookmarkStart w:id="414" w:name="_Toc371586553"/>
      <w:r w:rsidRPr="00A17A95">
        <w:rPr>
          <w:rFonts w:eastAsiaTheme="minorHAnsi"/>
          <w:lang w:val="en-ZA"/>
        </w:rPr>
        <w:t>Graduation benefit</w:t>
      </w:r>
      <w:bookmarkEnd w:id="414"/>
    </w:p>
    <w:p w:rsidR="00B3713B" w:rsidRPr="00A17A95" w:rsidRDefault="00B3713B"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At the end of the policy</w:t>
      </w:r>
      <w:r w:rsidR="00791E6F">
        <w:rPr>
          <w:rFonts w:ascii="Cambria" w:eastAsiaTheme="minorHAnsi" w:hAnsi="Cambria" w:cs="Cambria"/>
          <w:lang w:val="en-ZA"/>
        </w:rPr>
        <w:t xml:space="preserve"> term</w:t>
      </w:r>
      <w:r w:rsidRPr="00A17A95">
        <w:rPr>
          <w:rFonts w:ascii="Cambria" w:eastAsiaTheme="minorHAnsi" w:hAnsi="Cambria" w:cs="Cambria"/>
          <w:lang w:val="en-ZA"/>
        </w:rPr>
        <w:t>, an additional lump sum of 4% of total premiums is paid out to</w:t>
      </w:r>
    </w:p>
    <w:p w:rsidR="00B3713B" w:rsidRPr="00A17A95" w:rsidRDefault="00B3713B"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the beneficiary</w:t>
      </w:r>
      <w:r w:rsidR="00791E6F">
        <w:rPr>
          <w:rFonts w:ascii="Cambria" w:eastAsiaTheme="minorHAnsi" w:hAnsi="Cambria" w:cs="Cambria"/>
          <w:lang w:val="en-ZA"/>
        </w:rPr>
        <w:t>/assured/policyholder</w:t>
      </w:r>
      <w:r w:rsidRPr="00A17A95">
        <w:rPr>
          <w:rFonts w:ascii="Cambria" w:eastAsiaTheme="minorHAnsi" w:hAnsi="Cambria" w:cs="Cambria"/>
          <w:lang w:val="en-ZA"/>
        </w:rPr>
        <w:t>.</w:t>
      </w:r>
    </w:p>
    <w:p w:rsidR="00B3713B" w:rsidRPr="00A17A95" w:rsidRDefault="00B3713B"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This cash benefit does not include the policy fee of GH¢0.5.</w:t>
      </w:r>
    </w:p>
    <w:p w:rsidR="00BC627A" w:rsidRPr="00A17A95" w:rsidRDefault="00BC627A" w:rsidP="00BC627A">
      <w:pPr>
        <w:pStyle w:val="Heading3"/>
        <w:rPr>
          <w:rFonts w:ascii="Cambria" w:eastAsiaTheme="minorHAnsi" w:hAnsi="Cambria"/>
        </w:rPr>
      </w:pPr>
      <w:bookmarkStart w:id="415" w:name="_Toc371586554"/>
      <w:r w:rsidRPr="00A17A95">
        <w:rPr>
          <w:rFonts w:ascii="Cambria" w:eastAsiaTheme="minorHAnsi" w:hAnsi="Cambria"/>
        </w:rPr>
        <w:t>Multipurpose</w:t>
      </w:r>
      <w:r w:rsidR="00FD43CC" w:rsidRPr="00A17A95">
        <w:rPr>
          <w:rFonts w:ascii="Cambria" w:eastAsiaTheme="minorHAnsi" w:hAnsi="Cambria"/>
        </w:rPr>
        <w:t xml:space="preserve"> Savings</w:t>
      </w:r>
      <w:r w:rsidR="00C84614" w:rsidRPr="00A17A95">
        <w:rPr>
          <w:rFonts w:ascii="Cambria" w:eastAsiaTheme="minorHAnsi" w:hAnsi="Cambria"/>
        </w:rPr>
        <w:t xml:space="preserve"> plan</w:t>
      </w:r>
      <w:bookmarkEnd w:id="415"/>
    </w:p>
    <w:p w:rsidR="00FD43CC" w:rsidRPr="00A17A95" w:rsidRDefault="00FD43CC" w:rsidP="00092462">
      <w:pPr>
        <w:spacing w:line="360" w:lineRule="auto"/>
        <w:rPr>
          <w:rFonts w:ascii="Cambria" w:hAnsi="Cambria"/>
        </w:rPr>
      </w:pPr>
      <w:r w:rsidRPr="00A17A95">
        <w:rPr>
          <w:rFonts w:ascii="Cambria" w:hAnsi="Cambria"/>
        </w:rPr>
        <w:t>If the insured survive the term of the policy, a maturity value equal to the full Accumulated Value, net of any indebtedness is paid.</w:t>
      </w:r>
    </w:p>
    <w:p w:rsidR="00C84614" w:rsidRPr="00A17A95" w:rsidRDefault="00C84614" w:rsidP="00092462">
      <w:pPr>
        <w:spacing w:line="360" w:lineRule="auto"/>
        <w:rPr>
          <w:rFonts w:ascii="Cambria" w:hAnsi="Cambria"/>
        </w:rPr>
      </w:pPr>
    </w:p>
    <w:p w:rsidR="00C84614" w:rsidRPr="00A17A95" w:rsidRDefault="00C84614" w:rsidP="00092462">
      <w:pPr>
        <w:spacing w:line="360" w:lineRule="auto"/>
        <w:rPr>
          <w:rFonts w:ascii="Cambria" w:hAnsi="Cambria"/>
        </w:rPr>
      </w:pPr>
      <w:r w:rsidRPr="00A17A95">
        <w:rPr>
          <w:rFonts w:ascii="Cambria" w:hAnsi="Cambria"/>
        </w:rPr>
        <w:t>Maturity Value = Accumulated Value in the investment fund</w:t>
      </w:r>
    </w:p>
    <w:p w:rsidR="00FD43CC" w:rsidRPr="00A17A95" w:rsidRDefault="00FD43CC" w:rsidP="00FD43CC">
      <w:pPr>
        <w:pStyle w:val="Heading3"/>
        <w:rPr>
          <w:rFonts w:ascii="Cambria" w:eastAsiaTheme="minorHAnsi" w:hAnsi="Cambria"/>
        </w:rPr>
      </w:pPr>
      <w:bookmarkStart w:id="416" w:name="_Toc371586555"/>
      <w:r w:rsidRPr="00A17A95">
        <w:rPr>
          <w:rFonts w:ascii="Cambria" w:eastAsiaTheme="minorHAnsi" w:hAnsi="Cambria"/>
        </w:rPr>
        <w:t>Multipurpose Financial</w:t>
      </w:r>
      <w:r w:rsidR="00C84614" w:rsidRPr="00A17A95">
        <w:rPr>
          <w:rFonts w:ascii="Cambria" w:eastAsiaTheme="minorHAnsi" w:hAnsi="Cambria"/>
        </w:rPr>
        <w:t xml:space="preserve"> plan</w:t>
      </w:r>
      <w:bookmarkEnd w:id="416"/>
    </w:p>
    <w:p w:rsidR="00FD43CC" w:rsidRPr="00A17A95" w:rsidRDefault="00FD43CC" w:rsidP="00092462">
      <w:pPr>
        <w:spacing w:line="360" w:lineRule="auto"/>
        <w:rPr>
          <w:rFonts w:ascii="Cambria" w:hAnsi="Cambria"/>
        </w:rPr>
      </w:pPr>
      <w:r w:rsidRPr="00A17A95">
        <w:rPr>
          <w:rFonts w:ascii="Cambria" w:hAnsi="Cambria"/>
        </w:rPr>
        <w:t>If the insured survive the term the term of the policy, a maturity value equal to the full Accumulated Value, net of any indebtedness</w:t>
      </w:r>
      <w:r w:rsidR="004E4B59">
        <w:rPr>
          <w:rFonts w:ascii="Cambria" w:hAnsi="Cambria"/>
        </w:rPr>
        <w:t>(O/S Loan)</w:t>
      </w:r>
      <w:r w:rsidRPr="00A17A95">
        <w:rPr>
          <w:rFonts w:ascii="Cambria" w:hAnsi="Cambria"/>
        </w:rPr>
        <w:t xml:space="preserve"> is paid.</w:t>
      </w:r>
    </w:p>
    <w:p w:rsidR="00C84614" w:rsidRPr="00A17A95" w:rsidRDefault="00C84614" w:rsidP="00092462">
      <w:pPr>
        <w:spacing w:line="360" w:lineRule="auto"/>
        <w:rPr>
          <w:rFonts w:ascii="Cambria" w:hAnsi="Cambria"/>
        </w:rPr>
      </w:pPr>
    </w:p>
    <w:p w:rsidR="00C84614" w:rsidRPr="00A17A95" w:rsidRDefault="00C84614" w:rsidP="00092462">
      <w:pPr>
        <w:spacing w:line="360" w:lineRule="auto"/>
        <w:rPr>
          <w:rFonts w:ascii="Cambria" w:hAnsi="Cambria"/>
        </w:rPr>
      </w:pPr>
      <w:r w:rsidRPr="00A17A95">
        <w:rPr>
          <w:rFonts w:ascii="Cambria" w:hAnsi="Cambria"/>
        </w:rPr>
        <w:t>Maturity Value = Accumulated Value in the investment fund</w:t>
      </w:r>
      <w:r w:rsidR="004E4B59">
        <w:rPr>
          <w:rFonts w:ascii="Cambria" w:hAnsi="Cambria"/>
        </w:rPr>
        <w:t xml:space="preserve"> - indebtedness (O/S loan)</w:t>
      </w:r>
    </w:p>
    <w:p w:rsidR="00C84614" w:rsidRPr="00A17A95" w:rsidRDefault="00C84614" w:rsidP="00C84614">
      <w:pPr>
        <w:pStyle w:val="Heading3"/>
        <w:rPr>
          <w:rFonts w:ascii="Cambria" w:eastAsiaTheme="minorHAnsi" w:hAnsi="Cambria"/>
        </w:rPr>
      </w:pPr>
      <w:bookmarkStart w:id="417" w:name="_Toc371586556"/>
      <w:r w:rsidRPr="00A17A95">
        <w:rPr>
          <w:rFonts w:ascii="Cambria" w:eastAsiaTheme="minorHAnsi" w:hAnsi="Cambria"/>
        </w:rPr>
        <w:t>Personal Pension plan</w:t>
      </w:r>
      <w:bookmarkEnd w:id="417"/>
    </w:p>
    <w:p w:rsidR="00C84614" w:rsidRPr="00A17A95" w:rsidRDefault="00C84614" w:rsidP="00092462">
      <w:pPr>
        <w:spacing w:line="360" w:lineRule="auto"/>
        <w:rPr>
          <w:rFonts w:ascii="Cambria" w:hAnsi="Cambria"/>
        </w:rPr>
      </w:pPr>
      <w:r w:rsidRPr="00A17A95">
        <w:rPr>
          <w:rFonts w:ascii="Cambria" w:hAnsi="Cambria"/>
        </w:rPr>
        <w:t>If the insured survive the term the term of the policy, a maturity value equal to the full Accumulated Value</w:t>
      </w:r>
      <w:del w:id="418" w:author="UNDERWRITER" w:date="2013-11-12T14:48:00Z">
        <w:r w:rsidRPr="00A17A95" w:rsidDel="00F2015C">
          <w:rPr>
            <w:rFonts w:ascii="Cambria" w:hAnsi="Cambria"/>
          </w:rPr>
          <w:delText xml:space="preserve">,net of any indebtedness </w:delText>
        </w:r>
      </w:del>
      <w:r w:rsidRPr="00A17A95">
        <w:rPr>
          <w:rFonts w:ascii="Cambria" w:hAnsi="Cambria"/>
        </w:rPr>
        <w:t>is paid.</w:t>
      </w:r>
    </w:p>
    <w:p w:rsidR="00C84614" w:rsidRDefault="00C84614" w:rsidP="00092462">
      <w:pPr>
        <w:spacing w:line="360" w:lineRule="auto"/>
        <w:rPr>
          <w:rFonts w:ascii="Cambria" w:hAnsi="Cambria"/>
        </w:rPr>
      </w:pPr>
      <w:r w:rsidRPr="00A17A95">
        <w:rPr>
          <w:rFonts w:ascii="Cambria" w:hAnsi="Cambria"/>
        </w:rPr>
        <w:t>Maturity Value = Accumulated Value in the investment fund</w:t>
      </w:r>
    </w:p>
    <w:p w:rsidR="00B00C9C" w:rsidRDefault="00B00C9C" w:rsidP="00B00C9C">
      <w:pPr>
        <w:pStyle w:val="Heading3"/>
        <w:rPr>
          <w:rFonts w:eastAsiaTheme="minorHAnsi"/>
        </w:rPr>
      </w:pPr>
      <w:bookmarkStart w:id="419" w:name="_Toc371586557"/>
      <w:r>
        <w:rPr>
          <w:rFonts w:eastAsiaTheme="minorHAnsi"/>
        </w:rPr>
        <w:t>Input</w:t>
      </w:r>
      <w:bookmarkEnd w:id="419"/>
    </w:p>
    <w:p w:rsidR="00B00C9C" w:rsidRPr="004E4B59" w:rsidRDefault="00B00C9C" w:rsidP="0009604A">
      <w:pPr>
        <w:pStyle w:val="ListParagraph"/>
        <w:numPr>
          <w:ilvl w:val="0"/>
          <w:numId w:val="96"/>
        </w:numPr>
        <w:spacing w:after="0"/>
        <w:ind w:left="714" w:hanging="357"/>
        <w:rPr>
          <w:rFonts w:eastAsiaTheme="minorHAnsi"/>
        </w:rPr>
      </w:pPr>
      <w:r w:rsidRPr="004E4B59">
        <w:rPr>
          <w:rFonts w:eastAsiaTheme="minorHAnsi"/>
        </w:rPr>
        <w:t>Signed Request Form</w:t>
      </w:r>
    </w:p>
    <w:p w:rsidR="00B00C9C" w:rsidRDefault="00B00C9C" w:rsidP="0009604A">
      <w:pPr>
        <w:pStyle w:val="ListParagraph"/>
        <w:numPr>
          <w:ilvl w:val="0"/>
          <w:numId w:val="96"/>
        </w:numPr>
        <w:spacing w:after="0"/>
        <w:ind w:left="714" w:hanging="357"/>
        <w:rPr>
          <w:rFonts w:eastAsiaTheme="minorHAnsi"/>
        </w:rPr>
      </w:pPr>
      <w:r w:rsidRPr="004E4B59">
        <w:rPr>
          <w:rFonts w:eastAsiaTheme="minorHAnsi"/>
        </w:rPr>
        <w:t>Bank Details</w:t>
      </w:r>
    </w:p>
    <w:p w:rsidR="00B00C9C" w:rsidRDefault="00B00C9C" w:rsidP="0009604A">
      <w:pPr>
        <w:pStyle w:val="ListParagraph"/>
        <w:numPr>
          <w:ilvl w:val="0"/>
          <w:numId w:val="96"/>
        </w:numPr>
        <w:spacing w:after="0"/>
        <w:ind w:left="714" w:hanging="357"/>
        <w:rPr>
          <w:rFonts w:eastAsiaTheme="minorHAnsi"/>
        </w:rPr>
      </w:pPr>
      <w:r>
        <w:rPr>
          <w:rFonts w:eastAsiaTheme="minorHAnsi"/>
        </w:rPr>
        <w:t>Identification document</w:t>
      </w:r>
    </w:p>
    <w:p w:rsidR="00B00C9C" w:rsidRDefault="00B00C9C" w:rsidP="0009604A">
      <w:pPr>
        <w:pStyle w:val="ListParagraph"/>
        <w:numPr>
          <w:ilvl w:val="0"/>
          <w:numId w:val="96"/>
        </w:numPr>
        <w:spacing w:after="0"/>
        <w:ind w:left="714" w:hanging="357"/>
        <w:rPr>
          <w:rFonts w:eastAsiaTheme="minorHAnsi"/>
        </w:rPr>
      </w:pPr>
      <w:r>
        <w:rPr>
          <w:rFonts w:eastAsiaTheme="minorHAnsi"/>
        </w:rPr>
        <w:t>Policy document</w:t>
      </w:r>
    </w:p>
    <w:p w:rsidR="00B00C9C" w:rsidRDefault="00B00C9C" w:rsidP="00B00C9C">
      <w:pPr>
        <w:pStyle w:val="Heading3"/>
        <w:rPr>
          <w:rFonts w:eastAsiaTheme="minorHAnsi"/>
        </w:rPr>
      </w:pPr>
      <w:bookmarkStart w:id="420" w:name="_Toc371586558"/>
      <w:r>
        <w:rPr>
          <w:rFonts w:eastAsiaTheme="minorHAnsi"/>
        </w:rPr>
        <w:lastRenderedPageBreak/>
        <w:t>Process</w:t>
      </w:r>
      <w:bookmarkEnd w:id="420"/>
    </w:p>
    <w:p w:rsidR="00B00C9C" w:rsidRPr="00A17A95" w:rsidRDefault="00B00C9C" w:rsidP="00B00C9C">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Rece</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ve a</w:t>
      </w:r>
      <w:r w:rsidRPr="00A17A95">
        <w:rPr>
          <w:rFonts w:ascii="Cambria" w:eastAsiaTheme="minorHAnsi" w:hAnsi="Cambria" w:cs="HelveticaLTMM_1_800"/>
          <w:sz w:val="24"/>
          <w:szCs w:val="24"/>
        </w:rPr>
        <w:t xml:space="preserve">ll </w:t>
      </w:r>
      <w:r w:rsidRPr="00A17A95">
        <w:rPr>
          <w:rFonts w:ascii="Cambria" w:eastAsiaTheme="minorHAnsi" w:hAnsi="Cambria" w:cs="HelveticaLTMM_1_1000"/>
          <w:sz w:val="24"/>
          <w:szCs w:val="24"/>
        </w:rPr>
        <w:t>requ</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red documents from the customer</w:t>
      </w:r>
    </w:p>
    <w:p w:rsidR="00B00C9C" w:rsidRPr="00A17A95" w:rsidRDefault="00B00C9C" w:rsidP="00B00C9C">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 xml:space="preserve">Check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f po</w:t>
      </w:r>
      <w:r w:rsidRPr="00A17A95">
        <w:rPr>
          <w:rFonts w:ascii="Cambria" w:eastAsiaTheme="minorHAnsi" w:hAnsi="Cambria" w:cs="HelveticaLTMM_1_800"/>
          <w:sz w:val="24"/>
          <w:szCs w:val="24"/>
        </w:rPr>
        <w:t>li</w:t>
      </w:r>
      <w:r w:rsidRPr="00A17A95">
        <w:rPr>
          <w:rFonts w:ascii="Cambria" w:eastAsiaTheme="minorHAnsi" w:hAnsi="Cambria" w:cs="HelveticaLTMM_1_1000"/>
          <w:sz w:val="24"/>
          <w:szCs w:val="24"/>
        </w:rPr>
        <w:t xml:space="preserve">cy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 xml:space="preserve">s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w:t>
      </w:r>
      <w:r w:rsidRPr="00A17A95">
        <w:rPr>
          <w:rFonts w:ascii="Cambria" w:eastAsiaTheme="minorHAnsi" w:hAnsi="Cambria" w:cs="HelveticaLTMM_1_933"/>
          <w:sz w:val="24"/>
          <w:szCs w:val="24"/>
        </w:rPr>
        <w:t>-</w:t>
      </w:r>
      <w:r w:rsidRPr="00A17A95">
        <w:rPr>
          <w:rFonts w:ascii="Cambria" w:eastAsiaTheme="minorHAnsi" w:hAnsi="Cambria" w:cs="HelveticaLTMM_1_1000"/>
          <w:sz w:val="24"/>
          <w:szCs w:val="24"/>
        </w:rPr>
        <w:t>force</w:t>
      </w:r>
    </w:p>
    <w:p w:rsidR="00B00C9C" w:rsidRPr="00A17A95" w:rsidRDefault="00B00C9C" w:rsidP="00B00C9C">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 xml:space="preserve">Check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f po</w:t>
      </w:r>
      <w:r w:rsidRPr="00A17A95">
        <w:rPr>
          <w:rFonts w:ascii="Cambria" w:eastAsiaTheme="minorHAnsi" w:hAnsi="Cambria" w:cs="HelveticaLTMM_1_800"/>
          <w:sz w:val="24"/>
          <w:szCs w:val="24"/>
        </w:rPr>
        <w:t>li</w:t>
      </w:r>
      <w:r w:rsidRPr="00A17A95">
        <w:rPr>
          <w:rFonts w:ascii="Cambria" w:eastAsiaTheme="minorHAnsi" w:hAnsi="Cambria" w:cs="HelveticaLTMM_1_1000"/>
          <w:sz w:val="24"/>
          <w:szCs w:val="24"/>
        </w:rPr>
        <w:t xml:space="preserve">cy </w:t>
      </w:r>
      <w:r>
        <w:rPr>
          <w:rFonts w:ascii="Cambria" w:eastAsiaTheme="minorHAnsi" w:hAnsi="Cambria" w:cs="HelveticaLTMM_1_1000"/>
          <w:sz w:val="24"/>
          <w:szCs w:val="24"/>
        </w:rPr>
        <w:t>has a Partial Payment</w:t>
      </w:r>
      <w:r w:rsidRPr="00A17A95">
        <w:rPr>
          <w:rFonts w:ascii="Cambria" w:eastAsiaTheme="minorHAnsi" w:hAnsi="Cambria" w:cs="HelveticaLTMM_1_1000"/>
          <w:sz w:val="24"/>
          <w:szCs w:val="24"/>
        </w:rPr>
        <w:t>[by def</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on and by terms and cond</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ons]</w:t>
      </w:r>
    </w:p>
    <w:p w:rsidR="00B00C9C" w:rsidRPr="00A17A95" w:rsidRDefault="00B00C9C" w:rsidP="00B00C9C">
      <w:pPr>
        <w:pStyle w:val="ListParagraph"/>
        <w:numPr>
          <w:ilvl w:val="0"/>
          <w:numId w:val="26"/>
        </w:numPr>
        <w:autoSpaceDE w:val="0"/>
        <w:autoSpaceDN w:val="0"/>
        <w:adjustRightInd w:val="0"/>
        <w:spacing w:after="0"/>
        <w:rPr>
          <w:rFonts w:ascii="Cambria" w:eastAsiaTheme="minorHAnsi" w:hAnsi="Cambria" w:cs="HelveticaLTMM_1_1000"/>
          <w:sz w:val="24"/>
          <w:szCs w:val="24"/>
        </w:rPr>
      </w:pPr>
      <w:r>
        <w:rPr>
          <w:rFonts w:ascii="Cambria" w:eastAsiaTheme="minorHAnsi" w:hAnsi="Cambria" w:cs="HelveticaLTMM_1_1000"/>
          <w:sz w:val="24"/>
          <w:szCs w:val="24"/>
        </w:rPr>
        <w:t>Capture</w:t>
      </w:r>
      <w:r w:rsidRPr="00A17A95">
        <w:rPr>
          <w:rFonts w:ascii="Cambria" w:eastAsiaTheme="minorHAnsi" w:hAnsi="Cambria" w:cs="HelveticaLTMM_1_1000"/>
          <w:sz w:val="24"/>
          <w:szCs w:val="24"/>
        </w:rPr>
        <w:t xml:space="preserve"> the request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 xml:space="preserve">n PAS and generate </w:t>
      </w:r>
      <w:r>
        <w:rPr>
          <w:rFonts w:ascii="Cambria" w:eastAsiaTheme="minorHAnsi" w:hAnsi="Cambria" w:cs="HelveticaLTMM_1_1000"/>
          <w:sz w:val="24"/>
          <w:szCs w:val="24"/>
        </w:rPr>
        <w:t>partial payment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d</w:t>
      </w:r>
    </w:p>
    <w:p w:rsidR="00B00C9C" w:rsidRPr="00A17A95" w:rsidRDefault="00B00C9C" w:rsidP="00B00C9C">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 xml:space="preserve">Scan the request form and update status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 PAS</w:t>
      </w:r>
    </w:p>
    <w:p w:rsidR="00B00C9C" w:rsidRPr="00A17A95" w:rsidRDefault="00B00C9C" w:rsidP="00B00C9C">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933"/>
          <w:sz w:val="24"/>
          <w:szCs w:val="24"/>
        </w:rPr>
        <w:t>I</w:t>
      </w:r>
      <w:r w:rsidRPr="00A17A95">
        <w:rPr>
          <w:rFonts w:ascii="Cambria" w:eastAsiaTheme="minorHAnsi" w:hAnsi="Cambria" w:cs="HelveticaLTMM_1_1000"/>
          <w:sz w:val="24"/>
          <w:szCs w:val="24"/>
        </w:rPr>
        <w:t xml:space="preserve">ssue cheque to customer / </w:t>
      </w:r>
      <w:r>
        <w:rPr>
          <w:rFonts w:ascii="Cambria" w:eastAsiaTheme="minorHAnsi" w:hAnsi="Cambria" w:cs="HelveticaLTMM_1_1000"/>
          <w:sz w:val="24"/>
          <w:szCs w:val="24"/>
        </w:rPr>
        <w:t>Credit</w:t>
      </w:r>
      <w:r w:rsidRPr="00A17A95">
        <w:rPr>
          <w:rFonts w:ascii="Cambria" w:eastAsiaTheme="minorHAnsi" w:hAnsi="Cambria" w:cs="HelveticaLTMM_1_1000"/>
          <w:sz w:val="24"/>
          <w:szCs w:val="24"/>
        </w:rPr>
        <w:t xml:space="preserve"> to account</w:t>
      </w:r>
      <w:r>
        <w:rPr>
          <w:rFonts w:ascii="Cambria" w:eastAsiaTheme="minorHAnsi" w:hAnsi="Cambria" w:cs="HelveticaLTMM_1_1000"/>
          <w:sz w:val="24"/>
          <w:szCs w:val="24"/>
        </w:rPr>
        <w:t>(EFT)</w:t>
      </w:r>
    </w:p>
    <w:p w:rsidR="00B00C9C" w:rsidRPr="00A2373A" w:rsidRDefault="00B00C9C" w:rsidP="00B00C9C">
      <w:pPr>
        <w:pStyle w:val="ListParagraph"/>
        <w:numPr>
          <w:ilvl w:val="0"/>
          <w:numId w:val="26"/>
        </w:numPr>
        <w:rPr>
          <w:rFonts w:ascii="Cambria" w:hAnsi="Cambria"/>
        </w:rPr>
      </w:pPr>
      <w:r w:rsidRPr="008115FA">
        <w:rPr>
          <w:rFonts w:ascii="Cambria" w:eastAsiaTheme="minorHAnsi" w:hAnsi="Cambria" w:cs="HelveticaLTMM_1_1000"/>
        </w:rPr>
        <w:t>Send Ema</w:t>
      </w:r>
      <w:r w:rsidRPr="008115FA">
        <w:rPr>
          <w:rFonts w:ascii="Cambria" w:eastAsiaTheme="minorHAnsi" w:hAnsi="Cambria" w:cs="HelveticaLTMM_1_800"/>
        </w:rPr>
        <w:t xml:space="preserve">il </w:t>
      </w:r>
      <w:r w:rsidRPr="008115FA">
        <w:rPr>
          <w:rFonts w:ascii="Cambria" w:eastAsiaTheme="minorHAnsi" w:hAnsi="Cambria" w:cs="HelveticaLTMM_1_1000"/>
        </w:rPr>
        <w:t>/ SMS to customer on update</w:t>
      </w:r>
    </w:p>
    <w:p w:rsidR="00B00C9C" w:rsidRDefault="00B00C9C" w:rsidP="00B00C9C">
      <w:pPr>
        <w:pStyle w:val="Heading3"/>
      </w:pPr>
      <w:bookmarkStart w:id="421" w:name="_Toc371586559"/>
      <w:r>
        <w:t>Output</w:t>
      </w:r>
      <w:bookmarkEnd w:id="421"/>
    </w:p>
    <w:p w:rsidR="00B00C9C" w:rsidRPr="00A2373A" w:rsidRDefault="00B00C9C" w:rsidP="0009604A">
      <w:pPr>
        <w:pStyle w:val="ListParagraph"/>
        <w:numPr>
          <w:ilvl w:val="0"/>
          <w:numId w:val="97"/>
        </w:numPr>
        <w:spacing w:after="0"/>
        <w:ind w:left="714" w:hanging="357"/>
        <w:rPr>
          <w:rFonts w:ascii="Cambria" w:hAnsi="Cambria"/>
        </w:rPr>
      </w:pPr>
      <w:r w:rsidRPr="00A2373A">
        <w:rPr>
          <w:rFonts w:ascii="Cambria" w:hAnsi="Cambria"/>
        </w:rPr>
        <w:t>Cheque/transfer to bank</w:t>
      </w:r>
      <w:r>
        <w:rPr>
          <w:rFonts w:ascii="Cambria" w:hAnsi="Cambria"/>
        </w:rPr>
        <w:t>/Mobile Fund Transfer</w:t>
      </w:r>
    </w:p>
    <w:p w:rsidR="00B00C9C" w:rsidRPr="00A2373A" w:rsidRDefault="00B00C9C" w:rsidP="0009604A">
      <w:pPr>
        <w:pStyle w:val="ListParagraph"/>
        <w:numPr>
          <w:ilvl w:val="0"/>
          <w:numId w:val="97"/>
        </w:numPr>
        <w:spacing w:after="0"/>
        <w:ind w:left="714" w:hanging="357"/>
        <w:rPr>
          <w:rFonts w:ascii="Cambria" w:hAnsi="Cambria"/>
        </w:rPr>
      </w:pPr>
      <w:r w:rsidRPr="00A2373A">
        <w:rPr>
          <w:rFonts w:ascii="Cambria" w:hAnsi="Cambria"/>
        </w:rPr>
        <w:t>Payment Advice</w:t>
      </w:r>
    </w:p>
    <w:p w:rsidR="001574C6" w:rsidRPr="00A17A95" w:rsidRDefault="001574C6" w:rsidP="001B3A4D">
      <w:pPr>
        <w:pStyle w:val="Heading2"/>
        <w:rPr>
          <w:rFonts w:ascii="Cambria" w:eastAsiaTheme="minorHAnsi" w:hAnsi="Cambria"/>
        </w:rPr>
      </w:pPr>
      <w:bookmarkStart w:id="422" w:name="_Toc371586560"/>
      <w:r w:rsidRPr="00A17A95">
        <w:rPr>
          <w:rFonts w:ascii="Cambria" w:eastAsiaTheme="minorHAnsi" w:hAnsi="Cambria"/>
        </w:rPr>
        <w:t>Hospitalization Claims</w:t>
      </w:r>
      <w:bookmarkEnd w:id="422"/>
    </w:p>
    <w:p w:rsidR="001574C6" w:rsidRDefault="00F34244" w:rsidP="001574C6">
      <w:pPr>
        <w:rPr>
          <w:rFonts w:ascii="Cambria" w:hAnsi="Cambria"/>
        </w:rPr>
      </w:pPr>
      <w:r w:rsidRPr="00A17A95">
        <w:rPr>
          <w:rFonts w:ascii="Cambria" w:hAnsi="Cambria"/>
        </w:rPr>
        <w:t>In the event of hospitalization of the main member for a consecutive period of 3 days, 4% of the sum assured will be payable, once every calendar year.</w:t>
      </w:r>
    </w:p>
    <w:p w:rsidR="00334E66" w:rsidRDefault="00334E66" w:rsidP="00334E66">
      <w:pPr>
        <w:pStyle w:val="Heading3"/>
        <w:rPr>
          <w:rFonts w:eastAsiaTheme="minorHAnsi"/>
        </w:rPr>
      </w:pPr>
      <w:bookmarkStart w:id="423" w:name="_Toc371586561"/>
      <w:r>
        <w:rPr>
          <w:rFonts w:eastAsiaTheme="minorHAnsi"/>
        </w:rPr>
        <w:t>Input</w:t>
      </w:r>
      <w:bookmarkEnd w:id="423"/>
    </w:p>
    <w:p w:rsidR="00334E66" w:rsidRPr="004E4B59" w:rsidRDefault="00334E66" w:rsidP="0009604A">
      <w:pPr>
        <w:pStyle w:val="ListParagraph"/>
        <w:numPr>
          <w:ilvl w:val="0"/>
          <w:numId w:val="96"/>
        </w:numPr>
        <w:spacing w:after="0"/>
        <w:ind w:left="714" w:hanging="357"/>
        <w:rPr>
          <w:rFonts w:eastAsiaTheme="minorHAnsi"/>
        </w:rPr>
      </w:pPr>
      <w:r w:rsidRPr="004E4B59">
        <w:rPr>
          <w:rFonts w:eastAsiaTheme="minorHAnsi"/>
        </w:rPr>
        <w:t xml:space="preserve">Signed </w:t>
      </w:r>
      <w:r w:rsidR="00991E2D">
        <w:rPr>
          <w:rFonts w:eastAsiaTheme="minorHAnsi"/>
        </w:rPr>
        <w:t xml:space="preserve">Claim </w:t>
      </w:r>
      <w:r w:rsidRPr="004E4B59">
        <w:rPr>
          <w:rFonts w:eastAsiaTheme="minorHAnsi"/>
        </w:rPr>
        <w:t>Form</w:t>
      </w:r>
    </w:p>
    <w:p w:rsidR="00334E66" w:rsidRDefault="00334E66" w:rsidP="0009604A">
      <w:pPr>
        <w:pStyle w:val="ListParagraph"/>
        <w:numPr>
          <w:ilvl w:val="0"/>
          <w:numId w:val="96"/>
        </w:numPr>
        <w:spacing w:after="0"/>
        <w:ind w:left="714" w:hanging="357"/>
        <w:rPr>
          <w:rFonts w:eastAsiaTheme="minorHAnsi"/>
        </w:rPr>
      </w:pPr>
      <w:r w:rsidRPr="004E4B59">
        <w:rPr>
          <w:rFonts w:eastAsiaTheme="minorHAnsi"/>
        </w:rPr>
        <w:t>Bank Details</w:t>
      </w:r>
    </w:p>
    <w:p w:rsidR="00334E66" w:rsidRDefault="00334E66" w:rsidP="0009604A">
      <w:pPr>
        <w:pStyle w:val="ListParagraph"/>
        <w:numPr>
          <w:ilvl w:val="0"/>
          <w:numId w:val="96"/>
        </w:numPr>
        <w:spacing w:after="0"/>
        <w:ind w:left="714" w:hanging="357"/>
        <w:rPr>
          <w:rFonts w:eastAsiaTheme="minorHAnsi"/>
        </w:rPr>
      </w:pPr>
      <w:r>
        <w:rPr>
          <w:rFonts w:eastAsiaTheme="minorHAnsi"/>
        </w:rPr>
        <w:t>Evidence of hospitalization</w:t>
      </w:r>
    </w:p>
    <w:p w:rsidR="00334E66" w:rsidRDefault="00334E66" w:rsidP="00334E66">
      <w:pPr>
        <w:pStyle w:val="Heading3"/>
        <w:rPr>
          <w:rFonts w:eastAsiaTheme="minorHAnsi"/>
        </w:rPr>
      </w:pPr>
      <w:bookmarkStart w:id="424" w:name="_Toc371586562"/>
      <w:r>
        <w:rPr>
          <w:rFonts w:eastAsiaTheme="minorHAnsi"/>
        </w:rPr>
        <w:t>Process</w:t>
      </w:r>
      <w:bookmarkEnd w:id="424"/>
    </w:p>
    <w:p w:rsidR="00334E66" w:rsidRPr="00A17A95" w:rsidRDefault="00334E66" w:rsidP="00334E66">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Rece</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ve a</w:t>
      </w:r>
      <w:r w:rsidRPr="00A17A95">
        <w:rPr>
          <w:rFonts w:ascii="Cambria" w:eastAsiaTheme="minorHAnsi" w:hAnsi="Cambria" w:cs="HelveticaLTMM_1_800"/>
          <w:sz w:val="24"/>
          <w:szCs w:val="24"/>
        </w:rPr>
        <w:t xml:space="preserve">ll </w:t>
      </w:r>
      <w:r w:rsidRPr="00A17A95">
        <w:rPr>
          <w:rFonts w:ascii="Cambria" w:eastAsiaTheme="minorHAnsi" w:hAnsi="Cambria" w:cs="HelveticaLTMM_1_1000"/>
          <w:sz w:val="24"/>
          <w:szCs w:val="24"/>
        </w:rPr>
        <w:t>requ</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red documents from the customer</w:t>
      </w:r>
    </w:p>
    <w:p w:rsidR="00334E66" w:rsidRPr="00A17A95" w:rsidRDefault="00334E66" w:rsidP="00334E66">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 xml:space="preserve">Check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f po</w:t>
      </w:r>
      <w:r w:rsidRPr="00A17A95">
        <w:rPr>
          <w:rFonts w:ascii="Cambria" w:eastAsiaTheme="minorHAnsi" w:hAnsi="Cambria" w:cs="HelveticaLTMM_1_800"/>
          <w:sz w:val="24"/>
          <w:szCs w:val="24"/>
        </w:rPr>
        <w:t>li</w:t>
      </w:r>
      <w:r w:rsidRPr="00A17A95">
        <w:rPr>
          <w:rFonts w:ascii="Cambria" w:eastAsiaTheme="minorHAnsi" w:hAnsi="Cambria" w:cs="HelveticaLTMM_1_1000"/>
          <w:sz w:val="24"/>
          <w:szCs w:val="24"/>
        </w:rPr>
        <w:t xml:space="preserve">cy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 xml:space="preserve">s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w:t>
      </w:r>
      <w:r w:rsidRPr="00A17A95">
        <w:rPr>
          <w:rFonts w:ascii="Cambria" w:eastAsiaTheme="minorHAnsi" w:hAnsi="Cambria" w:cs="HelveticaLTMM_1_933"/>
          <w:sz w:val="24"/>
          <w:szCs w:val="24"/>
        </w:rPr>
        <w:t>-</w:t>
      </w:r>
      <w:r w:rsidRPr="00A17A95">
        <w:rPr>
          <w:rFonts w:ascii="Cambria" w:eastAsiaTheme="minorHAnsi" w:hAnsi="Cambria" w:cs="HelveticaLTMM_1_1000"/>
          <w:sz w:val="24"/>
          <w:szCs w:val="24"/>
        </w:rPr>
        <w:t>force</w:t>
      </w:r>
    </w:p>
    <w:p w:rsidR="00334E66" w:rsidRPr="00A17A95" w:rsidRDefault="00334E66" w:rsidP="00334E66">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 xml:space="preserve">Check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f po</w:t>
      </w:r>
      <w:r w:rsidRPr="00A17A95">
        <w:rPr>
          <w:rFonts w:ascii="Cambria" w:eastAsiaTheme="minorHAnsi" w:hAnsi="Cambria" w:cs="HelveticaLTMM_1_800"/>
          <w:sz w:val="24"/>
          <w:szCs w:val="24"/>
        </w:rPr>
        <w:t>li</w:t>
      </w:r>
      <w:r w:rsidRPr="00A17A95">
        <w:rPr>
          <w:rFonts w:ascii="Cambria" w:eastAsiaTheme="minorHAnsi" w:hAnsi="Cambria" w:cs="HelveticaLTMM_1_1000"/>
          <w:sz w:val="24"/>
          <w:szCs w:val="24"/>
        </w:rPr>
        <w:t xml:space="preserve">cy </w:t>
      </w:r>
      <w:r>
        <w:rPr>
          <w:rFonts w:ascii="Cambria" w:eastAsiaTheme="minorHAnsi" w:hAnsi="Cambria" w:cs="HelveticaLTMM_1_1000"/>
          <w:sz w:val="24"/>
          <w:szCs w:val="24"/>
        </w:rPr>
        <w:t xml:space="preserve">has a </w:t>
      </w:r>
      <w:r w:rsidR="00991E2D">
        <w:rPr>
          <w:rFonts w:ascii="Cambria" w:eastAsiaTheme="minorHAnsi" w:hAnsi="Cambria" w:cs="HelveticaLTMM_1_1000"/>
          <w:sz w:val="24"/>
          <w:szCs w:val="24"/>
        </w:rPr>
        <w:t>Hospitalization benefit</w:t>
      </w:r>
      <w:r w:rsidRPr="00A17A95">
        <w:rPr>
          <w:rFonts w:ascii="Cambria" w:eastAsiaTheme="minorHAnsi" w:hAnsi="Cambria" w:cs="HelveticaLTMM_1_1000"/>
          <w:sz w:val="24"/>
          <w:szCs w:val="24"/>
        </w:rPr>
        <w:t>[by def</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on and by terms and cond</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ons]</w:t>
      </w:r>
    </w:p>
    <w:p w:rsidR="00334E66" w:rsidRPr="00A17A95" w:rsidRDefault="00334E66" w:rsidP="00334E66">
      <w:pPr>
        <w:pStyle w:val="ListParagraph"/>
        <w:numPr>
          <w:ilvl w:val="0"/>
          <w:numId w:val="26"/>
        </w:numPr>
        <w:autoSpaceDE w:val="0"/>
        <w:autoSpaceDN w:val="0"/>
        <w:adjustRightInd w:val="0"/>
        <w:spacing w:after="0"/>
        <w:rPr>
          <w:rFonts w:ascii="Cambria" w:eastAsiaTheme="minorHAnsi" w:hAnsi="Cambria" w:cs="HelveticaLTMM_1_1000"/>
          <w:sz w:val="24"/>
          <w:szCs w:val="24"/>
        </w:rPr>
      </w:pPr>
      <w:r>
        <w:rPr>
          <w:rFonts w:ascii="Cambria" w:eastAsiaTheme="minorHAnsi" w:hAnsi="Cambria" w:cs="HelveticaLTMM_1_1000"/>
          <w:sz w:val="24"/>
          <w:szCs w:val="24"/>
        </w:rPr>
        <w:t>Capture</w:t>
      </w:r>
      <w:r w:rsidRPr="00A17A95">
        <w:rPr>
          <w:rFonts w:ascii="Cambria" w:eastAsiaTheme="minorHAnsi" w:hAnsi="Cambria" w:cs="HelveticaLTMM_1_1000"/>
          <w:sz w:val="24"/>
          <w:szCs w:val="24"/>
        </w:rPr>
        <w:t xml:space="preserve"> the request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 xml:space="preserve">n PAS and generate </w:t>
      </w:r>
      <w:r w:rsidR="00991E2D">
        <w:rPr>
          <w:rFonts w:ascii="Cambria" w:eastAsiaTheme="minorHAnsi" w:hAnsi="Cambria" w:cs="HelveticaLTMM_1_1000"/>
          <w:sz w:val="24"/>
          <w:szCs w:val="24"/>
        </w:rPr>
        <w:t>claims</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d</w:t>
      </w:r>
    </w:p>
    <w:p w:rsidR="00334E66" w:rsidRPr="00A17A95" w:rsidRDefault="00334E66" w:rsidP="00334E66">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 xml:space="preserve">Scan the request form and update status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 PAS</w:t>
      </w:r>
    </w:p>
    <w:p w:rsidR="00334E66" w:rsidRPr="00A17A95" w:rsidRDefault="00334E66" w:rsidP="00334E66">
      <w:pPr>
        <w:pStyle w:val="ListParagraph"/>
        <w:numPr>
          <w:ilvl w:val="0"/>
          <w:numId w:val="26"/>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933"/>
          <w:sz w:val="24"/>
          <w:szCs w:val="24"/>
        </w:rPr>
        <w:t>I</w:t>
      </w:r>
      <w:r w:rsidRPr="00A17A95">
        <w:rPr>
          <w:rFonts w:ascii="Cambria" w:eastAsiaTheme="minorHAnsi" w:hAnsi="Cambria" w:cs="HelveticaLTMM_1_1000"/>
          <w:sz w:val="24"/>
          <w:szCs w:val="24"/>
        </w:rPr>
        <w:t xml:space="preserve">ssue cheque to customer / </w:t>
      </w:r>
      <w:r>
        <w:rPr>
          <w:rFonts w:ascii="Cambria" w:eastAsiaTheme="minorHAnsi" w:hAnsi="Cambria" w:cs="HelveticaLTMM_1_1000"/>
          <w:sz w:val="24"/>
          <w:szCs w:val="24"/>
        </w:rPr>
        <w:t>Credit</w:t>
      </w:r>
      <w:r w:rsidRPr="00A17A95">
        <w:rPr>
          <w:rFonts w:ascii="Cambria" w:eastAsiaTheme="minorHAnsi" w:hAnsi="Cambria" w:cs="HelveticaLTMM_1_1000"/>
          <w:sz w:val="24"/>
          <w:szCs w:val="24"/>
        </w:rPr>
        <w:t xml:space="preserve"> to account</w:t>
      </w:r>
      <w:r>
        <w:rPr>
          <w:rFonts w:ascii="Cambria" w:eastAsiaTheme="minorHAnsi" w:hAnsi="Cambria" w:cs="HelveticaLTMM_1_1000"/>
          <w:sz w:val="24"/>
          <w:szCs w:val="24"/>
        </w:rPr>
        <w:t>(EFT)</w:t>
      </w:r>
    </w:p>
    <w:p w:rsidR="00334E66" w:rsidRPr="00A2373A" w:rsidRDefault="00334E66" w:rsidP="00334E66">
      <w:pPr>
        <w:pStyle w:val="ListParagraph"/>
        <w:numPr>
          <w:ilvl w:val="0"/>
          <w:numId w:val="26"/>
        </w:numPr>
        <w:rPr>
          <w:rFonts w:ascii="Cambria" w:hAnsi="Cambria"/>
        </w:rPr>
      </w:pPr>
      <w:r w:rsidRPr="008115FA">
        <w:rPr>
          <w:rFonts w:ascii="Cambria" w:eastAsiaTheme="minorHAnsi" w:hAnsi="Cambria" w:cs="HelveticaLTMM_1_1000"/>
        </w:rPr>
        <w:t>Send Ema</w:t>
      </w:r>
      <w:r w:rsidRPr="008115FA">
        <w:rPr>
          <w:rFonts w:ascii="Cambria" w:eastAsiaTheme="minorHAnsi" w:hAnsi="Cambria" w:cs="HelveticaLTMM_1_800"/>
        </w:rPr>
        <w:t xml:space="preserve">il </w:t>
      </w:r>
      <w:r w:rsidRPr="008115FA">
        <w:rPr>
          <w:rFonts w:ascii="Cambria" w:eastAsiaTheme="minorHAnsi" w:hAnsi="Cambria" w:cs="HelveticaLTMM_1_1000"/>
        </w:rPr>
        <w:t>/ SMS to customer on update</w:t>
      </w:r>
    </w:p>
    <w:p w:rsidR="00334E66" w:rsidRDefault="00334E66" w:rsidP="00334E66">
      <w:pPr>
        <w:pStyle w:val="Heading3"/>
      </w:pPr>
      <w:bookmarkStart w:id="425" w:name="_Toc371586563"/>
      <w:r>
        <w:t>Output</w:t>
      </w:r>
      <w:bookmarkEnd w:id="425"/>
    </w:p>
    <w:p w:rsidR="00334E66" w:rsidRPr="00A2373A" w:rsidRDefault="00334E66" w:rsidP="0009604A">
      <w:pPr>
        <w:pStyle w:val="ListParagraph"/>
        <w:numPr>
          <w:ilvl w:val="0"/>
          <w:numId w:val="97"/>
        </w:numPr>
        <w:spacing w:after="0"/>
        <w:ind w:left="714" w:hanging="357"/>
        <w:rPr>
          <w:rFonts w:ascii="Cambria" w:hAnsi="Cambria"/>
        </w:rPr>
      </w:pPr>
      <w:r w:rsidRPr="00A2373A">
        <w:rPr>
          <w:rFonts w:ascii="Cambria" w:hAnsi="Cambria"/>
        </w:rPr>
        <w:t>Cheque/transfer to bank</w:t>
      </w:r>
      <w:r>
        <w:rPr>
          <w:rFonts w:ascii="Cambria" w:hAnsi="Cambria"/>
        </w:rPr>
        <w:t>/Mobile Fund Transfer</w:t>
      </w:r>
    </w:p>
    <w:p w:rsidR="00334E66" w:rsidRPr="00A2373A" w:rsidRDefault="00334E66" w:rsidP="0009604A">
      <w:pPr>
        <w:pStyle w:val="ListParagraph"/>
        <w:numPr>
          <w:ilvl w:val="0"/>
          <w:numId w:val="97"/>
        </w:numPr>
        <w:spacing w:after="0"/>
        <w:ind w:left="714" w:hanging="357"/>
        <w:rPr>
          <w:rFonts w:ascii="Cambria" w:hAnsi="Cambria"/>
        </w:rPr>
      </w:pPr>
      <w:r w:rsidRPr="00A2373A">
        <w:rPr>
          <w:rFonts w:ascii="Cambria" w:hAnsi="Cambria"/>
        </w:rPr>
        <w:t>Payment Advice</w:t>
      </w:r>
    </w:p>
    <w:p w:rsidR="00781B9D" w:rsidRDefault="004D4327" w:rsidP="001B3A4D">
      <w:pPr>
        <w:pStyle w:val="Heading2"/>
        <w:rPr>
          <w:rFonts w:ascii="Cambria" w:eastAsiaTheme="minorHAnsi" w:hAnsi="Cambria"/>
        </w:rPr>
      </w:pPr>
      <w:bookmarkStart w:id="426" w:name="_Toc371586564"/>
      <w:r w:rsidRPr="00A17A95">
        <w:rPr>
          <w:rFonts w:ascii="Cambria" w:eastAsiaTheme="minorHAnsi" w:hAnsi="Cambria"/>
        </w:rPr>
        <w:t>Disability Claims</w:t>
      </w:r>
      <w:bookmarkEnd w:id="426"/>
    </w:p>
    <w:p w:rsidR="00CA0D63" w:rsidRPr="00A17A95" w:rsidRDefault="00CA0D63" w:rsidP="00CA0D63">
      <w:pPr>
        <w:pStyle w:val="Heading3"/>
        <w:rPr>
          <w:rFonts w:ascii="Cambria" w:eastAsiaTheme="minorHAnsi" w:hAnsi="Cambria"/>
        </w:rPr>
      </w:pPr>
      <w:bookmarkStart w:id="427" w:name="_Toc371586565"/>
      <w:r w:rsidRPr="00A17A95">
        <w:rPr>
          <w:rFonts w:ascii="Cambria" w:eastAsiaTheme="minorHAnsi" w:hAnsi="Cambria"/>
        </w:rPr>
        <w:t>Educational Support Plan</w:t>
      </w:r>
      <w:bookmarkEnd w:id="427"/>
    </w:p>
    <w:p w:rsidR="00CA0D63" w:rsidRPr="00A17A95" w:rsidRDefault="00CA0D63" w:rsidP="00CA0D63">
      <w:pPr>
        <w:spacing w:line="276" w:lineRule="auto"/>
        <w:rPr>
          <w:rFonts w:ascii="Cambria" w:eastAsiaTheme="minorHAnsi" w:hAnsi="Cambria"/>
        </w:rPr>
      </w:pPr>
      <w:r w:rsidRPr="00A17A95">
        <w:rPr>
          <w:rFonts w:ascii="Cambria" w:hAnsi="Cambria"/>
        </w:rPr>
        <w:t>All future premiums will be waived following total permanent disability of the policy holder</w:t>
      </w:r>
    </w:p>
    <w:p w:rsidR="00991E2D" w:rsidRDefault="00991E2D" w:rsidP="00991E2D">
      <w:pPr>
        <w:pStyle w:val="Heading3"/>
        <w:rPr>
          <w:rFonts w:eastAsiaTheme="minorHAnsi"/>
        </w:rPr>
      </w:pPr>
      <w:bookmarkStart w:id="428" w:name="_Toc371586566"/>
      <w:r>
        <w:rPr>
          <w:rFonts w:eastAsiaTheme="minorHAnsi"/>
        </w:rPr>
        <w:t>Input</w:t>
      </w:r>
      <w:bookmarkEnd w:id="428"/>
    </w:p>
    <w:p w:rsidR="00991E2D" w:rsidRPr="00991E2D" w:rsidRDefault="00991E2D" w:rsidP="0009604A">
      <w:pPr>
        <w:pStyle w:val="ListParagraph"/>
        <w:numPr>
          <w:ilvl w:val="0"/>
          <w:numId w:val="98"/>
        </w:numPr>
        <w:spacing w:after="0"/>
        <w:ind w:left="714" w:hanging="357"/>
        <w:rPr>
          <w:rFonts w:ascii="Cambria" w:eastAsiaTheme="minorHAnsi" w:hAnsi="Cambria"/>
        </w:rPr>
      </w:pPr>
      <w:r w:rsidRPr="00991E2D">
        <w:rPr>
          <w:rFonts w:ascii="Cambria" w:eastAsiaTheme="minorHAnsi" w:hAnsi="Cambria"/>
        </w:rPr>
        <w:t>Signed Claim Form</w:t>
      </w:r>
    </w:p>
    <w:p w:rsidR="00991E2D" w:rsidRPr="00991E2D" w:rsidRDefault="00991E2D" w:rsidP="0009604A">
      <w:pPr>
        <w:pStyle w:val="ListParagraph"/>
        <w:numPr>
          <w:ilvl w:val="0"/>
          <w:numId w:val="98"/>
        </w:numPr>
        <w:spacing w:after="0"/>
        <w:ind w:left="714" w:hanging="357"/>
        <w:rPr>
          <w:rFonts w:ascii="Cambria" w:eastAsiaTheme="minorHAnsi" w:hAnsi="Cambria"/>
        </w:rPr>
      </w:pPr>
      <w:r w:rsidRPr="00991E2D">
        <w:rPr>
          <w:rFonts w:ascii="Cambria" w:eastAsiaTheme="minorHAnsi" w:hAnsi="Cambria"/>
        </w:rPr>
        <w:lastRenderedPageBreak/>
        <w:t>Supporting Document</w:t>
      </w:r>
    </w:p>
    <w:p w:rsidR="00991E2D" w:rsidRPr="00991E2D" w:rsidRDefault="00991E2D" w:rsidP="00991E2D">
      <w:pPr>
        <w:pStyle w:val="Heading3"/>
      </w:pPr>
      <w:bookmarkStart w:id="429" w:name="_Toc371586567"/>
      <w:r>
        <w:rPr>
          <w:rFonts w:eastAsiaTheme="minorHAnsi"/>
        </w:rPr>
        <w:t>Process</w:t>
      </w:r>
      <w:bookmarkEnd w:id="429"/>
    </w:p>
    <w:p w:rsidR="00781B9D" w:rsidRPr="00A17A95" w:rsidRDefault="00781B9D" w:rsidP="00CA0D63">
      <w:pPr>
        <w:pStyle w:val="CommentText"/>
        <w:numPr>
          <w:ilvl w:val="0"/>
          <w:numId w:val="30"/>
        </w:numPr>
        <w:spacing w:line="360" w:lineRule="auto"/>
        <w:ind w:left="714" w:hanging="357"/>
        <w:rPr>
          <w:rFonts w:ascii="Cambria" w:hAnsi="Cambria"/>
          <w:sz w:val="24"/>
          <w:szCs w:val="24"/>
        </w:rPr>
      </w:pPr>
      <w:r w:rsidRPr="00A17A95">
        <w:rPr>
          <w:rFonts w:ascii="Cambria" w:hAnsi="Cambria"/>
          <w:sz w:val="24"/>
          <w:szCs w:val="24"/>
        </w:rPr>
        <w:t xml:space="preserve">Provide client with form </w:t>
      </w:r>
    </w:p>
    <w:p w:rsidR="006F0084" w:rsidRPr="00A17A95" w:rsidRDefault="006F0084" w:rsidP="00CA0D63">
      <w:pPr>
        <w:pStyle w:val="ListParagraph"/>
        <w:numPr>
          <w:ilvl w:val="0"/>
          <w:numId w:val="30"/>
        </w:numPr>
        <w:autoSpaceDE w:val="0"/>
        <w:autoSpaceDN w:val="0"/>
        <w:adjustRightInd w:val="0"/>
        <w:spacing w:after="0" w:line="360" w:lineRule="auto"/>
        <w:ind w:left="714" w:hanging="357"/>
        <w:rPr>
          <w:rFonts w:ascii="Cambria" w:eastAsiaTheme="minorHAnsi" w:hAnsi="Cambria" w:cs="HelveticaLTMM_1_1000"/>
          <w:sz w:val="24"/>
          <w:szCs w:val="24"/>
        </w:rPr>
      </w:pPr>
      <w:r w:rsidRPr="00A17A95">
        <w:rPr>
          <w:rFonts w:ascii="Cambria" w:eastAsiaTheme="minorHAnsi" w:hAnsi="Cambria" w:cs="HelveticaLTMM_1_1000"/>
          <w:sz w:val="24"/>
          <w:szCs w:val="24"/>
        </w:rPr>
        <w:t>Rece</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ve a</w:t>
      </w:r>
      <w:r w:rsidRPr="00A17A95">
        <w:rPr>
          <w:rFonts w:ascii="Cambria" w:eastAsiaTheme="minorHAnsi" w:hAnsi="Cambria" w:cs="HelveticaLTMM_1_800"/>
          <w:sz w:val="24"/>
          <w:szCs w:val="24"/>
        </w:rPr>
        <w:t xml:space="preserve">ll </w:t>
      </w:r>
      <w:r w:rsidRPr="00A17A95">
        <w:rPr>
          <w:rFonts w:ascii="Cambria" w:eastAsiaTheme="minorHAnsi" w:hAnsi="Cambria" w:cs="HelveticaLTMM_1_1000"/>
          <w:sz w:val="24"/>
          <w:szCs w:val="24"/>
        </w:rPr>
        <w:t>requ</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red documents from the customer</w:t>
      </w:r>
    </w:p>
    <w:p w:rsidR="00781B9D" w:rsidRPr="00A17A95" w:rsidRDefault="00781B9D" w:rsidP="00CA0D63">
      <w:pPr>
        <w:pStyle w:val="CommentText"/>
        <w:numPr>
          <w:ilvl w:val="0"/>
          <w:numId w:val="30"/>
        </w:numPr>
        <w:spacing w:line="360" w:lineRule="auto"/>
        <w:ind w:left="714" w:hanging="357"/>
        <w:rPr>
          <w:rFonts w:ascii="Cambria" w:hAnsi="Cambria"/>
          <w:sz w:val="24"/>
          <w:szCs w:val="24"/>
        </w:rPr>
      </w:pPr>
      <w:r w:rsidRPr="00A17A95">
        <w:rPr>
          <w:rFonts w:ascii="Cambria" w:hAnsi="Cambria"/>
          <w:sz w:val="24"/>
          <w:szCs w:val="24"/>
        </w:rPr>
        <w:t>Claims dept.verifies information on form</w:t>
      </w:r>
    </w:p>
    <w:p w:rsidR="00991E2D" w:rsidRPr="00A17A95" w:rsidRDefault="00991E2D" w:rsidP="00CA0D63">
      <w:pPr>
        <w:pStyle w:val="ListParagraph"/>
        <w:numPr>
          <w:ilvl w:val="0"/>
          <w:numId w:val="30"/>
        </w:numPr>
        <w:autoSpaceDE w:val="0"/>
        <w:autoSpaceDN w:val="0"/>
        <w:adjustRightInd w:val="0"/>
        <w:spacing w:after="0" w:line="360" w:lineRule="auto"/>
        <w:ind w:left="714" w:hanging="357"/>
        <w:rPr>
          <w:rFonts w:ascii="Cambria" w:eastAsiaTheme="minorHAnsi" w:hAnsi="Cambria" w:cs="HelveticaLTMM_1_1000"/>
          <w:sz w:val="24"/>
          <w:szCs w:val="24"/>
        </w:rPr>
      </w:pPr>
      <w:r w:rsidRPr="00A17A95">
        <w:rPr>
          <w:rFonts w:ascii="Cambria" w:eastAsiaTheme="minorHAnsi" w:hAnsi="Cambria" w:cs="HelveticaLTMM_1_1000"/>
          <w:sz w:val="24"/>
          <w:szCs w:val="24"/>
        </w:rPr>
        <w:t xml:space="preserve">Check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f po</w:t>
      </w:r>
      <w:r w:rsidRPr="00A17A95">
        <w:rPr>
          <w:rFonts w:ascii="Cambria" w:eastAsiaTheme="minorHAnsi" w:hAnsi="Cambria" w:cs="HelveticaLTMM_1_800"/>
          <w:sz w:val="24"/>
          <w:szCs w:val="24"/>
        </w:rPr>
        <w:t>li</w:t>
      </w:r>
      <w:r w:rsidRPr="00A17A95">
        <w:rPr>
          <w:rFonts w:ascii="Cambria" w:eastAsiaTheme="minorHAnsi" w:hAnsi="Cambria" w:cs="HelveticaLTMM_1_1000"/>
          <w:sz w:val="24"/>
          <w:szCs w:val="24"/>
        </w:rPr>
        <w:t xml:space="preserve">cy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 xml:space="preserve">s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w:t>
      </w:r>
      <w:r w:rsidRPr="00A17A95">
        <w:rPr>
          <w:rFonts w:ascii="Cambria" w:eastAsiaTheme="minorHAnsi" w:hAnsi="Cambria" w:cs="HelveticaLTMM_1_933"/>
          <w:sz w:val="24"/>
          <w:szCs w:val="24"/>
        </w:rPr>
        <w:t>-</w:t>
      </w:r>
      <w:r w:rsidRPr="00A17A95">
        <w:rPr>
          <w:rFonts w:ascii="Cambria" w:eastAsiaTheme="minorHAnsi" w:hAnsi="Cambria" w:cs="HelveticaLTMM_1_1000"/>
          <w:sz w:val="24"/>
          <w:szCs w:val="24"/>
        </w:rPr>
        <w:t>force</w:t>
      </w:r>
    </w:p>
    <w:p w:rsidR="00991E2D" w:rsidRPr="00A17A95" w:rsidRDefault="00991E2D" w:rsidP="00CA0D63">
      <w:pPr>
        <w:pStyle w:val="ListParagraph"/>
        <w:numPr>
          <w:ilvl w:val="0"/>
          <w:numId w:val="30"/>
        </w:numPr>
        <w:autoSpaceDE w:val="0"/>
        <w:autoSpaceDN w:val="0"/>
        <w:adjustRightInd w:val="0"/>
        <w:spacing w:after="0" w:line="360" w:lineRule="auto"/>
        <w:ind w:left="714" w:hanging="357"/>
        <w:rPr>
          <w:rFonts w:ascii="Cambria" w:eastAsiaTheme="minorHAnsi" w:hAnsi="Cambria" w:cs="HelveticaLTMM_1_1000"/>
          <w:sz w:val="24"/>
          <w:szCs w:val="24"/>
        </w:rPr>
      </w:pPr>
      <w:r w:rsidRPr="00A17A95">
        <w:rPr>
          <w:rFonts w:ascii="Cambria" w:eastAsiaTheme="minorHAnsi" w:hAnsi="Cambria" w:cs="HelveticaLTMM_1_1000"/>
          <w:sz w:val="24"/>
          <w:szCs w:val="24"/>
        </w:rPr>
        <w:t xml:space="preserve">Check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f po</w:t>
      </w:r>
      <w:r w:rsidRPr="00A17A95">
        <w:rPr>
          <w:rFonts w:ascii="Cambria" w:eastAsiaTheme="minorHAnsi" w:hAnsi="Cambria" w:cs="HelveticaLTMM_1_800"/>
          <w:sz w:val="24"/>
          <w:szCs w:val="24"/>
        </w:rPr>
        <w:t>li</w:t>
      </w:r>
      <w:r w:rsidRPr="00A17A95">
        <w:rPr>
          <w:rFonts w:ascii="Cambria" w:eastAsiaTheme="minorHAnsi" w:hAnsi="Cambria" w:cs="HelveticaLTMM_1_1000"/>
          <w:sz w:val="24"/>
          <w:szCs w:val="24"/>
        </w:rPr>
        <w:t xml:space="preserve">cy </w:t>
      </w:r>
      <w:r>
        <w:rPr>
          <w:rFonts w:ascii="Cambria" w:eastAsiaTheme="minorHAnsi" w:hAnsi="Cambria" w:cs="HelveticaLTMM_1_1000"/>
          <w:sz w:val="24"/>
          <w:szCs w:val="24"/>
        </w:rPr>
        <w:t xml:space="preserve">has a </w:t>
      </w:r>
      <w:r w:rsidR="006F0084">
        <w:rPr>
          <w:rFonts w:ascii="Cambria" w:eastAsiaTheme="minorHAnsi" w:hAnsi="Cambria" w:cs="HelveticaLTMM_1_1000"/>
          <w:sz w:val="24"/>
          <w:szCs w:val="24"/>
        </w:rPr>
        <w:t xml:space="preserve">disability </w:t>
      </w:r>
      <w:r>
        <w:rPr>
          <w:rFonts w:ascii="Cambria" w:eastAsiaTheme="minorHAnsi" w:hAnsi="Cambria" w:cs="HelveticaLTMM_1_1000"/>
          <w:sz w:val="24"/>
          <w:szCs w:val="24"/>
        </w:rPr>
        <w:t>benefit</w:t>
      </w:r>
      <w:r w:rsidRPr="00A17A95">
        <w:rPr>
          <w:rFonts w:ascii="Cambria" w:eastAsiaTheme="minorHAnsi" w:hAnsi="Cambria" w:cs="HelveticaLTMM_1_1000"/>
          <w:sz w:val="24"/>
          <w:szCs w:val="24"/>
        </w:rPr>
        <w:t>[by def</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on and by terms and cond</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ons]</w:t>
      </w:r>
    </w:p>
    <w:p w:rsidR="00991E2D" w:rsidRPr="00A17A95" w:rsidRDefault="00991E2D" w:rsidP="00CA0D63">
      <w:pPr>
        <w:pStyle w:val="ListParagraph"/>
        <w:numPr>
          <w:ilvl w:val="0"/>
          <w:numId w:val="30"/>
        </w:numPr>
        <w:autoSpaceDE w:val="0"/>
        <w:autoSpaceDN w:val="0"/>
        <w:adjustRightInd w:val="0"/>
        <w:spacing w:after="0" w:line="360" w:lineRule="auto"/>
        <w:ind w:left="714" w:hanging="357"/>
        <w:rPr>
          <w:rFonts w:ascii="Cambria" w:eastAsiaTheme="minorHAnsi" w:hAnsi="Cambria" w:cs="HelveticaLTMM_1_1000"/>
          <w:sz w:val="24"/>
          <w:szCs w:val="24"/>
        </w:rPr>
      </w:pPr>
      <w:r>
        <w:rPr>
          <w:rFonts w:ascii="Cambria" w:eastAsiaTheme="minorHAnsi" w:hAnsi="Cambria" w:cs="HelveticaLTMM_1_1000"/>
          <w:sz w:val="24"/>
          <w:szCs w:val="24"/>
        </w:rPr>
        <w:t>Capture</w:t>
      </w:r>
      <w:r w:rsidRPr="00A17A95">
        <w:rPr>
          <w:rFonts w:ascii="Cambria" w:eastAsiaTheme="minorHAnsi" w:hAnsi="Cambria" w:cs="HelveticaLTMM_1_1000"/>
          <w:sz w:val="24"/>
          <w:szCs w:val="24"/>
        </w:rPr>
        <w:t xml:space="preserve"> the request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 xml:space="preserve">n PAS and generate </w:t>
      </w:r>
      <w:r>
        <w:rPr>
          <w:rFonts w:ascii="Cambria" w:eastAsiaTheme="minorHAnsi" w:hAnsi="Cambria" w:cs="HelveticaLTMM_1_1000"/>
          <w:sz w:val="24"/>
          <w:szCs w:val="24"/>
        </w:rPr>
        <w:t>claims</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d</w:t>
      </w:r>
    </w:p>
    <w:p w:rsidR="00991E2D" w:rsidRPr="00A17A95" w:rsidRDefault="00991E2D" w:rsidP="00CA0D63">
      <w:pPr>
        <w:pStyle w:val="ListParagraph"/>
        <w:numPr>
          <w:ilvl w:val="0"/>
          <w:numId w:val="30"/>
        </w:numPr>
        <w:autoSpaceDE w:val="0"/>
        <w:autoSpaceDN w:val="0"/>
        <w:adjustRightInd w:val="0"/>
        <w:spacing w:after="0" w:line="360" w:lineRule="auto"/>
        <w:ind w:left="714" w:hanging="357"/>
        <w:rPr>
          <w:rFonts w:ascii="Cambria" w:eastAsiaTheme="minorHAnsi" w:hAnsi="Cambria" w:cs="HelveticaLTMM_1_1000"/>
          <w:sz w:val="24"/>
          <w:szCs w:val="24"/>
        </w:rPr>
      </w:pPr>
      <w:r w:rsidRPr="00A17A95">
        <w:rPr>
          <w:rFonts w:ascii="Cambria" w:eastAsiaTheme="minorHAnsi" w:hAnsi="Cambria" w:cs="HelveticaLTMM_1_1000"/>
          <w:sz w:val="24"/>
          <w:szCs w:val="24"/>
        </w:rPr>
        <w:t xml:space="preserve">Scan the request form and update status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 PAS</w:t>
      </w:r>
    </w:p>
    <w:p w:rsidR="006F0084" w:rsidRPr="00991E2D" w:rsidRDefault="006F0084" w:rsidP="00CA0D63">
      <w:pPr>
        <w:pStyle w:val="ListParagraph"/>
        <w:numPr>
          <w:ilvl w:val="0"/>
          <w:numId w:val="30"/>
        </w:numPr>
        <w:spacing w:after="0" w:line="360" w:lineRule="auto"/>
        <w:ind w:left="714" w:hanging="357"/>
        <w:rPr>
          <w:rFonts w:ascii="Cambria" w:eastAsiaTheme="minorHAnsi" w:hAnsi="Cambria"/>
          <w:sz w:val="24"/>
          <w:szCs w:val="24"/>
        </w:rPr>
      </w:pPr>
      <w:r w:rsidRPr="00A17A95">
        <w:rPr>
          <w:rFonts w:ascii="Cambria" w:hAnsi="Cambria"/>
          <w:sz w:val="24"/>
          <w:szCs w:val="24"/>
        </w:rPr>
        <w:t>Head of Ops authorizes and forwards to finance</w:t>
      </w:r>
    </w:p>
    <w:p w:rsidR="00991E2D" w:rsidRPr="00A17A95" w:rsidRDefault="00991E2D" w:rsidP="00CA0D63">
      <w:pPr>
        <w:pStyle w:val="ListParagraph"/>
        <w:numPr>
          <w:ilvl w:val="0"/>
          <w:numId w:val="30"/>
        </w:numPr>
        <w:autoSpaceDE w:val="0"/>
        <w:autoSpaceDN w:val="0"/>
        <w:adjustRightInd w:val="0"/>
        <w:spacing w:after="0" w:line="360" w:lineRule="auto"/>
        <w:ind w:left="714" w:hanging="357"/>
        <w:rPr>
          <w:rFonts w:ascii="Cambria" w:eastAsiaTheme="minorHAnsi" w:hAnsi="Cambria" w:cs="HelveticaLTMM_1_1000"/>
          <w:sz w:val="24"/>
          <w:szCs w:val="24"/>
        </w:rPr>
      </w:pPr>
      <w:r w:rsidRPr="00A17A95">
        <w:rPr>
          <w:rFonts w:ascii="Cambria" w:eastAsiaTheme="minorHAnsi" w:hAnsi="Cambria" w:cs="HelveticaLTMM_1_933"/>
          <w:sz w:val="24"/>
          <w:szCs w:val="24"/>
        </w:rPr>
        <w:t>I</w:t>
      </w:r>
      <w:r w:rsidRPr="00A17A95">
        <w:rPr>
          <w:rFonts w:ascii="Cambria" w:eastAsiaTheme="minorHAnsi" w:hAnsi="Cambria" w:cs="HelveticaLTMM_1_1000"/>
          <w:sz w:val="24"/>
          <w:szCs w:val="24"/>
        </w:rPr>
        <w:t xml:space="preserve">ssue cheque to customer / </w:t>
      </w:r>
      <w:r>
        <w:rPr>
          <w:rFonts w:ascii="Cambria" w:eastAsiaTheme="minorHAnsi" w:hAnsi="Cambria" w:cs="HelveticaLTMM_1_1000"/>
          <w:sz w:val="24"/>
          <w:szCs w:val="24"/>
        </w:rPr>
        <w:t>Credit</w:t>
      </w:r>
      <w:r w:rsidRPr="00A17A95">
        <w:rPr>
          <w:rFonts w:ascii="Cambria" w:eastAsiaTheme="minorHAnsi" w:hAnsi="Cambria" w:cs="HelveticaLTMM_1_1000"/>
          <w:sz w:val="24"/>
          <w:szCs w:val="24"/>
        </w:rPr>
        <w:t xml:space="preserve"> to account</w:t>
      </w:r>
      <w:r>
        <w:rPr>
          <w:rFonts w:ascii="Cambria" w:eastAsiaTheme="minorHAnsi" w:hAnsi="Cambria" w:cs="HelveticaLTMM_1_1000"/>
          <w:sz w:val="24"/>
          <w:szCs w:val="24"/>
        </w:rPr>
        <w:t>(EFT)</w:t>
      </w:r>
    </w:p>
    <w:p w:rsidR="00991E2D" w:rsidRPr="00A2373A" w:rsidRDefault="00991E2D" w:rsidP="00CA0D63">
      <w:pPr>
        <w:pStyle w:val="ListParagraph"/>
        <w:numPr>
          <w:ilvl w:val="0"/>
          <w:numId w:val="30"/>
        </w:numPr>
        <w:spacing w:after="0" w:line="360" w:lineRule="auto"/>
        <w:ind w:left="714" w:hanging="357"/>
        <w:rPr>
          <w:rFonts w:ascii="Cambria" w:hAnsi="Cambria"/>
        </w:rPr>
      </w:pPr>
      <w:r w:rsidRPr="008115FA">
        <w:rPr>
          <w:rFonts w:ascii="Cambria" w:eastAsiaTheme="minorHAnsi" w:hAnsi="Cambria" w:cs="HelveticaLTMM_1_1000"/>
        </w:rPr>
        <w:t>Send Ema</w:t>
      </w:r>
      <w:r w:rsidRPr="008115FA">
        <w:rPr>
          <w:rFonts w:ascii="Cambria" w:eastAsiaTheme="minorHAnsi" w:hAnsi="Cambria" w:cs="HelveticaLTMM_1_800"/>
        </w:rPr>
        <w:t xml:space="preserve">il </w:t>
      </w:r>
      <w:r w:rsidRPr="008115FA">
        <w:rPr>
          <w:rFonts w:ascii="Cambria" w:eastAsiaTheme="minorHAnsi" w:hAnsi="Cambria" w:cs="HelveticaLTMM_1_1000"/>
        </w:rPr>
        <w:t>/ SMS to customer on update</w:t>
      </w:r>
    </w:p>
    <w:p w:rsidR="00991E2D" w:rsidRDefault="00991E2D" w:rsidP="00991E2D">
      <w:pPr>
        <w:pStyle w:val="Heading3"/>
        <w:rPr>
          <w:rFonts w:eastAsiaTheme="minorHAnsi"/>
        </w:rPr>
      </w:pPr>
      <w:bookmarkStart w:id="430" w:name="_Toc371586568"/>
      <w:r>
        <w:rPr>
          <w:rFonts w:eastAsiaTheme="minorHAnsi"/>
        </w:rPr>
        <w:t>Output</w:t>
      </w:r>
      <w:bookmarkEnd w:id="430"/>
    </w:p>
    <w:p w:rsidR="00CA0D63" w:rsidRPr="00A2373A" w:rsidRDefault="00CA0D63" w:rsidP="0009604A">
      <w:pPr>
        <w:pStyle w:val="ListParagraph"/>
        <w:numPr>
          <w:ilvl w:val="0"/>
          <w:numId w:val="97"/>
        </w:numPr>
        <w:spacing w:after="0"/>
        <w:ind w:left="714" w:hanging="357"/>
        <w:rPr>
          <w:rFonts w:ascii="Cambria" w:hAnsi="Cambria"/>
        </w:rPr>
      </w:pPr>
      <w:r w:rsidRPr="00A2373A">
        <w:rPr>
          <w:rFonts w:ascii="Cambria" w:hAnsi="Cambria"/>
        </w:rPr>
        <w:t>Cheque/transfer to bank</w:t>
      </w:r>
      <w:r>
        <w:rPr>
          <w:rFonts w:ascii="Cambria" w:hAnsi="Cambria"/>
        </w:rPr>
        <w:t>/Mobile Fund Transfer</w:t>
      </w:r>
    </w:p>
    <w:p w:rsidR="00CA0D63" w:rsidRPr="00A2373A" w:rsidRDefault="00CA0D63" w:rsidP="0009604A">
      <w:pPr>
        <w:pStyle w:val="ListParagraph"/>
        <w:numPr>
          <w:ilvl w:val="0"/>
          <w:numId w:val="97"/>
        </w:numPr>
        <w:spacing w:after="0"/>
        <w:ind w:left="714" w:hanging="357"/>
        <w:rPr>
          <w:rFonts w:ascii="Cambria" w:hAnsi="Cambria"/>
        </w:rPr>
      </w:pPr>
      <w:r w:rsidRPr="00A2373A">
        <w:rPr>
          <w:rFonts w:ascii="Cambria" w:hAnsi="Cambria"/>
        </w:rPr>
        <w:t>Payment Advice</w:t>
      </w:r>
    </w:p>
    <w:p w:rsidR="00CA0D63" w:rsidRPr="00CA0D63" w:rsidRDefault="00CA0D63" w:rsidP="00CA0D63">
      <w:pPr>
        <w:rPr>
          <w:rFonts w:eastAsiaTheme="minorHAnsi"/>
        </w:rPr>
      </w:pPr>
    </w:p>
    <w:p w:rsidR="001B3A4D" w:rsidRPr="00A17A95" w:rsidRDefault="001B3A4D" w:rsidP="001B3A4D">
      <w:pPr>
        <w:pStyle w:val="Heading2"/>
        <w:rPr>
          <w:rFonts w:ascii="Cambria" w:eastAsiaTheme="minorHAnsi" w:hAnsi="Cambria"/>
        </w:rPr>
      </w:pPr>
      <w:bookmarkStart w:id="431" w:name="_Toc371586569"/>
      <w:r w:rsidRPr="00A17A95">
        <w:rPr>
          <w:rFonts w:ascii="Cambria" w:eastAsiaTheme="minorHAnsi" w:hAnsi="Cambria"/>
        </w:rPr>
        <w:t>Death Claims</w:t>
      </w:r>
      <w:bookmarkEnd w:id="431"/>
    </w:p>
    <w:p w:rsidR="001B3A4D" w:rsidRPr="00A17A95" w:rsidRDefault="001B3A4D" w:rsidP="00092462">
      <w:pPr>
        <w:autoSpaceDE w:val="0"/>
        <w:autoSpaceDN w:val="0"/>
        <w:adjustRightInd w:val="0"/>
        <w:spacing w:line="360" w:lineRule="auto"/>
        <w:rPr>
          <w:rFonts w:ascii="Cambria" w:eastAsiaTheme="minorHAnsi" w:hAnsi="Cambria" w:cs="ArialMT"/>
        </w:rPr>
      </w:pPr>
      <w:r w:rsidRPr="00A17A95">
        <w:rPr>
          <w:rFonts w:ascii="Cambria" w:eastAsiaTheme="minorHAnsi" w:hAnsi="Cambria" w:cs="ArialMT"/>
        </w:rPr>
        <w:t>Death claims will be serviced at the branch to ensure faster TATs. Payments can either be via chequesissued to the claimant or via direct bank transfers</w:t>
      </w:r>
      <w:r w:rsidR="006A5C05">
        <w:rPr>
          <w:rFonts w:ascii="Cambria" w:eastAsiaTheme="minorHAnsi" w:hAnsi="Cambria" w:cs="ArialMT"/>
        </w:rPr>
        <w:t>/MFT</w:t>
      </w:r>
      <w:r w:rsidRPr="00A17A95">
        <w:rPr>
          <w:rFonts w:ascii="Cambria" w:eastAsiaTheme="minorHAnsi" w:hAnsi="Cambria" w:cs="ArialMT"/>
        </w:rPr>
        <w:t>.</w:t>
      </w:r>
    </w:p>
    <w:p w:rsidR="00155AA9" w:rsidRPr="00A17A95" w:rsidRDefault="00155AA9" w:rsidP="001B3A4D">
      <w:pPr>
        <w:autoSpaceDE w:val="0"/>
        <w:autoSpaceDN w:val="0"/>
        <w:adjustRightInd w:val="0"/>
        <w:rPr>
          <w:rFonts w:ascii="Cambria" w:eastAsiaTheme="minorHAnsi" w:hAnsi="Cambria" w:cs="Helvetica-Bold"/>
          <w:b/>
          <w:bCs/>
        </w:rPr>
      </w:pPr>
    </w:p>
    <w:p w:rsidR="001B3A4D" w:rsidRPr="00A17A95" w:rsidRDefault="001B3A4D" w:rsidP="001B3A4D">
      <w:pPr>
        <w:autoSpaceDE w:val="0"/>
        <w:autoSpaceDN w:val="0"/>
        <w:adjustRightInd w:val="0"/>
        <w:rPr>
          <w:rFonts w:ascii="Cambria" w:eastAsiaTheme="minorHAnsi" w:hAnsi="Cambria" w:cs="Helvetica-Bold"/>
          <w:b/>
          <w:bCs/>
        </w:rPr>
      </w:pPr>
      <w:r w:rsidRPr="00A17A95">
        <w:rPr>
          <w:rFonts w:ascii="Cambria" w:eastAsiaTheme="minorHAnsi" w:hAnsi="Cambria" w:cs="Helvetica-Bold"/>
          <w:b/>
          <w:bCs/>
        </w:rPr>
        <w:t>Control checks:</w:t>
      </w:r>
    </w:p>
    <w:p w:rsidR="001B3A4D" w:rsidRPr="00A17A95" w:rsidRDefault="001B3A4D" w:rsidP="00092462">
      <w:pPr>
        <w:autoSpaceDE w:val="0"/>
        <w:autoSpaceDN w:val="0"/>
        <w:adjustRightInd w:val="0"/>
        <w:spacing w:line="360" w:lineRule="auto"/>
        <w:rPr>
          <w:rFonts w:ascii="Cambria" w:eastAsiaTheme="minorHAnsi" w:hAnsi="Cambria" w:cs="ArialMT"/>
        </w:rPr>
      </w:pPr>
      <w:r w:rsidRPr="00A17A95">
        <w:rPr>
          <w:rFonts w:ascii="Cambria" w:eastAsiaTheme="minorHAnsi" w:hAnsi="Cambria" w:cs="ArialMT"/>
        </w:rPr>
        <w:t>Death claims will be serviced at the branch – with controls in place to avoid fraud. A threshold limit ofGH¢ 7,000 will be included in the PAS</w:t>
      </w:r>
      <w:r w:rsidR="006A5C05">
        <w:rPr>
          <w:rFonts w:ascii="Cambria" w:eastAsiaTheme="minorHAnsi" w:hAnsi="Cambria" w:cs="ArialMT"/>
        </w:rPr>
        <w:t xml:space="preserve"> to b authorized by the branch manager</w:t>
      </w:r>
      <w:r w:rsidRPr="00A17A95">
        <w:rPr>
          <w:rFonts w:ascii="Cambria" w:eastAsiaTheme="minorHAnsi" w:hAnsi="Cambria" w:cs="ArialMT"/>
        </w:rPr>
        <w:t xml:space="preserve">. Any claim greater than this amount would need anauthorization from the </w:t>
      </w:r>
      <w:r w:rsidR="006A5C05">
        <w:rPr>
          <w:rFonts w:ascii="Cambria" w:eastAsiaTheme="minorHAnsi" w:hAnsi="Cambria" w:cs="ArialMT"/>
        </w:rPr>
        <w:t>head office</w:t>
      </w:r>
      <w:r w:rsidRPr="00A17A95">
        <w:rPr>
          <w:rFonts w:ascii="Cambria" w:eastAsiaTheme="minorHAnsi" w:hAnsi="Cambria" w:cs="ArialMT"/>
        </w:rPr>
        <w:t>.</w:t>
      </w:r>
    </w:p>
    <w:p w:rsidR="001B3A4D" w:rsidRPr="00A17A95" w:rsidRDefault="001B3A4D" w:rsidP="006C3F25">
      <w:pPr>
        <w:autoSpaceDE w:val="0"/>
        <w:autoSpaceDN w:val="0"/>
        <w:adjustRightInd w:val="0"/>
        <w:spacing w:line="360" w:lineRule="auto"/>
        <w:rPr>
          <w:rFonts w:ascii="Cambria" w:eastAsiaTheme="minorHAnsi" w:hAnsi="Cambria" w:cs="ArialMT"/>
        </w:rPr>
      </w:pPr>
      <w:r w:rsidRPr="00A17A95">
        <w:rPr>
          <w:rFonts w:ascii="Cambria" w:eastAsiaTheme="minorHAnsi" w:hAnsi="Cambria" w:cs="ArialMT"/>
        </w:rPr>
        <w:t xml:space="preserve">Apart from this, weekly audit checks will be performed by the CS Ops team at the HO on sampledbasis. </w:t>
      </w:r>
    </w:p>
    <w:p w:rsidR="001B3A4D" w:rsidRPr="00A17A95" w:rsidRDefault="001B3A4D" w:rsidP="00092462">
      <w:pPr>
        <w:spacing w:line="360" w:lineRule="auto"/>
        <w:rPr>
          <w:rFonts w:ascii="Cambria" w:eastAsiaTheme="minorHAnsi" w:hAnsi="Cambria" w:cs="ArialMT"/>
        </w:rPr>
      </w:pPr>
    </w:p>
    <w:p w:rsidR="00955218" w:rsidRPr="00A17A95" w:rsidRDefault="001B3A4D" w:rsidP="00092462">
      <w:pPr>
        <w:spacing w:line="360" w:lineRule="auto"/>
        <w:rPr>
          <w:rFonts w:ascii="Cambria" w:eastAsiaTheme="minorHAnsi" w:hAnsi="Cambria" w:cs="ArialMT"/>
        </w:rPr>
      </w:pPr>
      <w:r w:rsidRPr="00A17A95">
        <w:rPr>
          <w:rFonts w:ascii="Cambria" w:eastAsiaTheme="minorHAnsi" w:hAnsi="Cambria" w:cs="ArialMT"/>
        </w:rPr>
        <w:t>The process is described in detail below:</w:t>
      </w:r>
    </w:p>
    <w:p w:rsidR="001B3A4D" w:rsidRPr="00A17A95" w:rsidRDefault="001B3A4D" w:rsidP="00092462">
      <w:pPr>
        <w:autoSpaceDE w:val="0"/>
        <w:autoSpaceDN w:val="0"/>
        <w:adjustRightInd w:val="0"/>
        <w:spacing w:line="360" w:lineRule="auto"/>
        <w:rPr>
          <w:rFonts w:ascii="Cambria" w:eastAsiaTheme="minorHAnsi" w:hAnsi="Cambria" w:cs="ArialMT"/>
        </w:rPr>
      </w:pPr>
      <w:r w:rsidRPr="00A17A95">
        <w:rPr>
          <w:rFonts w:ascii="Cambria" w:eastAsiaTheme="minorHAnsi" w:hAnsi="Cambria" w:cs="ArialMT"/>
        </w:rPr>
        <w:t>The process requires that the nominee / beneficiary submit the following documents when intimating a death claim:</w:t>
      </w:r>
    </w:p>
    <w:p w:rsidR="001B3A4D" w:rsidRPr="00A17A95" w:rsidRDefault="006A5C05" w:rsidP="00E259CB">
      <w:pPr>
        <w:pStyle w:val="ListParagraph"/>
        <w:numPr>
          <w:ilvl w:val="0"/>
          <w:numId w:val="27"/>
        </w:numPr>
        <w:autoSpaceDE w:val="0"/>
        <w:autoSpaceDN w:val="0"/>
        <w:adjustRightInd w:val="0"/>
        <w:spacing w:after="0"/>
        <w:rPr>
          <w:rFonts w:ascii="Cambria" w:eastAsiaTheme="minorHAnsi" w:hAnsi="Cambria" w:cs="ArialMT"/>
          <w:sz w:val="24"/>
          <w:szCs w:val="24"/>
        </w:rPr>
      </w:pPr>
      <w:r>
        <w:rPr>
          <w:rFonts w:ascii="Cambria" w:eastAsiaTheme="minorHAnsi" w:hAnsi="Cambria" w:cs="ArialMT"/>
          <w:sz w:val="24"/>
          <w:szCs w:val="24"/>
        </w:rPr>
        <w:t>Signed Claim</w:t>
      </w:r>
      <w:r w:rsidR="001B3A4D" w:rsidRPr="00A17A95">
        <w:rPr>
          <w:rFonts w:ascii="Cambria" w:eastAsiaTheme="minorHAnsi" w:hAnsi="Cambria" w:cs="ArialMT"/>
          <w:sz w:val="24"/>
          <w:szCs w:val="24"/>
        </w:rPr>
        <w:t xml:space="preserve"> form</w:t>
      </w:r>
    </w:p>
    <w:p w:rsidR="001B3A4D" w:rsidRPr="00A17A95" w:rsidRDefault="001B3A4D" w:rsidP="00E259CB">
      <w:pPr>
        <w:pStyle w:val="ListParagraph"/>
        <w:numPr>
          <w:ilvl w:val="0"/>
          <w:numId w:val="27"/>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lastRenderedPageBreak/>
        <w:t>Death certificate</w:t>
      </w:r>
    </w:p>
    <w:p w:rsidR="001B3A4D" w:rsidRPr="00A17A95" w:rsidRDefault="001B3A4D" w:rsidP="00E259CB">
      <w:pPr>
        <w:pStyle w:val="ListParagraph"/>
        <w:numPr>
          <w:ilvl w:val="0"/>
          <w:numId w:val="27"/>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Policy document</w:t>
      </w:r>
    </w:p>
    <w:p w:rsidR="001B3A4D" w:rsidRPr="00A17A95" w:rsidRDefault="001B3A4D" w:rsidP="00E259CB">
      <w:pPr>
        <w:pStyle w:val="ListParagraph"/>
        <w:numPr>
          <w:ilvl w:val="0"/>
          <w:numId w:val="27"/>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 xml:space="preserve">Burial </w:t>
      </w:r>
      <w:r w:rsidR="00AB17F7">
        <w:rPr>
          <w:rFonts w:ascii="Cambria" w:eastAsiaTheme="minorHAnsi" w:hAnsi="Cambria" w:cs="ArialMT"/>
          <w:sz w:val="24"/>
          <w:szCs w:val="24"/>
        </w:rPr>
        <w:t>Permit</w:t>
      </w:r>
    </w:p>
    <w:p w:rsidR="001B3A4D" w:rsidRPr="00A17A95" w:rsidRDefault="001B3A4D" w:rsidP="00E259CB">
      <w:pPr>
        <w:pStyle w:val="ListParagraph"/>
        <w:numPr>
          <w:ilvl w:val="0"/>
          <w:numId w:val="27"/>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ID of deceased</w:t>
      </w:r>
    </w:p>
    <w:p w:rsidR="001B3A4D" w:rsidRDefault="001B3A4D" w:rsidP="00E259CB">
      <w:pPr>
        <w:pStyle w:val="ListParagraph"/>
        <w:numPr>
          <w:ilvl w:val="0"/>
          <w:numId w:val="27"/>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ID of nominee / beneficiary</w:t>
      </w:r>
    </w:p>
    <w:p w:rsidR="006A5C05" w:rsidRPr="006A5C05" w:rsidRDefault="006A5C05" w:rsidP="006A5C05">
      <w:pPr>
        <w:autoSpaceDE w:val="0"/>
        <w:autoSpaceDN w:val="0"/>
        <w:adjustRightInd w:val="0"/>
        <w:rPr>
          <w:rFonts w:ascii="Cambria" w:eastAsiaTheme="minorHAnsi" w:hAnsi="Cambria" w:cs="ArialMT"/>
        </w:rPr>
      </w:pPr>
    </w:p>
    <w:p w:rsidR="001B3A4D" w:rsidRPr="00A17A95" w:rsidRDefault="001B3A4D" w:rsidP="00092462">
      <w:pPr>
        <w:autoSpaceDE w:val="0"/>
        <w:autoSpaceDN w:val="0"/>
        <w:adjustRightInd w:val="0"/>
        <w:spacing w:line="360" w:lineRule="auto"/>
        <w:rPr>
          <w:rFonts w:ascii="Cambria" w:eastAsiaTheme="minorHAnsi" w:hAnsi="Cambria" w:cs="ArialMT"/>
        </w:rPr>
      </w:pPr>
      <w:r w:rsidRPr="00A17A95">
        <w:rPr>
          <w:rFonts w:ascii="Cambria" w:eastAsiaTheme="minorHAnsi" w:hAnsi="Cambria" w:cs="ArialMT"/>
        </w:rPr>
        <w:t>Once these documents are produced by the customer at the branch and the CS Ops representative at the branch validates that the policy is in-force and all documents were submitted, the cheque</w:t>
      </w:r>
      <w:r w:rsidR="00AB17F7">
        <w:rPr>
          <w:rFonts w:ascii="Cambria" w:eastAsiaTheme="minorHAnsi" w:hAnsi="Cambria" w:cs="ArialMT"/>
        </w:rPr>
        <w:t>/payment</w:t>
      </w:r>
      <w:r w:rsidRPr="00A17A95">
        <w:rPr>
          <w:rFonts w:ascii="Cambria" w:eastAsiaTheme="minorHAnsi" w:hAnsi="Cambria" w:cs="ArialMT"/>
        </w:rPr>
        <w:t xml:space="preserve"> can be issued immediately.</w:t>
      </w:r>
    </w:p>
    <w:p w:rsidR="001B3A4D" w:rsidRPr="00A17A95" w:rsidRDefault="001B3A4D" w:rsidP="00092462">
      <w:pPr>
        <w:autoSpaceDE w:val="0"/>
        <w:autoSpaceDN w:val="0"/>
        <w:adjustRightInd w:val="0"/>
        <w:spacing w:line="360" w:lineRule="auto"/>
        <w:rPr>
          <w:rFonts w:ascii="Cambria" w:eastAsiaTheme="minorHAnsi" w:hAnsi="Cambria" w:cs="ArialMT"/>
        </w:rPr>
      </w:pPr>
      <w:r w:rsidRPr="00A17A95">
        <w:rPr>
          <w:rFonts w:ascii="Cambria" w:eastAsiaTheme="minorHAnsi" w:hAnsi="Cambria" w:cs="ArialMT"/>
        </w:rPr>
        <w:t>If the death claim amounts to more than GH¢ [7000] – these payments need authorization from branch manager before the cheque can be issued.</w:t>
      </w:r>
    </w:p>
    <w:p w:rsidR="001B3A4D" w:rsidRPr="00A17A95" w:rsidRDefault="001B3A4D" w:rsidP="001B3A4D">
      <w:pPr>
        <w:pStyle w:val="Heading3"/>
        <w:rPr>
          <w:rFonts w:ascii="Cambria" w:eastAsiaTheme="minorHAnsi" w:hAnsi="Cambria"/>
        </w:rPr>
      </w:pPr>
      <w:bookmarkStart w:id="432" w:name="_Toc371586570"/>
      <w:r w:rsidRPr="00A17A95">
        <w:rPr>
          <w:rFonts w:ascii="Cambria" w:eastAsiaTheme="minorHAnsi" w:hAnsi="Cambria"/>
        </w:rPr>
        <w:t>Input</w:t>
      </w:r>
      <w:bookmarkEnd w:id="432"/>
    </w:p>
    <w:p w:rsidR="001B3A4D" w:rsidRPr="00A17A95" w:rsidRDefault="001B3A4D" w:rsidP="00E259CB">
      <w:pPr>
        <w:pStyle w:val="ListParagraph"/>
        <w:numPr>
          <w:ilvl w:val="0"/>
          <w:numId w:val="27"/>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Request form</w:t>
      </w:r>
    </w:p>
    <w:p w:rsidR="001B3A4D" w:rsidRPr="00A17A95" w:rsidRDefault="001B3A4D" w:rsidP="00E259CB">
      <w:pPr>
        <w:pStyle w:val="ListParagraph"/>
        <w:numPr>
          <w:ilvl w:val="0"/>
          <w:numId w:val="27"/>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Death certificate</w:t>
      </w:r>
    </w:p>
    <w:p w:rsidR="001B3A4D" w:rsidRPr="00A17A95" w:rsidRDefault="001B3A4D" w:rsidP="00E259CB">
      <w:pPr>
        <w:pStyle w:val="ListParagraph"/>
        <w:numPr>
          <w:ilvl w:val="0"/>
          <w:numId w:val="27"/>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Policy document</w:t>
      </w:r>
    </w:p>
    <w:p w:rsidR="001B3A4D" w:rsidRPr="00A17A95" w:rsidRDefault="001B3A4D" w:rsidP="00E259CB">
      <w:pPr>
        <w:pStyle w:val="ListParagraph"/>
        <w:numPr>
          <w:ilvl w:val="0"/>
          <w:numId w:val="27"/>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 xml:space="preserve">Burial </w:t>
      </w:r>
      <w:r w:rsidR="00AB17F7">
        <w:rPr>
          <w:rFonts w:ascii="Cambria" w:eastAsiaTheme="minorHAnsi" w:hAnsi="Cambria" w:cs="ArialMT"/>
          <w:sz w:val="24"/>
          <w:szCs w:val="24"/>
        </w:rPr>
        <w:t>Permit</w:t>
      </w:r>
    </w:p>
    <w:p w:rsidR="001B3A4D" w:rsidRPr="00A17A95" w:rsidRDefault="001B3A4D" w:rsidP="00E259CB">
      <w:pPr>
        <w:pStyle w:val="ListParagraph"/>
        <w:numPr>
          <w:ilvl w:val="0"/>
          <w:numId w:val="27"/>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ID of deceased</w:t>
      </w:r>
    </w:p>
    <w:p w:rsidR="001B3A4D" w:rsidRPr="00A17A95" w:rsidRDefault="001B3A4D" w:rsidP="00E259CB">
      <w:pPr>
        <w:pStyle w:val="ListParagraph"/>
        <w:numPr>
          <w:ilvl w:val="0"/>
          <w:numId w:val="27"/>
        </w:numPr>
        <w:autoSpaceDE w:val="0"/>
        <w:autoSpaceDN w:val="0"/>
        <w:adjustRightInd w:val="0"/>
        <w:spacing w:after="0"/>
        <w:rPr>
          <w:rFonts w:ascii="Cambria" w:eastAsiaTheme="minorHAnsi" w:hAnsi="Cambria" w:cs="ArialMT"/>
          <w:sz w:val="24"/>
          <w:szCs w:val="24"/>
        </w:rPr>
      </w:pPr>
      <w:r w:rsidRPr="00A17A95">
        <w:rPr>
          <w:rFonts w:ascii="Cambria" w:eastAsiaTheme="minorHAnsi" w:hAnsi="Cambria" w:cs="ArialMT"/>
          <w:sz w:val="24"/>
          <w:szCs w:val="24"/>
        </w:rPr>
        <w:t>ID of nominee / beneficiary</w:t>
      </w:r>
    </w:p>
    <w:p w:rsidR="001B3A4D" w:rsidRPr="00A17A95" w:rsidRDefault="001B3A4D" w:rsidP="001B3A4D">
      <w:pPr>
        <w:pStyle w:val="Heading3"/>
        <w:rPr>
          <w:rFonts w:ascii="Cambria" w:eastAsiaTheme="minorHAnsi" w:hAnsi="Cambria"/>
        </w:rPr>
      </w:pPr>
      <w:bookmarkStart w:id="433" w:name="_Toc371586571"/>
      <w:r w:rsidRPr="00A17A95">
        <w:rPr>
          <w:rFonts w:ascii="Cambria" w:eastAsiaTheme="minorHAnsi" w:hAnsi="Cambria"/>
        </w:rPr>
        <w:t>Process</w:t>
      </w:r>
      <w:bookmarkEnd w:id="433"/>
    </w:p>
    <w:p w:rsidR="001B3A4D" w:rsidRPr="00A17A95" w:rsidRDefault="001B3A4D" w:rsidP="00E259CB">
      <w:pPr>
        <w:pStyle w:val="ListParagraph"/>
        <w:numPr>
          <w:ilvl w:val="0"/>
          <w:numId w:val="29"/>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Rece</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ve a</w:t>
      </w:r>
      <w:r w:rsidRPr="00A17A95">
        <w:rPr>
          <w:rFonts w:ascii="Cambria" w:eastAsiaTheme="minorHAnsi" w:hAnsi="Cambria" w:cs="HelveticaLTMM_1_800"/>
          <w:sz w:val="24"/>
          <w:szCs w:val="24"/>
        </w:rPr>
        <w:t xml:space="preserve">ll </w:t>
      </w:r>
      <w:r w:rsidRPr="00A17A95">
        <w:rPr>
          <w:rFonts w:ascii="Cambria" w:eastAsiaTheme="minorHAnsi" w:hAnsi="Cambria" w:cs="HelveticaLTMM_1_1000"/>
          <w:sz w:val="24"/>
          <w:szCs w:val="24"/>
        </w:rPr>
        <w:t>documents from the customer</w:t>
      </w:r>
    </w:p>
    <w:p w:rsidR="001B3A4D" w:rsidRPr="00A17A95" w:rsidRDefault="001B3A4D" w:rsidP="00E259CB">
      <w:pPr>
        <w:pStyle w:val="ListParagraph"/>
        <w:numPr>
          <w:ilvl w:val="0"/>
          <w:numId w:val="29"/>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 xml:space="preserve">Check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f po</w:t>
      </w:r>
      <w:r w:rsidRPr="00A17A95">
        <w:rPr>
          <w:rFonts w:ascii="Cambria" w:eastAsiaTheme="minorHAnsi" w:hAnsi="Cambria" w:cs="HelveticaLTMM_1_800"/>
          <w:sz w:val="24"/>
          <w:szCs w:val="24"/>
        </w:rPr>
        <w:t>li</w:t>
      </w:r>
      <w:r w:rsidRPr="00A17A95">
        <w:rPr>
          <w:rFonts w:ascii="Cambria" w:eastAsiaTheme="minorHAnsi" w:hAnsi="Cambria" w:cs="HelveticaLTMM_1_1000"/>
          <w:sz w:val="24"/>
          <w:szCs w:val="24"/>
        </w:rPr>
        <w:t xml:space="preserve">cy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 xml:space="preserve">s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 force and va</w:t>
      </w:r>
      <w:r w:rsidRPr="00A17A95">
        <w:rPr>
          <w:rFonts w:ascii="Cambria" w:eastAsiaTheme="minorHAnsi" w:hAnsi="Cambria" w:cs="HelveticaLTMM_1_800"/>
          <w:sz w:val="24"/>
          <w:szCs w:val="24"/>
        </w:rPr>
        <w:t>li</w:t>
      </w:r>
      <w:r w:rsidRPr="00A17A95">
        <w:rPr>
          <w:rFonts w:ascii="Cambria" w:eastAsiaTheme="minorHAnsi" w:hAnsi="Cambria" w:cs="HelveticaLTMM_1_1000"/>
          <w:sz w:val="24"/>
          <w:szCs w:val="24"/>
        </w:rPr>
        <w:t xml:space="preserve">date </w:t>
      </w:r>
      <w:r w:rsidRPr="00A17A95">
        <w:rPr>
          <w:rFonts w:ascii="Cambria" w:eastAsiaTheme="minorHAnsi" w:hAnsi="Cambria" w:cs="HelveticaLTMM_1_933"/>
          <w:sz w:val="24"/>
          <w:szCs w:val="24"/>
        </w:rPr>
        <w:t>I</w:t>
      </w:r>
      <w:r w:rsidRPr="00A17A95">
        <w:rPr>
          <w:rFonts w:ascii="Cambria" w:eastAsiaTheme="minorHAnsi" w:hAnsi="Cambria" w:cs="HelveticaLTMM_1_1000"/>
          <w:sz w:val="24"/>
          <w:szCs w:val="24"/>
        </w:rPr>
        <w:t>D proof to authent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cate c</w:t>
      </w:r>
      <w:r w:rsidRPr="00A17A95">
        <w:rPr>
          <w:rFonts w:ascii="Cambria" w:eastAsiaTheme="minorHAnsi" w:hAnsi="Cambria" w:cs="HelveticaLTMM_1_800"/>
          <w:sz w:val="24"/>
          <w:szCs w:val="24"/>
        </w:rPr>
        <w:t>l</w:t>
      </w:r>
      <w:r w:rsidRPr="00A17A95">
        <w:rPr>
          <w:rFonts w:ascii="Cambria" w:eastAsiaTheme="minorHAnsi" w:hAnsi="Cambria" w:cs="HelveticaLTMM_1_1000"/>
          <w:sz w:val="24"/>
          <w:szCs w:val="24"/>
        </w:rPr>
        <w:t>a</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mant</w:t>
      </w:r>
    </w:p>
    <w:p w:rsidR="001B3A4D" w:rsidRPr="00A17A95" w:rsidRDefault="00AB17F7" w:rsidP="00E259CB">
      <w:pPr>
        <w:pStyle w:val="ListParagraph"/>
        <w:numPr>
          <w:ilvl w:val="0"/>
          <w:numId w:val="29"/>
        </w:numPr>
        <w:autoSpaceDE w:val="0"/>
        <w:autoSpaceDN w:val="0"/>
        <w:adjustRightInd w:val="0"/>
        <w:spacing w:after="0"/>
        <w:rPr>
          <w:rFonts w:ascii="Cambria" w:eastAsiaTheme="minorHAnsi" w:hAnsi="Cambria" w:cs="HelveticaLTMM_267_1000"/>
          <w:sz w:val="24"/>
          <w:szCs w:val="24"/>
        </w:rPr>
      </w:pPr>
      <w:r>
        <w:rPr>
          <w:rFonts w:ascii="Cambria" w:eastAsiaTheme="minorHAnsi" w:hAnsi="Cambria" w:cs="HelveticaLTMM_1_1000"/>
          <w:sz w:val="24"/>
          <w:szCs w:val="24"/>
        </w:rPr>
        <w:t>Capture</w:t>
      </w:r>
      <w:r w:rsidR="001B3A4D" w:rsidRPr="00A17A95">
        <w:rPr>
          <w:rFonts w:ascii="Cambria" w:eastAsiaTheme="minorHAnsi" w:hAnsi="Cambria" w:cs="HelveticaLTMM_1_1000"/>
          <w:sz w:val="24"/>
          <w:szCs w:val="24"/>
        </w:rPr>
        <w:t xml:space="preserve"> the request </w:t>
      </w:r>
      <w:r w:rsidR="001B3A4D" w:rsidRPr="00A17A95">
        <w:rPr>
          <w:rFonts w:ascii="Cambria" w:eastAsiaTheme="minorHAnsi" w:hAnsi="Cambria" w:cs="HelveticaLTMM_1_800"/>
          <w:sz w:val="24"/>
          <w:szCs w:val="24"/>
        </w:rPr>
        <w:t>i</w:t>
      </w:r>
      <w:r w:rsidR="001B3A4D" w:rsidRPr="00A17A95">
        <w:rPr>
          <w:rFonts w:ascii="Cambria" w:eastAsiaTheme="minorHAnsi" w:hAnsi="Cambria" w:cs="HelveticaLTMM_1_1000"/>
          <w:sz w:val="24"/>
          <w:szCs w:val="24"/>
        </w:rPr>
        <w:t xml:space="preserve">n the PAS and </w:t>
      </w:r>
      <w:r w:rsidR="001B3A4D" w:rsidRPr="00A17A95">
        <w:rPr>
          <w:rFonts w:ascii="Cambria" w:eastAsiaTheme="minorHAnsi" w:hAnsi="Cambria" w:cs="HelveticaLTMM_267_1000"/>
          <w:sz w:val="24"/>
          <w:szCs w:val="24"/>
        </w:rPr>
        <w:t xml:space="preserve">generate </w:t>
      </w:r>
      <w:r>
        <w:rPr>
          <w:rFonts w:ascii="Cambria" w:eastAsiaTheme="minorHAnsi" w:hAnsi="Cambria" w:cs="HelveticaLTMM_267_1000"/>
          <w:sz w:val="24"/>
          <w:szCs w:val="24"/>
        </w:rPr>
        <w:t>claim</w:t>
      </w:r>
      <w:r w:rsidR="001B3A4D" w:rsidRPr="00A17A95">
        <w:rPr>
          <w:rFonts w:ascii="Cambria" w:eastAsiaTheme="minorHAnsi" w:hAnsi="Cambria" w:cs="HelveticaLTMM_334_867"/>
          <w:sz w:val="24"/>
          <w:szCs w:val="24"/>
        </w:rPr>
        <w:t>I</w:t>
      </w:r>
      <w:r w:rsidR="001B3A4D" w:rsidRPr="00A17A95">
        <w:rPr>
          <w:rFonts w:ascii="Cambria" w:eastAsiaTheme="minorHAnsi" w:hAnsi="Cambria" w:cs="HelveticaLTMM_267_1000"/>
          <w:sz w:val="24"/>
          <w:szCs w:val="24"/>
        </w:rPr>
        <w:t>D</w:t>
      </w:r>
    </w:p>
    <w:p w:rsidR="001B3A4D" w:rsidRPr="00A17A95" w:rsidRDefault="001B3A4D" w:rsidP="00E259CB">
      <w:pPr>
        <w:pStyle w:val="ListParagraph"/>
        <w:numPr>
          <w:ilvl w:val="0"/>
          <w:numId w:val="29"/>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 xml:space="preserve">Check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f c</w:t>
      </w:r>
      <w:r w:rsidRPr="00A17A95">
        <w:rPr>
          <w:rFonts w:ascii="Cambria" w:eastAsiaTheme="minorHAnsi" w:hAnsi="Cambria" w:cs="HelveticaLTMM_1_800"/>
          <w:sz w:val="24"/>
          <w:szCs w:val="24"/>
        </w:rPr>
        <w:t>l</w:t>
      </w:r>
      <w:r w:rsidRPr="00A17A95">
        <w:rPr>
          <w:rFonts w:ascii="Cambria" w:eastAsiaTheme="minorHAnsi" w:hAnsi="Cambria" w:cs="HelveticaLTMM_1_1000"/>
          <w:sz w:val="24"/>
          <w:szCs w:val="24"/>
        </w:rPr>
        <w:t>a</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 xml:space="preserve">m amount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s h</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gher than spec</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f</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c thresho</w:t>
      </w:r>
      <w:r w:rsidRPr="00A17A95">
        <w:rPr>
          <w:rFonts w:ascii="Cambria" w:eastAsiaTheme="minorHAnsi" w:hAnsi="Cambria" w:cs="HelveticaLTMM_1_800"/>
          <w:sz w:val="24"/>
          <w:szCs w:val="24"/>
        </w:rPr>
        <w:t>l</w:t>
      </w:r>
      <w:r w:rsidRPr="00A17A95">
        <w:rPr>
          <w:rFonts w:ascii="Cambria" w:eastAsiaTheme="minorHAnsi" w:hAnsi="Cambria" w:cs="HelveticaLTMM_1_1000"/>
          <w:sz w:val="24"/>
          <w:szCs w:val="24"/>
        </w:rPr>
        <w:t>d [e</w:t>
      </w:r>
      <w:r w:rsidRPr="00A17A95">
        <w:rPr>
          <w:rFonts w:ascii="Cambria" w:eastAsiaTheme="minorHAnsi" w:hAnsi="Cambria" w:cs="HelveticaLTMM_1_867"/>
          <w:sz w:val="24"/>
          <w:szCs w:val="24"/>
        </w:rPr>
        <w:t>.</w:t>
      </w:r>
      <w:r w:rsidRPr="00A17A95">
        <w:rPr>
          <w:rFonts w:ascii="Cambria" w:eastAsiaTheme="minorHAnsi" w:hAnsi="Cambria" w:cs="HelveticaLTMM_1_1000"/>
          <w:sz w:val="24"/>
          <w:szCs w:val="24"/>
        </w:rPr>
        <w:t>g</w:t>
      </w:r>
      <w:r w:rsidRPr="00A17A95">
        <w:rPr>
          <w:rFonts w:ascii="Cambria" w:eastAsiaTheme="minorHAnsi" w:hAnsi="Cambria" w:cs="HelveticaLTMM_1_867"/>
          <w:sz w:val="24"/>
          <w:szCs w:val="24"/>
        </w:rPr>
        <w:t xml:space="preserve">. </w:t>
      </w:r>
      <w:r w:rsidRPr="00A17A95">
        <w:rPr>
          <w:rFonts w:ascii="Cambria" w:eastAsiaTheme="minorHAnsi" w:hAnsi="Cambria" w:cs="HelveticaLTMM_1_1000"/>
          <w:sz w:val="24"/>
          <w:szCs w:val="24"/>
        </w:rPr>
        <w:t>GH¢ 7 000]</w:t>
      </w:r>
    </w:p>
    <w:p w:rsidR="001B3A4D" w:rsidRPr="00A17A95" w:rsidRDefault="001B3A4D" w:rsidP="00E259CB">
      <w:pPr>
        <w:pStyle w:val="ListParagraph"/>
        <w:numPr>
          <w:ilvl w:val="0"/>
          <w:numId w:val="29"/>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f c</w:t>
      </w:r>
      <w:r w:rsidRPr="00A17A95">
        <w:rPr>
          <w:rFonts w:ascii="Cambria" w:eastAsiaTheme="minorHAnsi" w:hAnsi="Cambria" w:cs="HelveticaLTMM_1_800"/>
          <w:sz w:val="24"/>
          <w:szCs w:val="24"/>
        </w:rPr>
        <w:t>l</w:t>
      </w:r>
      <w:r w:rsidRPr="00A17A95">
        <w:rPr>
          <w:rFonts w:ascii="Cambria" w:eastAsiaTheme="minorHAnsi" w:hAnsi="Cambria" w:cs="HelveticaLTMM_1_1000"/>
          <w:sz w:val="24"/>
          <w:szCs w:val="24"/>
        </w:rPr>
        <w:t>a</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m amount &gt; thresho</w:t>
      </w:r>
      <w:r w:rsidRPr="00A17A95">
        <w:rPr>
          <w:rFonts w:ascii="Cambria" w:eastAsiaTheme="minorHAnsi" w:hAnsi="Cambria" w:cs="HelveticaLTMM_1_800"/>
          <w:sz w:val="24"/>
          <w:szCs w:val="24"/>
        </w:rPr>
        <w:t>l</w:t>
      </w:r>
      <w:r w:rsidRPr="00A17A95">
        <w:rPr>
          <w:rFonts w:ascii="Cambria" w:eastAsiaTheme="minorHAnsi" w:hAnsi="Cambria" w:cs="HelveticaLTMM_1_1000"/>
          <w:sz w:val="24"/>
          <w:szCs w:val="24"/>
        </w:rPr>
        <w:t>d] F</w:t>
      </w:r>
      <w:r w:rsidRPr="00A17A95">
        <w:rPr>
          <w:rFonts w:ascii="Cambria" w:eastAsiaTheme="minorHAnsi" w:hAnsi="Cambria" w:cs="HelveticaLTMM_1_800"/>
          <w:sz w:val="24"/>
          <w:szCs w:val="24"/>
        </w:rPr>
        <w:t>l</w:t>
      </w:r>
      <w:r w:rsidRPr="00A17A95">
        <w:rPr>
          <w:rFonts w:ascii="Cambria" w:eastAsiaTheme="minorHAnsi" w:hAnsi="Cambria" w:cs="HelveticaLTMM_1_1000"/>
          <w:sz w:val="24"/>
          <w:szCs w:val="24"/>
        </w:rPr>
        <w:t xml:space="preserve">ag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n the system to Branch Manager for author</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zat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on</w:t>
      </w:r>
    </w:p>
    <w:p w:rsidR="001B3A4D" w:rsidRPr="00A17A95" w:rsidRDefault="001B3A4D" w:rsidP="00E259CB">
      <w:pPr>
        <w:pStyle w:val="ListParagraph"/>
        <w:numPr>
          <w:ilvl w:val="0"/>
          <w:numId w:val="29"/>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f c</w:t>
      </w:r>
      <w:r w:rsidRPr="00A17A95">
        <w:rPr>
          <w:rFonts w:ascii="Cambria" w:eastAsiaTheme="minorHAnsi" w:hAnsi="Cambria" w:cs="HelveticaLTMM_1_800"/>
          <w:sz w:val="24"/>
          <w:szCs w:val="24"/>
        </w:rPr>
        <w:t>l</w:t>
      </w:r>
      <w:r w:rsidRPr="00A17A95">
        <w:rPr>
          <w:rFonts w:ascii="Cambria" w:eastAsiaTheme="minorHAnsi" w:hAnsi="Cambria" w:cs="HelveticaLTMM_1_1000"/>
          <w:sz w:val="24"/>
          <w:szCs w:val="24"/>
        </w:rPr>
        <w:t>a</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m amount &lt;= thresho</w:t>
      </w:r>
      <w:r w:rsidRPr="00A17A95">
        <w:rPr>
          <w:rFonts w:ascii="Cambria" w:eastAsiaTheme="minorHAnsi" w:hAnsi="Cambria" w:cs="HelveticaLTMM_1_800"/>
          <w:sz w:val="24"/>
          <w:szCs w:val="24"/>
        </w:rPr>
        <w:t>l</w:t>
      </w:r>
      <w:r w:rsidRPr="00A17A95">
        <w:rPr>
          <w:rFonts w:ascii="Cambria" w:eastAsiaTheme="minorHAnsi" w:hAnsi="Cambria" w:cs="HelveticaLTMM_1_1000"/>
          <w:sz w:val="24"/>
          <w:szCs w:val="24"/>
        </w:rPr>
        <w:t>d] Approve the c</w:t>
      </w:r>
      <w:r w:rsidRPr="00A17A95">
        <w:rPr>
          <w:rFonts w:ascii="Cambria" w:eastAsiaTheme="minorHAnsi" w:hAnsi="Cambria" w:cs="HelveticaLTMM_1_800"/>
          <w:sz w:val="24"/>
          <w:szCs w:val="24"/>
        </w:rPr>
        <w:t>l</w:t>
      </w:r>
      <w:r w:rsidRPr="00A17A95">
        <w:rPr>
          <w:rFonts w:ascii="Cambria" w:eastAsiaTheme="minorHAnsi" w:hAnsi="Cambria" w:cs="HelveticaLTMM_1_1000"/>
          <w:sz w:val="24"/>
          <w:szCs w:val="24"/>
        </w:rPr>
        <w:t>a</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 xml:space="preserve">m and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ssue the cheque / to customer</w:t>
      </w:r>
    </w:p>
    <w:p w:rsidR="001B3A4D" w:rsidRPr="00A17A95" w:rsidRDefault="001B3A4D" w:rsidP="00E259CB">
      <w:pPr>
        <w:pStyle w:val="ListParagraph"/>
        <w:numPr>
          <w:ilvl w:val="0"/>
          <w:numId w:val="29"/>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Branch manager author</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zes payment</w:t>
      </w:r>
    </w:p>
    <w:p w:rsidR="001B3A4D" w:rsidRPr="00A17A95" w:rsidRDefault="001B3A4D" w:rsidP="00E259CB">
      <w:pPr>
        <w:pStyle w:val="ListParagraph"/>
        <w:numPr>
          <w:ilvl w:val="0"/>
          <w:numId w:val="29"/>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Cheque</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 xml:space="preserve">ssued to customer / </w:t>
      </w:r>
      <w:r w:rsidR="00AB17F7">
        <w:rPr>
          <w:rFonts w:ascii="Cambria" w:eastAsiaTheme="minorHAnsi" w:hAnsi="Cambria" w:cs="HelveticaLTMM_1_1000"/>
          <w:sz w:val="24"/>
          <w:szCs w:val="24"/>
        </w:rPr>
        <w:t xml:space="preserve">Credit </w:t>
      </w:r>
      <w:r w:rsidRPr="00A17A95">
        <w:rPr>
          <w:rFonts w:ascii="Cambria" w:eastAsiaTheme="minorHAnsi" w:hAnsi="Cambria" w:cs="HelveticaLTMM_1_1000"/>
          <w:sz w:val="24"/>
          <w:szCs w:val="24"/>
        </w:rPr>
        <w:t>to account</w:t>
      </w:r>
      <w:r w:rsidR="00AB17F7">
        <w:rPr>
          <w:rFonts w:ascii="Cambria" w:eastAsiaTheme="minorHAnsi" w:hAnsi="Cambria" w:cs="HelveticaLTMM_1_1000"/>
          <w:sz w:val="24"/>
          <w:szCs w:val="24"/>
        </w:rPr>
        <w:t>/MFT</w:t>
      </w:r>
      <w:r w:rsidRPr="00A17A95">
        <w:rPr>
          <w:rFonts w:ascii="Cambria" w:eastAsiaTheme="minorHAnsi" w:hAnsi="Cambria" w:cs="HelveticaLTMM_1_1000"/>
          <w:sz w:val="24"/>
          <w:szCs w:val="24"/>
        </w:rPr>
        <w:t xml:space="preserve"> (based on opt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 xml:space="preserve">on chosen for </w:t>
      </w:r>
      <w:r w:rsidR="00AB17F7">
        <w:rPr>
          <w:rFonts w:ascii="Cambria" w:eastAsiaTheme="minorHAnsi" w:hAnsi="Cambria" w:cs="HelveticaLTMM_1_1000"/>
          <w:sz w:val="24"/>
          <w:szCs w:val="24"/>
        </w:rPr>
        <w:t>claim</w:t>
      </w:r>
      <w:r w:rsidRPr="00A17A95">
        <w:rPr>
          <w:rFonts w:ascii="Cambria" w:eastAsiaTheme="minorHAnsi" w:hAnsi="Cambria" w:cs="HelveticaLTMM_1_1000"/>
          <w:sz w:val="24"/>
          <w:szCs w:val="24"/>
        </w:rPr>
        <w:t xml:space="preserve"> payment)</w:t>
      </w:r>
    </w:p>
    <w:p w:rsidR="001B3A4D" w:rsidRPr="00A17A95" w:rsidRDefault="001B3A4D" w:rsidP="00E259CB">
      <w:pPr>
        <w:pStyle w:val="ListParagraph"/>
        <w:numPr>
          <w:ilvl w:val="0"/>
          <w:numId w:val="29"/>
        </w:numPr>
        <w:autoSpaceDE w:val="0"/>
        <w:autoSpaceDN w:val="0"/>
        <w:adjustRightInd w:val="0"/>
        <w:spacing w:after="0"/>
        <w:rPr>
          <w:rFonts w:ascii="Cambria" w:eastAsiaTheme="minorHAnsi" w:hAnsi="Cambria" w:cs="HelveticaLTMM_1_1000"/>
          <w:sz w:val="24"/>
          <w:szCs w:val="24"/>
        </w:rPr>
      </w:pPr>
      <w:r w:rsidRPr="00A17A95">
        <w:rPr>
          <w:rFonts w:ascii="Cambria" w:eastAsiaTheme="minorHAnsi" w:hAnsi="Cambria" w:cs="HelveticaLTMM_1_1000"/>
          <w:sz w:val="24"/>
          <w:szCs w:val="24"/>
        </w:rPr>
        <w:t xml:space="preserve">Scan the </w:t>
      </w:r>
      <w:r w:rsidR="00F222E7">
        <w:rPr>
          <w:rFonts w:ascii="Cambria" w:eastAsiaTheme="minorHAnsi" w:hAnsi="Cambria" w:cs="HelveticaLTMM_1_1000"/>
          <w:sz w:val="24"/>
          <w:szCs w:val="24"/>
        </w:rPr>
        <w:t>Claim</w:t>
      </w:r>
      <w:r w:rsidRPr="00A17A95">
        <w:rPr>
          <w:rFonts w:ascii="Cambria" w:eastAsiaTheme="minorHAnsi" w:hAnsi="Cambria" w:cs="HelveticaLTMM_1_1000"/>
          <w:sz w:val="24"/>
          <w:szCs w:val="24"/>
        </w:rPr>
        <w:t xml:space="preserve"> form</w:t>
      </w:r>
      <w:r w:rsidRPr="00A17A95">
        <w:rPr>
          <w:rFonts w:ascii="Cambria" w:eastAsiaTheme="minorHAnsi" w:hAnsi="Cambria" w:cs="HelveticaLTMM_1_867"/>
          <w:sz w:val="24"/>
          <w:szCs w:val="24"/>
        </w:rPr>
        <w:t xml:space="preserve">, </w:t>
      </w:r>
      <w:r w:rsidRPr="00A17A95">
        <w:rPr>
          <w:rFonts w:ascii="Cambria" w:eastAsiaTheme="minorHAnsi" w:hAnsi="Cambria" w:cs="HelveticaLTMM_1_1000"/>
          <w:sz w:val="24"/>
          <w:szCs w:val="24"/>
        </w:rPr>
        <w:t>Death Cert</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f</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cate</w:t>
      </w:r>
      <w:r w:rsidRPr="00A17A95">
        <w:rPr>
          <w:rFonts w:ascii="Cambria" w:eastAsiaTheme="minorHAnsi" w:hAnsi="Cambria" w:cs="HelveticaLTMM_1_867"/>
          <w:sz w:val="24"/>
          <w:szCs w:val="24"/>
        </w:rPr>
        <w:t xml:space="preserve">, </w:t>
      </w:r>
      <w:r w:rsidRPr="00A17A95">
        <w:rPr>
          <w:rFonts w:ascii="Cambria" w:eastAsiaTheme="minorHAnsi" w:hAnsi="Cambria" w:cs="HelveticaLTMM_1_1000"/>
          <w:sz w:val="24"/>
          <w:szCs w:val="24"/>
        </w:rPr>
        <w:t xml:space="preserve">and change status </w:t>
      </w:r>
      <w:r w:rsidRPr="00A17A95">
        <w:rPr>
          <w:rFonts w:ascii="Cambria" w:eastAsiaTheme="minorHAnsi" w:hAnsi="Cambria" w:cs="HelveticaLTMM_1_800"/>
          <w:sz w:val="24"/>
          <w:szCs w:val="24"/>
        </w:rPr>
        <w:t>i</w:t>
      </w:r>
      <w:r w:rsidRPr="00A17A95">
        <w:rPr>
          <w:rFonts w:ascii="Cambria" w:eastAsiaTheme="minorHAnsi" w:hAnsi="Cambria" w:cs="HelveticaLTMM_1_1000"/>
          <w:sz w:val="24"/>
          <w:szCs w:val="24"/>
        </w:rPr>
        <w:t xml:space="preserve">n the </w:t>
      </w:r>
      <w:r w:rsidR="00F222E7">
        <w:rPr>
          <w:rFonts w:ascii="Cambria" w:eastAsiaTheme="minorHAnsi" w:hAnsi="Cambria" w:cs="HelveticaLTMM_1_933"/>
          <w:sz w:val="24"/>
          <w:szCs w:val="24"/>
        </w:rPr>
        <w:t>PAS</w:t>
      </w:r>
      <w:r w:rsidRPr="00A17A95">
        <w:rPr>
          <w:rFonts w:ascii="Cambria" w:eastAsiaTheme="minorHAnsi" w:hAnsi="Cambria" w:cs="HelveticaLTMM_1_1000"/>
          <w:sz w:val="24"/>
          <w:szCs w:val="24"/>
        </w:rPr>
        <w:t xml:space="preserve"> system</w:t>
      </w:r>
    </w:p>
    <w:p w:rsidR="001B3A4D" w:rsidRPr="00A17A95" w:rsidRDefault="001B3A4D" w:rsidP="00E259CB">
      <w:pPr>
        <w:pStyle w:val="ListParagraph"/>
        <w:numPr>
          <w:ilvl w:val="0"/>
          <w:numId w:val="29"/>
        </w:numPr>
        <w:autoSpaceDE w:val="0"/>
        <w:autoSpaceDN w:val="0"/>
        <w:adjustRightInd w:val="0"/>
        <w:spacing w:after="0"/>
        <w:rPr>
          <w:rFonts w:ascii="Cambria" w:eastAsiaTheme="minorHAnsi" w:hAnsi="Cambria"/>
          <w:sz w:val="24"/>
          <w:szCs w:val="24"/>
        </w:rPr>
      </w:pPr>
      <w:r w:rsidRPr="00A17A95">
        <w:rPr>
          <w:rFonts w:ascii="Cambria" w:eastAsiaTheme="minorHAnsi" w:hAnsi="Cambria" w:cs="HelveticaLTMM_1_1000"/>
          <w:sz w:val="24"/>
          <w:szCs w:val="24"/>
        </w:rPr>
        <w:t>Send Ema</w:t>
      </w:r>
      <w:r w:rsidRPr="00A17A95">
        <w:rPr>
          <w:rFonts w:ascii="Cambria" w:eastAsiaTheme="minorHAnsi" w:hAnsi="Cambria" w:cs="HelveticaLTMM_1_800"/>
          <w:sz w:val="24"/>
          <w:szCs w:val="24"/>
        </w:rPr>
        <w:t xml:space="preserve">il </w:t>
      </w:r>
      <w:r w:rsidRPr="00A17A95">
        <w:rPr>
          <w:rFonts w:ascii="Cambria" w:eastAsiaTheme="minorHAnsi" w:hAnsi="Cambria" w:cs="HelveticaLTMM_1_1000"/>
          <w:sz w:val="24"/>
          <w:szCs w:val="24"/>
        </w:rPr>
        <w:t>/ SMS to customer on update</w:t>
      </w:r>
    </w:p>
    <w:p w:rsidR="004F605C" w:rsidRPr="00A17A95" w:rsidRDefault="004F605C" w:rsidP="00E259CB">
      <w:pPr>
        <w:pStyle w:val="ListParagraph"/>
        <w:numPr>
          <w:ilvl w:val="0"/>
          <w:numId w:val="29"/>
        </w:numPr>
        <w:autoSpaceDE w:val="0"/>
        <w:autoSpaceDN w:val="0"/>
        <w:adjustRightInd w:val="0"/>
        <w:spacing w:after="0"/>
        <w:rPr>
          <w:rFonts w:ascii="Cambria" w:eastAsiaTheme="minorHAnsi" w:hAnsi="Cambria"/>
          <w:sz w:val="24"/>
          <w:szCs w:val="24"/>
        </w:rPr>
      </w:pPr>
      <w:r w:rsidRPr="00A17A95">
        <w:rPr>
          <w:rFonts w:ascii="Cambria" w:eastAsiaTheme="minorHAnsi" w:hAnsi="Cambria" w:cs="HelveticaLTMM_1_1000"/>
          <w:sz w:val="24"/>
          <w:szCs w:val="24"/>
        </w:rPr>
        <w:t>Once the client is tagged on the death claim the system should consider the client record terminated ( For multiple client records use employer and payroll number to track same client)</w:t>
      </w:r>
    </w:p>
    <w:p w:rsidR="001B3A4D" w:rsidRPr="00A17A95" w:rsidRDefault="001B3A4D" w:rsidP="00F47CFD">
      <w:pPr>
        <w:pStyle w:val="Heading4"/>
        <w:ind w:left="1276" w:hanging="992"/>
        <w:rPr>
          <w:rFonts w:eastAsiaTheme="minorHAnsi"/>
        </w:rPr>
      </w:pPr>
      <w:bookmarkStart w:id="434" w:name="_Toc371586572"/>
      <w:r w:rsidRPr="00A17A95">
        <w:rPr>
          <w:rFonts w:eastAsiaTheme="minorHAnsi"/>
        </w:rPr>
        <w:lastRenderedPageBreak/>
        <w:t>Educational Support Plan</w:t>
      </w:r>
      <w:bookmarkEnd w:id="434"/>
    </w:p>
    <w:p w:rsidR="00FC01C3" w:rsidRPr="00A17A95" w:rsidRDefault="00FC01C3" w:rsidP="00FD3A51">
      <w:pPr>
        <w:spacing w:line="276" w:lineRule="auto"/>
        <w:rPr>
          <w:rFonts w:ascii="Cambria" w:hAnsi="Cambria"/>
        </w:rPr>
      </w:pPr>
      <w:r w:rsidRPr="00A17A95">
        <w:rPr>
          <w:rFonts w:ascii="Cambria" w:hAnsi="Cambria"/>
        </w:rPr>
        <w:t>All future premiums will be waived following death of the policyholder and partial payments made as per the policy schedule to the beneficiary</w:t>
      </w:r>
      <w:r w:rsidR="00CD7AEB" w:rsidRPr="00A17A95">
        <w:rPr>
          <w:rFonts w:ascii="Cambria" w:hAnsi="Cambria"/>
        </w:rPr>
        <w:t xml:space="preserve"> depending on specified age limit i.e. 65 and 60 years respectively</w:t>
      </w:r>
    </w:p>
    <w:p w:rsidR="0056152F" w:rsidRPr="00A17A95" w:rsidRDefault="0056152F" w:rsidP="00FD3A51">
      <w:pPr>
        <w:spacing w:line="276" w:lineRule="auto"/>
        <w:rPr>
          <w:rFonts w:ascii="Cambria" w:hAnsi="Cambria"/>
        </w:rPr>
      </w:pPr>
    </w:p>
    <w:p w:rsidR="0056152F" w:rsidRPr="00A17A95" w:rsidRDefault="0056152F"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The policy includes waiver of premium cover on the Life assured/policyholder.</w:t>
      </w:r>
    </w:p>
    <w:p w:rsidR="0056152F" w:rsidRPr="00A17A95" w:rsidRDefault="0056152F"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Should the policyholder die (under the age of 65) or become permanently disabled</w:t>
      </w:r>
    </w:p>
    <w:p w:rsidR="0056152F" w:rsidRPr="00A17A95" w:rsidRDefault="0056152F"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 xml:space="preserve">(under the age of 60), </w:t>
      </w:r>
    </w:p>
    <w:p w:rsidR="0056152F" w:rsidRPr="00A17A95" w:rsidRDefault="0056152F"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 xml:space="preserve">Express Life will pay all future premiums and the policyholder’sbeneficiary will receive full benefits. </w:t>
      </w:r>
      <w:r w:rsidR="000B4B39" w:rsidRPr="00A17A95">
        <w:rPr>
          <w:rFonts w:ascii="Cambria" w:eastAsiaTheme="minorHAnsi" w:hAnsi="Cambria" w:cs="Cambria"/>
          <w:lang w:val="en-ZA"/>
        </w:rPr>
        <w:t>For cases where the beneficiary is a minor automatically pay the trustee on death of the assured</w:t>
      </w:r>
    </w:p>
    <w:p w:rsidR="0056152F" w:rsidRPr="00A17A95" w:rsidRDefault="0056152F" w:rsidP="00092462">
      <w:pPr>
        <w:autoSpaceDE w:val="0"/>
        <w:autoSpaceDN w:val="0"/>
        <w:adjustRightInd w:val="0"/>
        <w:spacing w:line="360" w:lineRule="auto"/>
        <w:rPr>
          <w:rFonts w:ascii="Cambria" w:eastAsiaTheme="minorHAnsi" w:hAnsi="Cambria" w:cs="Cambria"/>
          <w:lang w:val="en-ZA"/>
        </w:rPr>
      </w:pPr>
    </w:p>
    <w:p w:rsidR="00DB3C53" w:rsidRPr="00A17A95" w:rsidRDefault="0056152F" w:rsidP="00092462">
      <w:pPr>
        <w:autoSpaceDE w:val="0"/>
        <w:autoSpaceDN w:val="0"/>
        <w:adjustRightInd w:val="0"/>
        <w:spacing w:line="360" w:lineRule="auto"/>
        <w:rPr>
          <w:rFonts w:ascii="Cambria" w:eastAsiaTheme="minorHAnsi" w:hAnsi="Cambria" w:cs="Cambria"/>
          <w:lang w:val="en-ZA"/>
        </w:rPr>
      </w:pPr>
      <w:r w:rsidRPr="00A17A95">
        <w:rPr>
          <w:rFonts w:ascii="Cambria" w:eastAsiaTheme="minorHAnsi" w:hAnsi="Cambria" w:cs="Cambria"/>
          <w:lang w:val="en-ZA"/>
        </w:rPr>
        <w:t xml:space="preserve">If an inflation protection option was applied to the policy, it will cease when the waiver takes effect. </w:t>
      </w:r>
    </w:p>
    <w:p w:rsidR="00DB3C53" w:rsidRPr="00A17A95" w:rsidRDefault="00DB3C53" w:rsidP="00092462">
      <w:pPr>
        <w:autoSpaceDE w:val="0"/>
        <w:autoSpaceDN w:val="0"/>
        <w:adjustRightInd w:val="0"/>
        <w:spacing w:line="360" w:lineRule="auto"/>
        <w:rPr>
          <w:rFonts w:ascii="Cambria" w:eastAsiaTheme="minorHAnsi" w:hAnsi="Cambria" w:cs="Cambria"/>
          <w:lang w:val="en-ZA"/>
        </w:rPr>
      </w:pPr>
    </w:p>
    <w:p w:rsidR="0056152F" w:rsidRPr="00A17A95" w:rsidRDefault="0056152F" w:rsidP="00092462">
      <w:pPr>
        <w:autoSpaceDE w:val="0"/>
        <w:autoSpaceDN w:val="0"/>
        <w:adjustRightInd w:val="0"/>
        <w:spacing w:line="360" w:lineRule="auto"/>
        <w:rPr>
          <w:rFonts w:ascii="Cambria" w:eastAsiaTheme="minorHAnsi" w:hAnsi="Cambria"/>
        </w:rPr>
      </w:pPr>
      <w:r w:rsidRPr="00A17A95">
        <w:rPr>
          <w:rFonts w:ascii="Cambria" w:eastAsiaTheme="minorHAnsi" w:hAnsi="Cambria" w:cs="Cambria"/>
          <w:lang w:val="en-ZA"/>
        </w:rPr>
        <w:t>The Waiver of Premium benefit is only applicable to policyholders who were under age 55 at the inception of the policy.</w:t>
      </w:r>
    </w:p>
    <w:p w:rsidR="001B3A4D" w:rsidRPr="00A17A95" w:rsidRDefault="001B3A4D" w:rsidP="00F47CFD">
      <w:pPr>
        <w:pStyle w:val="Heading4"/>
        <w:ind w:left="1276" w:hanging="992"/>
        <w:rPr>
          <w:rFonts w:eastAsiaTheme="minorHAnsi"/>
        </w:rPr>
      </w:pPr>
      <w:bookmarkStart w:id="435" w:name="_Toc371586573"/>
      <w:r w:rsidRPr="00A17A95">
        <w:rPr>
          <w:rFonts w:eastAsiaTheme="minorHAnsi"/>
        </w:rPr>
        <w:t>Farewell Plan</w:t>
      </w:r>
      <w:bookmarkEnd w:id="435"/>
    </w:p>
    <w:p w:rsidR="00DB3C53" w:rsidRPr="00A17A95" w:rsidRDefault="00DB3C53" w:rsidP="00FC01C3">
      <w:pPr>
        <w:pStyle w:val="Heading5"/>
        <w:rPr>
          <w:rFonts w:ascii="Cambria" w:hAnsi="Cambria"/>
        </w:rPr>
      </w:pPr>
      <w:r w:rsidRPr="00A17A95">
        <w:rPr>
          <w:rFonts w:ascii="Cambria" w:hAnsi="Cambria"/>
        </w:rPr>
        <w:t>Death</w:t>
      </w:r>
    </w:p>
    <w:p w:rsidR="006C3F25" w:rsidRPr="00A17A95" w:rsidRDefault="00DB3C53" w:rsidP="003A6AEE">
      <w:pPr>
        <w:spacing w:line="360" w:lineRule="auto"/>
        <w:rPr>
          <w:rFonts w:ascii="Cambria" w:hAnsi="Cambria"/>
        </w:rPr>
      </w:pPr>
      <w:r w:rsidRPr="00A17A95">
        <w:rPr>
          <w:rFonts w:ascii="Cambria" w:hAnsi="Cambria"/>
        </w:rPr>
        <w:t>In the event of death of the life assured/dependant the sum assured is paid</w:t>
      </w:r>
      <w:r w:rsidR="006C3F25" w:rsidRPr="00A17A95">
        <w:rPr>
          <w:rFonts w:ascii="Cambria" w:hAnsi="Cambria"/>
        </w:rPr>
        <w:t>. The policy is validated against waiting period allowed, premium position and cause of death. For natural death if the loss is within the waiting period the 1st Claim officer will not admit the case, the 2nd authorizing officer will review and if not willing to pay hand over to a higher authority to determine whether to pay through Exgratia payments.</w:t>
      </w:r>
    </w:p>
    <w:p w:rsidR="006C3F25" w:rsidRPr="00A17A95" w:rsidRDefault="006C3F25" w:rsidP="00DB3C53">
      <w:pPr>
        <w:rPr>
          <w:rFonts w:ascii="Cambria" w:hAnsi="Cambria"/>
        </w:rPr>
      </w:pPr>
    </w:p>
    <w:p w:rsidR="00DB3C53" w:rsidRPr="00A17A95" w:rsidRDefault="006C3F25" w:rsidP="00DB3C53">
      <w:pPr>
        <w:rPr>
          <w:rFonts w:ascii="Cambria" w:hAnsi="Cambria"/>
        </w:rPr>
      </w:pPr>
      <w:r w:rsidRPr="00A17A95">
        <w:rPr>
          <w:rFonts w:ascii="Cambria" w:hAnsi="Cambria"/>
        </w:rPr>
        <w:t>If</w:t>
      </w:r>
      <w:r w:rsidR="003A6AEE" w:rsidRPr="00A17A95">
        <w:rPr>
          <w:rFonts w:ascii="Cambria" w:hAnsi="Cambria"/>
        </w:rPr>
        <w:t xml:space="preserve"> the 2nd officer decides to pay the</w:t>
      </w:r>
      <w:r w:rsidRPr="00A17A95">
        <w:rPr>
          <w:rFonts w:ascii="Cambria" w:hAnsi="Cambria"/>
        </w:rPr>
        <w:t xml:space="preserve"> claim keep an audit trail of the events</w:t>
      </w:r>
      <w:r w:rsidR="003A6AEE" w:rsidRPr="00A17A95">
        <w:rPr>
          <w:rFonts w:ascii="Cambria" w:hAnsi="Cambria"/>
        </w:rPr>
        <w:t xml:space="preserve"> leading to the payment.</w:t>
      </w:r>
    </w:p>
    <w:p w:rsidR="003A6AEE" w:rsidRPr="00A17A95" w:rsidRDefault="003A6AEE" w:rsidP="00DB3C53">
      <w:pPr>
        <w:rPr>
          <w:rFonts w:ascii="Cambria" w:hAnsi="Cambria"/>
        </w:rPr>
      </w:pPr>
    </w:p>
    <w:p w:rsidR="003A6AEE" w:rsidRPr="00A17A95" w:rsidRDefault="003A6AEE" w:rsidP="003A6AEE">
      <w:pPr>
        <w:spacing w:line="360" w:lineRule="auto"/>
        <w:rPr>
          <w:rFonts w:ascii="Cambria" w:hAnsi="Cambria"/>
        </w:rPr>
      </w:pPr>
      <w:r w:rsidRPr="00A17A95">
        <w:rPr>
          <w:rFonts w:ascii="Cambria" w:hAnsi="Cambria"/>
        </w:rPr>
        <w:t>Waiting Period is based on proposal accepted da</w:t>
      </w:r>
      <w:r w:rsidR="003D1E55">
        <w:rPr>
          <w:rFonts w:ascii="Cambria" w:hAnsi="Cambria"/>
        </w:rPr>
        <w:t>te  but for NTU(Not taken up) proposals that are revived</w:t>
      </w:r>
      <w:r w:rsidR="002E012E">
        <w:rPr>
          <w:rFonts w:ascii="Cambria" w:hAnsi="Cambria"/>
        </w:rPr>
        <w:t xml:space="preserve">,specified </w:t>
      </w:r>
      <w:r w:rsidR="003D1E55">
        <w:rPr>
          <w:rFonts w:ascii="Cambria" w:hAnsi="Cambria"/>
        </w:rPr>
        <w:t xml:space="preserve">waiting </w:t>
      </w:r>
      <w:r w:rsidRPr="00A17A95">
        <w:rPr>
          <w:rFonts w:ascii="Cambria" w:hAnsi="Cambria"/>
        </w:rPr>
        <w:t>periodis based on the 1st payment date</w:t>
      </w:r>
      <w:r w:rsidR="00A558FF" w:rsidRPr="00A17A95">
        <w:rPr>
          <w:rFonts w:ascii="Cambria" w:hAnsi="Cambria"/>
        </w:rPr>
        <w:t xml:space="preserve">. </w:t>
      </w:r>
    </w:p>
    <w:p w:rsidR="00A558FF" w:rsidRPr="00A17A95" w:rsidRDefault="00A558FF" w:rsidP="003A6AEE">
      <w:pPr>
        <w:spacing w:line="360" w:lineRule="auto"/>
        <w:rPr>
          <w:rFonts w:ascii="Cambria" w:hAnsi="Cambria"/>
        </w:rPr>
      </w:pPr>
      <w:r w:rsidRPr="00A17A95">
        <w:rPr>
          <w:rFonts w:ascii="Cambria" w:hAnsi="Cambria"/>
        </w:rPr>
        <w:t>The waiting period for the dependants added midterm is dependent on the date they were added</w:t>
      </w:r>
      <w:r w:rsidR="003D1E55">
        <w:rPr>
          <w:rFonts w:ascii="Cambria" w:hAnsi="Cambria"/>
        </w:rPr>
        <w:t xml:space="preserve"> to the policy</w:t>
      </w:r>
      <w:r w:rsidRPr="00A17A95">
        <w:rPr>
          <w:rFonts w:ascii="Cambria" w:hAnsi="Cambria"/>
        </w:rPr>
        <w:t xml:space="preserve"> to the date of death.</w:t>
      </w:r>
    </w:p>
    <w:p w:rsidR="00FC01C3" w:rsidRPr="00A17A95" w:rsidRDefault="00FC01C3" w:rsidP="00FC01C3">
      <w:pPr>
        <w:pStyle w:val="Heading5"/>
        <w:rPr>
          <w:rFonts w:ascii="Cambria" w:hAnsi="Cambria"/>
        </w:rPr>
      </w:pPr>
      <w:r w:rsidRPr="00A17A95">
        <w:rPr>
          <w:rFonts w:ascii="Cambria" w:hAnsi="Cambria"/>
        </w:rPr>
        <w:lastRenderedPageBreak/>
        <w:t>Family Cushion benefit</w:t>
      </w:r>
    </w:p>
    <w:p w:rsidR="00FC01C3" w:rsidRPr="00A17A95" w:rsidRDefault="00FC01C3" w:rsidP="00FD3A51">
      <w:pPr>
        <w:spacing w:line="276" w:lineRule="auto"/>
        <w:jc w:val="both"/>
        <w:rPr>
          <w:rFonts w:ascii="Cambria" w:hAnsi="Cambria"/>
        </w:rPr>
      </w:pPr>
      <w:r w:rsidRPr="00A17A95">
        <w:rPr>
          <w:rFonts w:ascii="Cambria" w:hAnsi="Cambria"/>
        </w:rPr>
        <w:t xml:space="preserve">In the event of death of the main life assured, 5% of the total premiums, less policy fee, will be paid to the beneficiaries three months after death. The beneficiary however has an option to be paid the amounts in advance at discount rate of 30%. </w:t>
      </w:r>
    </w:p>
    <w:p w:rsidR="00FC01C3" w:rsidRPr="00A17A95" w:rsidRDefault="00FC01C3" w:rsidP="00FC01C3">
      <w:pPr>
        <w:pStyle w:val="Heading5"/>
        <w:rPr>
          <w:rFonts w:ascii="Cambria" w:hAnsi="Cambria"/>
        </w:rPr>
      </w:pPr>
      <w:r w:rsidRPr="00A17A95">
        <w:rPr>
          <w:rFonts w:ascii="Cambria" w:hAnsi="Cambria"/>
        </w:rPr>
        <w:t>Accidental Death Benefits</w:t>
      </w:r>
    </w:p>
    <w:p w:rsidR="00FC01C3" w:rsidRPr="00A17A95" w:rsidRDefault="00FC01C3" w:rsidP="00092462">
      <w:pPr>
        <w:spacing w:line="360" w:lineRule="auto"/>
        <w:jc w:val="both"/>
        <w:rPr>
          <w:rFonts w:ascii="Cambria" w:hAnsi="Cambria"/>
          <w:b/>
          <w:u w:val="single"/>
        </w:rPr>
      </w:pPr>
      <w:r w:rsidRPr="00A17A95">
        <w:rPr>
          <w:rFonts w:ascii="Cambria" w:hAnsi="Cambria"/>
        </w:rPr>
        <w:t xml:space="preserve">In the event death of the main life assured as a result of an accident, a lump-sum equal to twice the sum assured will be paid to the beneficiaries. </w:t>
      </w:r>
    </w:p>
    <w:p w:rsidR="00FC01C3" w:rsidRPr="00A17A95" w:rsidRDefault="00FC01C3" w:rsidP="00FC01C3">
      <w:pPr>
        <w:pStyle w:val="Heading5"/>
        <w:rPr>
          <w:rFonts w:ascii="Cambria" w:hAnsi="Cambria"/>
        </w:rPr>
      </w:pPr>
      <w:r w:rsidRPr="00A17A95">
        <w:rPr>
          <w:rFonts w:ascii="Cambria" w:hAnsi="Cambria"/>
        </w:rPr>
        <w:t>Waiver of premium benefit</w:t>
      </w:r>
    </w:p>
    <w:p w:rsidR="00FC01C3" w:rsidRPr="00A17A95" w:rsidRDefault="00FC01C3" w:rsidP="00FD3A51">
      <w:pPr>
        <w:spacing w:line="276" w:lineRule="auto"/>
        <w:jc w:val="both"/>
        <w:rPr>
          <w:rFonts w:ascii="Cambria" w:hAnsi="Cambria"/>
        </w:rPr>
      </w:pPr>
      <w:r w:rsidRPr="00A17A95">
        <w:rPr>
          <w:rFonts w:ascii="Cambria" w:hAnsi="Cambria"/>
        </w:rPr>
        <w:t>Payment of premiums will not be expected in the event of death of the main life assured on or attainment of age 65, but only applies if the main life assured’s age at entry was between18-54 at the time of taking the policy.</w:t>
      </w:r>
    </w:p>
    <w:p w:rsidR="00FC01C3" w:rsidRPr="00A17A95" w:rsidRDefault="00FC01C3" w:rsidP="00FD3A51">
      <w:pPr>
        <w:spacing w:line="276" w:lineRule="auto"/>
        <w:jc w:val="both"/>
        <w:rPr>
          <w:rFonts w:ascii="Cambria" w:hAnsi="Cambria"/>
        </w:rPr>
      </w:pPr>
      <w:r w:rsidRPr="00A17A95">
        <w:rPr>
          <w:rFonts w:ascii="Cambria" w:hAnsi="Cambria"/>
        </w:rPr>
        <w:t xml:space="preserve">If the policy had an inflation protector, it will cease when this benefit takes effect. </w:t>
      </w:r>
    </w:p>
    <w:p w:rsidR="00FC01C3" w:rsidRPr="00A17A95" w:rsidRDefault="00FC01C3" w:rsidP="006F1068">
      <w:pPr>
        <w:pStyle w:val="Heading5"/>
        <w:rPr>
          <w:rFonts w:ascii="Cambria" w:hAnsi="Cambria"/>
        </w:rPr>
      </w:pPr>
      <w:r w:rsidRPr="00A17A95">
        <w:rPr>
          <w:rFonts w:ascii="Cambria" w:hAnsi="Cambria"/>
        </w:rPr>
        <w:t xml:space="preserve">Cash Investment </w:t>
      </w:r>
    </w:p>
    <w:p w:rsidR="00FC01C3" w:rsidRPr="00A17A95" w:rsidRDefault="00FC01C3" w:rsidP="00E17516">
      <w:pPr>
        <w:pStyle w:val="ListParagraph"/>
        <w:numPr>
          <w:ilvl w:val="0"/>
          <w:numId w:val="4"/>
        </w:numPr>
        <w:spacing w:after="0"/>
        <w:jc w:val="both"/>
        <w:rPr>
          <w:rFonts w:ascii="Cambria" w:hAnsi="Cambria"/>
          <w:sz w:val="24"/>
          <w:szCs w:val="24"/>
        </w:rPr>
      </w:pPr>
      <w:r w:rsidRPr="00A17A95">
        <w:rPr>
          <w:rFonts w:ascii="Cambria" w:hAnsi="Cambria"/>
          <w:sz w:val="24"/>
          <w:szCs w:val="24"/>
        </w:rPr>
        <w:t>In the event of death, the full fund value will be paid to the beneficiaries</w:t>
      </w:r>
    </w:p>
    <w:p w:rsidR="00FC01C3" w:rsidRPr="00A17A95" w:rsidRDefault="00FC01C3" w:rsidP="006F1068">
      <w:pPr>
        <w:pStyle w:val="Heading5"/>
        <w:rPr>
          <w:rFonts w:ascii="Cambria" w:hAnsi="Cambria"/>
        </w:rPr>
      </w:pPr>
      <w:r w:rsidRPr="00A17A95">
        <w:rPr>
          <w:rFonts w:ascii="Cambria" w:hAnsi="Cambria"/>
        </w:rPr>
        <w:t>Memorial Benefit</w:t>
      </w:r>
    </w:p>
    <w:p w:rsidR="00F64B9D" w:rsidRPr="00A17A95" w:rsidRDefault="00FC01C3" w:rsidP="00B95493">
      <w:pPr>
        <w:spacing w:line="276" w:lineRule="auto"/>
        <w:jc w:val="both"/>
        <w:rPr>
          <w:rFonts w:ascii="Cambria" w:hAnsi="Cambria"/>
        </w:rPr>
      </w:pPr>
      <w:r w:rsidRPr="00A17A95">
        <w:rPr>
          <w:rFonts w:ascii="Cambria" w:hAnsi="Cambria"/>
        </w:rPr>
        <w:t>12 months after the death of any of the i</w:t>
      </w:r>
      <w:r w:rsidR="00533886" w:rsidRPr="00A17A95">
        <w:rPr>
          <w:rFonts w:ascii="Cambria" w:hAnsi="Cambria"/>
        </w:rPr>
        <w:t>nsured lives under the policy, 5</w:t>
      </w:r>
      <w:r w:rsidRPr="00A17A95">
        <w:rPr>
          <w:rFonts w:ascii="Cambria" w:hAnsi="Cambria"/>
        </w:rPr>
        <w:t xml:space="preserve">0% of the sum assured is paid out. If the policy is cancelled before the memorial benefit is paid </w:t>
      </w:r>
      <w:r w:rsidR="005E5682">
        <w:rPr>
          <w:rFonts w:ascii="Cambria" w:hAnsi="Cambria"/>
        </w:rPr>
        <w:t>paymentwill</w:t>
      </w:r>
      <w:r w:rsidR="00F64B9D" w:rsidRPr="00A17A95">
        <w:rPr>
          <w:rFonts w:ascii="Cambria" w:hAnsi="Cambria"/>
        </w:rPr>
        <w:t xml:space="preserve"> be discounted using an assumed interest rate (parameter) from when it’s due to be paid</w:t>
      </w:r>
    </w:p>
    <w:p w:rsidR="00FC01C3" w:rsidRPr="00A17A95" w:rsidRDefault="00FC01C3" w:rsidP="006F1068">
      <w:pPr>
        <w:pStyle w:val="Heading5"/>
        <w:rPr>
          <w:rFonts w:ascii="Cambria" w:hAnsi="Cambria"/>
        </w:rPr>
      </w:pPr>
      <w:r w:rsidRPr="00A17A95">
        <w:rPr>
          <w:rFonts w:ascii="Cambria" w:hAnsi="Cambria"/>
        </w:rPr>
        <w:t>One week benefit</w:t>
      </w:r>
    </w:p>
    <w:p w:rsidR="00FC01C3" w:rsidRPr="00A17A95" w:rsidRDefault="00FC01C3" w:rsidP="00A31181">
      <w:pPr>
        <w:spacing w:line="276" w:lineRule="auto"/>
        <w:rPr>
          <w:rFonts w:ascii="Cambria" w:hAnsi="Cambria"/>
        </w:rPr>
      </w:pPr>
      <w:r w:rsidRPr="00A17A95">
        <w:rPr>
          <w:rFonts w:ascii="Cambria" w:hAnsi="Cambria"/>
        </w:rPr>
        <w:t>1 week after the death of any of the insured lives under the policy, 30% of the sum assured is paid out</w:t>
      </w:r>
    </w:p>
    <w:p w:rsidR="00FC01C3" w:rsidRPr="00A17A95" w:rsidRDefault="006F1068" w:rsidP="006F1068">
      <w:pPr>
        <w:pStyle w:val="Heading5"/>
        <w:rPr>
          <w:rFonts w:ascii="Cambria" w:hAnsi="Cambria"/>
        </w:rPr>
      </w:pPr>
      <w:r w:rsidRPr="00A17A95">
        <w:rPr>
          <w:rFonts w:ascii="Cambria" w:hAnsi="Cambria"/>
        </w:rPr>
        <w:t>(</w:t>
      </w:r>
      <w:r w:rsidR="00533886" w:rsidRPr="00A17A95">
        <w:rPr>
          <w:rFonts w:ascii="Cambria" w:hAnsi="Cambria"/>
        </w:rPr>
        <w:t>40</w:t>
      </w:r>
      <w:r w:rsidRPr="00A17A95">
        <w:rPr>
          <w:rFonts w:ascii="Cambria" w:hAnsi="Cambria"/>
        </w:rPr>
        <w:t>)</w:t>
      </w:r>
      <w:r w:rsidR="00533886" w:rsidRPr="00A17A95">
        <w:rPr>
          <w:rFonts w:ascii="Cambria" w:hAnsi="Cambria"/>
        </w:rPr>
        <w:t>days</w:t>
      </w:r>
      <w:r w:rsidR="00FC01C3" w:rsidRPr="00A17A95">
        <w:rPr>
          <w:rFonts w:ascii="Cambria" w:hAnsi="Cambria"/>
        </w:rPr>
        <w:t xml:space="preserve"> benefit</w:t>
      </w:r>
    </w:p>
    <w:p w:rsidR="00FC01C3" w:rsidRPr="00A17A95" w:rsidRDefault="00533886" w:rsidP="00A31181">
      <w:pPr>
        <w:spacing w:line="276" w:lineRule="auto"/>
        <w:rPr>
          <w:rFonts w:ascii="Cambria" w:hAnsi="Cambria"/>
        </w:rPr>
      </w:pPr>
      <w:r w:rsidRPr="00A17A95">
        <w:rPr>
          <w:rFonts w:ascii="Cambria" w:hAnsi="Cambria"/>
        </w:rPr>
        <w:t>40 days</w:t>
      </w:r>
      <w:r w:rsidR="00FC01C3" w:rsidRPr="00A17A95">
        <w:rPr>
          <w:rFonts w:ascii="Cambria" w:hAnsi="Cambria"/>
        </w:rPr>
        <w:t xml:space="preserve"> after the death of any of the insured lives under the policy, 30% of the sum assured is paid out</w:t>
      </w:r>
    </w:p>
    <w:p w:rsidR="006F1068" w:rsidRPr="00A17A95" w:rsidRDefault="006F1068" w:rsidP="006F1068">
      <w:pPr>
        <w:pStyle w:val="Heading5"/>
        <w:rPr>
          <w:rFonts w:ascii="Cambria" w:eastAsiaTheme="minorHAnsi" w:hAnsi="Cambria"/>
        </w:rPr>
      </w:pPr>
      <w:r w:rsidRPr="00A17A95">
        <w:rPr>
          <w:rFonts w:ascii="Cambria" w:eastAsiaTheme="minorHAnsi" w:hAnsi="Cambria"/>
        </w:rPr>
        <w:t xml:space="preserve"> Misstated Age</w:t>
      </w:r>
    </w:p>
    <w:p w:rsidR="006F1068" w:rsidRPr="00A17A95" w:rsidRDefault="004A6162" w:rsidP="004A6162">
      <w:pPr>
        <w:spacing w:line="360" w:lineRule="auto"/>
        <w:rPr>
          <w:rFonts w:ascii="Cambria" w:eastAsiaTheme="minorHAnsi" w:hAnsi="Cambria"/>
        </w:rPr>
      </w:pPr>
      <w:r w:rsidRPr="00A17A95">
        <w:rPr>
          <w:rFonts w:ascii="Cambria" w:eastAsiaTheme="minorHAnsi" w:hAnsi="Cambria"/>
        </w:rPr>
        <w:t>If the age for the life insured/dependant was misstated at inception the system should allow capturing of the right age and recalculating the premium for the plan provided. If there was inflation protector the system should apply the rate used to determine premium that should have been paid. Where the expected premium is higher the additional amount is deducted from the payable amount, else a decrease in premium leads to a refund to the client</w:t>
      </w:r>
      <w:r w:rsidR="00F5323E">
        <w:rPr>
          <w:rFonts w:ascii="Cambria" w:eastAsiaTheme="minorHAnsi" w:hAnsi="Cambria"/>
        </w:rPr>
        <w:t>.</w:t>
      </w:r>
    </w:p>
    <w:p w:rsidR="001B3A4D" w:rsidRPr="00A17A95" w:rsidRDefault="001B3A4D" w:rsidP="00F47CFD">
      <w:pPr>
        <w:pStyle w:val="Heading4"/>
        <w:ind w:left="1276" w:hanging="992"/>
        <w:rPr>
          <w:rFonts w:eastAsiaTheme="minorHAnsi"/>
        </w:rPr>
      </w:pPr>
      <w:bookmarkStart w:id="436" w:name="_Toc371586574"/>
      <w:r w:rsidRPr="00A17A95">
        <w:rPr>
          <w:rFonts w:eastAsiaTheme="minorHAnsi"/>
        </w:rPr>
        <w:lastRenderedPageBreak/>
        <w:t xml:space="preserve">Multipurpose </w:t>
      </w:r>
      <w:r w:rsidR="00533886" w:rsidRPr="00A17A95">
        <w:rPr>
          <w:rFonts w:eastAsiaTheme="minorHAnsi"/>
        </w:rPr>
        <w:t>Saving</w:t>
      </w:r>
      <w:r w:rsidRPr="00A17A95">
        <w:rPr>
          <w:rFonts w:eastAsiaTheme="minorHAnsi"/>
        </w:rPr>
        <w:t>Plan</w:t>
      </w:r>
      <w:bookmarkEnd w:id="436"/>
    </w:p>
    <w:p w:rsidR="00533886" w:rsidRPr="00A17A95" w:rsidRDefault="00533886" w:rsidP="00092462">
      <w:pPr>
        <w:spacing w:line="360" w:lineRule="auto"/>
        <w:rPr>
          <w:rFonts w:ascii="Cambria" w:eastAsiaTheme="minorHAnsi" w:hAnsi="Cambria"/>
        </w:rPr>
      </w:pPr>
      <w:r w:rsidRPr="00A17A95">
        <w:rPr>
          <w:rFonts w:ascii="Cambria" w:eastAsiaTheme="minorHAnsi" w:hAnsi="Cambria"/>
        </w:rPr>
        <w:t>Pays the sum assured and the accumulated value on death of the policy holder</w:t>
      </w:r>
    </w:p>
    <w:p w:rsidR="00533886" w:rsidRPr="00A17A95" w:rsidRDefault="00533886" w:rsidP="00F47CFD">
      <w:pPr>
        <w:pStyle w:val="Heading4"/>
        <w:ind w:left="1276" w:hanging="992"/>
        <w:rPr>
          <w:rFonts w:eastAsiaTheme="minorHAnsi"/>
        </w:rPr>
      </w:pPr>
      <w:bookmarkStart w:id="437" w:name="_Toc371586575"/>
      <w:r w:rsidRPr="00A17A95">
        <w:rPr>
          <w:rFonts w:eastAsiaTheme="minorHAnsi"/>
        </w:rPr>
        <w:t>Multipurpose financial Plan</w:t>
      </w:r>
      <w:bookmarkEnd w:id="437"/>
    </w:p>
    <w:p w:rsidR="00533886" w:rsidRPr="00A17A95" w:rsidRDefault="00533886" w:rsidP="00092462">
      <w:pPr>
        <w:spacing w:line="360" w:lineRule="auto"/>
        <w:rPr>
          <w:rFonts w:ascii="Cambria" w:eastAsiaTheme="minorHAnsi" w:hAnsi="Cambria"/>
        </w:rPr>
      </w:pPr>
      <w:r w:rsidRPr="00A17A95">
        <w:rPr>
          <w:rFonts w:ascii="Cambria" w:eastAsiaTheme="minorHAnsi" w:hAnsi="Cambria"/>
        </w:rPr>
        <w:t>Pays the sum assured and the accumulated value on death of the policy holder</w:t>
      </w:r>
    </w:p>
    <w:p w:rsidR="00533886" w:rsidRPr="00A17A95" w:rsidRDefault="00533886" w:rsidP="00F47CFD">
      <w:pPr>
        <w:pStyle w:val="Heading4"/>
        <w:ind w:left="1276" w:hanging="992"/>
        <w:rPr>
          <w:rFonts w:eastAsiaTheme="minorHAnsi"/>
        </w:rPr>
      </w:pPr>
      <w:bookmarkStart w:id="438" w:name="_Toc371586576"/>
      <w:r w:rsidRPr="00A17A95">
        <w:rPr>
          <w:rFonts w:eastAsiaTheme="minorHAnsi"/>
        </w:rPr>
        <w:t>Express Personal pension Plan</w:t>
      </w:r>
      <w:bookmarkEnd w:id="438"/>
    </w:p>
    <w:p w:rsidR="00533886" w:rsidRPr="00A17A95" w:rsidRDefault="00533886" w:rsidP="00092462">
      <w:pPr>
        <w:spacing w:line="360" w:lineRule="auto"/>
        <w:rPr>
          <w:rFonts w:ascii="Cambria" w:eastAsiaTheme="minorHAnsi" w:hAnsi="Cambria"/>
        </w:rPr>
      </w:pPr>
      <w:r w:rsidRPr="00A17A95">
        <w:rPr>
          <w:rFonts w:ascii="Cambria" w:eastAsiaTheme="minorHAnsi" w:hAnsi="Cambria"/>
        </w:rPr>
        <w:t>Pays the accumulated value on death of the policy holder</w:t>
      </w:r>
    </w:p>
    <w:p w:rsidR="00533886" w:rsidRDefault="00533886" w:rsidP="00F47CFD">
      <w:pPr>
        <w:pStyle w:val="Heading4"/>
        <w:ind w:left="1276" w:hanging="992"/>
        <w:rPr>
          <w:rFonts w:eastAsiaTheme="minorHAnsi"/>
        </w:rPr>
      </w:pPr>
      <w:bookmarkStart w:id="439" w:name="_Toc371586577"/>
      <w:r w:rsidRPr="00A17A95">
        <w:rPr>
          <w:rFonts w:eastAsiaTheme="minorHAnsi"/>
        </w:rPr>
        <w:t>Express Family protection plan</w:t>
      </w:r>
      <w:bookmarkEnd w:id="439"/>
    </w:p>
    <w:p w:rsidR="00F5323E" w:rsidRPr="00F5323E" w:rsidRDefault="00F5323E" w:rsidP="00F5323E">
      <w:r w:rsidRPr="00A17A95">
        <w:rPr>
          <w:rFonts w:ascii="Cambria" w:hAnsi="Cambria"/>
        </w:rPr>
        <w:t>In the event of death of the life assured/dependant the sum assured is paid.</w:t>
      </w:r>
    </w:p>
    <w:p w:rsidR="00D815A3" w:rsidRPr="00A17A95" w:rsidRDefault="00D815A3" w:rsidP="00AE1FCB">
      <w:pPr>
        <w:pStyle w:val="Heading2"/>
        <w:rPr>
          <w:rFonts w:ascii="Cambria" w:eastAsiaTheme="minorHAnsi" w:hAnsi="Cambria"/>
        </w:rPr>
      </w:pPr>
      <w:bookmarkStart w:id="440" w:name="_Toc371586578"/>
      <w:r w:rsidRPr="00A17A95">
        <w:rPr>
          <w:rFonts w:ascii="Cambria" w:eastAsiaTheme="minorHAnsi" w:hAnsi="Cambria"/>
        </w:rPr>
        <w:t>Access roles and Authorization</w:t>
      </w:r>
      <w:bookmarkEnd w:id="440"/>
    </w:p>
    <w:p w:rsidR="00D815A3" w:rsidRPr="00A17A95" w:rsidRDefault="00D815A3" w:rsidP="00D815A3">
      <w:pPr>
        <w:pStyle w:val="Heading3"/>
        <w:rPr>
          <w:rFonts w:ascii="Cambria" w:eastAsiaTheme="minorHAnsi" w:hAnsi="Cambria"/>
        </w:rPr>
      </w:pPr>
      <w:bookmarkStart w:id="441" w:name="_Toc371586579"/>
      <w:r w:rsidRPr="00A17A95">
        <w:rPr>
          <w:rFonts w:ascii="Cambria" w:eastAsiaTheme="minorHAnsi" w:hAnsi="Cambria"/>
        </w:rPr>
        <w:t>New Business</w:t>
      </w:r>
      <w:bookmarkEnd w:id="441"/>
    </w:p>
    <w:p w:rsidR="00D815A3" w:rsidRPr="00A17A95" w:rsidRDefault="00AB08E5" w:rsidP="00AB08E5">
      <w:pPr>
        <w:spacing w:line="360" w:lineRule="auto"/>
        <w:rPr>
          <w:rFonts w:ascii="Cambria" w:eastAsiaTheme="minorHAnsi" w:hAnsi="Cambria"/>
        </w:rPr>
      </w:pPr>
      <w:r w:rsidRPr="00A17A95">
        <w:rPr>
          <w:rFonts w:ascii="Cambria" w:eastAsiaTheme="minorHAnsi" w:hAnsi="Cambria"/>
        </w:rPr>
        <w:t>There are three key roles in new business namely</w:t>
      </w:r>
    </w:p>
    <w:p w:rsidR="00AB08E5" w:rsidRPr="00A17A95" w:rsidRDefault="00AB08E5" w:rsidP="00E259CB">
      <w:pPr>
        <w:pStyle w:val="ListParagraph"/>
        <w:numPr>
          <w:ilvl w:val="0"/>
          <w:numId w:val="52"/>
        </w:numPr>
        <w:spacing w:after="0" w:line="360" w:lineRule="auto"/>
        <w:rPr>
          <w:rFonts w:ascii="Cambria" w:eastAsiaTheme="minorHAnsi" w:hAnsi="Cambria"/>
          <w:sz w:val="24"/>
          <w:szCs w:val="24"/>
        </w:rPr>
      </w:pPr>
      <w:r w:rsidRPr="00A17A95">
        <w:rPr>
          <w:rFonts w:ascii="Cambria" w:eastAsiaTheme="minorHAnsi" w:hAnsi="Cambria"/>
          <w:sz w:val="24"/>
          <w:szCs w:val="24"/>
        </w:rPr>
        <w:t>Data entry</w:t>
      </w:r>
    </w:p>
    <w:p w:rsidR="00AB08E5" w:rsidRPr="00A17A95" w:rsidRDefault="00AB08E5" w:rsidP="00E259CB">
      <w:pPr>
        <w:pStyle w:val="ListParagraph"/>
        <w:numPr>
          <w:ilvl w:val="1"/>
          <w:numId w:val="52"/>
        </w:numPr>
        <w:spacing w:after="0" w:line="360" w:lineRule="auto"/>
        <w:ind w:left="1434" w:hanging="357"/>
        <w:rPr>
          <w:rFonts w:ascii="Cambria" w:eastAsiaTheme="minorHAnsi" w:hAnsi="Cambria"/>
          <w:sz w:val="24"/>
          <w:szCs w:val="24"/>
        </w:rPr>
      </w:pPr>
      <w:r w:rsidRPr="00A17A95">
        <w:rPr>
          <w:rFonts w:ascii="Cambria" w:eastAsiaTheme="minorHAnsi" w:hAnsi="Cambria"/>
          <w:sz w:val="24"/>
          <w:szCs w:val="24"/>
        </w:rPr>
        <w:t>responsible for data capture and enquiry</w:t>
      </w:r>
    </w:p>
    <w:p w:rsidR="00AB08E5" w:rsidRPr="00A17A95" w:rsidRDefault="00AB08E5" w:rsidP="00E259CB">
      <w:pPr>
        <w:pStyle w:val="ListParagraph"/>
        <w:numPr>
          <w:ilvl w:val="1"/>
          <w:numId w:val="52"/>
        </w:numPr>
        <w:spacing w:after="0" w:line="360" w:lineRule="auto"/>
        <w:ind w:left="1434" w:hanging="357"/>
        <w:rPr>
          <w:rFonts w:ascii="Cambria" w:eastAsiaTheme="minorHAnsi" w:hAnsi="Cambria"/>
          <w:sz w:val="24"/>
          <w:szCs w:val="24"/>
        </w:rPr>
      </w:pPr>
      <w:r w:rsidRPr="00A17A95">
        <w:rPr>
          <w:rFonts w:ascii="Cambria" w:eastAsiaTheme="minorHAnsi" w:hAnsi="Cambria"/>
          <w:sz w:val="24"/>
          <w:szCs w:val="24"/>
        </w:rPr>
        <w:t>Generation of reports</w:t>
      </w:r>
    </w:p>
    <w:p w:rsidR="00AB08E5" w:rsidRPr="00A17A95" w:rsidRDefault="00AB08E5" w:rsidP="00E259CB">
      <w:pPr>
        <w:pStyle w:val="ListParagraph"/>
        <w:numPr>
          <w:ilvl w:val="0"/>
          <w:numId w:val="52"/>
        </w:numPr>
        <w:spacing w:after="0" w:line="360" w:lineRule="auto"/>
        <w:rPr>
          <w:rFonts w:ascii="Cambria" w:eastAsiaTheme="minorHAnsi" w:hAnsi="Cambria"/>
          <w:sz w:val="24"/>
          <w:szCs w:val="24"/>
        </w:rPr>
      </w:pPr>
      <w:r w:rsidRPr="00A17A95">
        <w:rPr>
          <w:rFonts w:ascii="Cambria" w:eastAsiaTheme="minorHAnsi" w:hAnsi="Cambria"/>
          <w:sz w:val="24"/>
          <w:szCs w:val="24"/>
        </w:rPr>
        <w:t>Underwriter</w:t>
      </w:r>
    </w:p>
    <w:p w:rsidR="00AB08E5" w:rsidRPr="00A17A95" w:rsidRDefault="00AB08E5" w:rsidP="00E259CB">
      <w:pPr>
        <w:pStyle w:val="ListParagraph"/>
        <w:numPr>
          <w:ilvl w:val="1"/>
          <w:numId w:val="52"/>
        </w:numPr>
        <w:spacing w:after="0" w:line="360" w:lineRule="auto"/>
        <w:ind w:left="1434" w:hanging="357"/>
        <w:rPr>
          <w:rFonts w:ascii="Cambria" w:eastAsiaTheme="minorHAnsi" w:hAnsi="Cambria"/>
          <w:sz w:val="24"/>
          <w:szCs w:val="24"/>
        </w:rPr>
      </w:pPr>
      <w:r w:rsidRPr="00A17A95">
        <w:rPr>
          <w:rFonts w:ascii="Cambria" w:eastAsiaTheme="minorHAnsi" w:hAnsi="Cambria"/>
          <w:sz w:val="24"/>
          <w:szCs w:val="24"/>
        </w:rPr>
        <w:t>responsible for data capture and enquiry</w:t>
      </w:r>
    </w:p>
    <w:p w:rsidR="00AB08E5" w:rsidRPr="00A17A95" w:rsidRDefault="00AB08E5" w:rsidP="00E259CB">
      <w:pPr>
        <w:pStyle w:val="ListParagraph"/>
        <w:numPr>
          <w:ilvl w:val="1"/>
          <w:numId w:val="52"/>
        </w:numPr>
        <w:spacing w:after="0" w:line="360" w:lineRule="auto"/>
        <w:ind w:left="1434" w:hanging="357"/>
        <w:rPr>
          <w:rFonts w:ascii="Cambria" w:eastAsiaTheme="minorHAnsi" w:hAnsi="Cambria"/>
          <w:sz w:val="24"/>
          <w:szCs w:val="24"/>
        </w:rPr>
      </w:pPr>
      <w:r w:rsidRPr="00A17A95">
        <w:rPr>
          <w:rFonts w:ascii="Cambria" w:eastAsiaTheme="minorHAnsi" w:hAnsi="Cambria"/>
          <w:sz w:val="24"/>
          <w:szCs w:val="24"/>
        </w:rPr>
        <w:t>Generation of reports</w:t>
      </w:r>
    </w:p>
    <w:p w:rsidR="00AB08E5" w:rsidRPr="00A17A95" w:rsidRDefault="00AB08E5" w:rsidP="00E259CB">
      <w:pPr>
        <w:pStyle w:val="ListParagraph"/>
        <w:numPr>
          <w:ilvl w:val="1"/>
          <w:numId w:val="52"/>
        </w:numPr>
        <w:spacing w:after="0" w:line="360" w:lineRule="auto"/>
        <w:ind w:left="1434" w:hanging="357"/>
        <w:rPr>
          <w:rFonts w:ascii="Cambria" w:eastAsiaTheme="minorHAnsi" w:hAnsi="Cambria"/>
          <w:sz w:val="24"/>
          <w:szCs w:val="24"/>
        </w:rPr>
      </w:pPr>
      <w:r w:rsidRPr="00A17A95">
        <w:rPr>
          <w:rFonts w:ascii="Cambria" w:eastAsiaTheme="minorHAnsi" w:hAnsi="Cambria"/>
          <w:sz w:val="24"/>
          <w:szCs w:val="24"/>
        </w:rPr>
        <w:t>Authorization</w:t>
      </w:r>
    </w:p>
    <w:p w:rsidR="00AB08E5" w:rsidRPr="00A17A95" w:rsidRDefault="00AB08E5" w:rsidP="00E259CB">
      <w:pPr>
        <w:pStyle w:val="ListParagraph"/>
        <w:numPr>
          <w:ilvl w:val="0"/>
          <w:numId w:val="52"/>
        </w:numPr>
        <w:spacing w:after="0" w:line="360" w:lineRule="auto"/>
        <w:rPr>
          <w:rFonts w:ascii="Cambria" w:eastAsiaTheme="minorHAnsi" w:hAnsi="Cambria"/>
          <w:sz w:val="24"/>
          <w:szCs w:val="24"/>
        </w:rPr>
      </w:pPr>
      <w:r w:rsidRPr="00A17A95">
        <w:rPr>
          <w:rFonts w:ascii="Cambria" w:eastAsiaTheme="minorHAnsi" w:hAnsi="Cambria"/>
          <w:sz w:val="24"/>
          <w:szCs w:val="24"/>
        </w:rPr>
        <w:t>Head of Quality Assurance</w:t>
      </w:r>
    </w:p>
    <w:p w:rsidR="00AB08E5" w:rsidRPr="00A17A95" w:rsidRDefault="00AB08E5" w:rsidP="00E259CB">
      <w:pPr>
        <w:pStyle w:val="ListParagraph"/>
        <w:numPr>
          <w:ilvl w:val="1"/>
          <w:numId w:val="52"/>
        </w:numPr>
        <w:spacing w:after="0" w:line="360" w:lineRule="auto"/>
        <w:rPr>
          <w:rFonts w:ascii="Cambria" w:eastAsiaTheme="minorHAnsi" w:hAnsi="Cambria"/>
          <w:sz w:val="24"/>
          <w:szCs w:val="24"/>
        </w:rPr>
      </w:pPr>
      <w:r w:rsidRPr="00A17A95">
        <w:rPr>
          <w:rFonts w:ascii="Cambria" w:eastAsiaTheme="minorHAnsi" w:hAnsi="Cambria"/>
          <w:sz w:val="24"/>
          <w:szCs w:val="24"/>
        </w:rPr>
        <w:t>Authorization</w:t>
      </w:r>
    </w:p>
    <w:p w:rsidR="00AB08E5" w:rsidRPr="00A17A95" w:rsidRDefault="00AB08E5" w:rsidP="00E259CB">
      <w:pPr>
        <w:pStyle w:val="ListParagraph"/>
        <w:numPr>
          <w:ilvl w:val="1"/>
          <w:numId w:val="52"/>
        </w:numPr>
        <w:spacing w:after="0" w:line="360" w:lineRule="auto"/>
        <w:rPr>
          <w:rFonts w:ascii="Cambria" w:eastAsiaTheme="minorHAnsi" w:hAnsi="Cambria"/>
          <w:sz w:val="24"/>
          <w:szCs w:val="24"/>
        </w:rPr>
      </w:pPr>
      <w:r w:rsidRPr="00A17A95">
        <w:rPr>
          <w:rFonts w:ascii="Cambria" w:eastAsiaTheme="minorHAnsi" w:hAnsi="Cambria"/>
          <w:sz w:val="24"/>
          <w:szCs w:val="24"/>
        </w:rPr>
        <w:t>Assign tasks for authorization</w:t>
      </w:r>
    </w:p>
    <w:p w:rsidR="00D815A3" w:rsidRPr="00A17A95" w:rsidRDefault="00D815A3" w:rsidP="00D815A3">
      <w:pPr>
        <w:pStyle w:val="Heading3"/>
        <w:rPr>
          <w:rFonts w:ascii="Cambria" w:eastAsiaTheme="minorHAnsi" w:hAnsi="Cambria"/>
        </w:rPr>
      </w:pPr>
      <w:bookmarkStart w:id="442" w:name="_Toc371586580"/>
      <w:r w:rsidRPr="00A17A95">
        <w:rPr>
          <w:rFonts w:ascii="Cambria" w:eastAsiaTheme="minorHAnsi" w:hAnsi="Cambria"/>
        </w:rPr>
        <w:t>Policy Servicing</w:t>
      </w:r>
      <w:bookmarkEnd w:id="442"/>
    </w:p>
    <w:p w:rsidR="00AB08E5" w:rsidRPr="00A17A95" w:rsidRDefault="00AB08E5" w:rsidP="00E259CB">
      <w:pPr>
        <w:pStyle w:val="ListParagraph"/>
        <w:numPr>
          <w:ilvl w:val="0"/>
          <w:numId w:val="53"/>
        </w:numPr>
        <w:rPr>
          <w:rFonts w:ascii="Cambria" w:eastAsiaTheme="minorHAnsi" w:hAnsi="Cambria"/>
          <w:sz w:val="24"/>
          <w:szCs w:val="24"/>
        </w:rPr>
      </w:pPr>
      <w:r w:rsidRPr="00A17A95">
        <w:rPr>
          <w:rFonts w:ascii="Cambria" w:eastAsiaTheme="minorHAnsi" w:hAnsi="Cambria"/>
          <w:sz w:val="24"/>
          <w:szCs w:val="24"/>
        </w:rPr>
        <w:t>Customer Service</w:t>
      </w:r>
    </w:p>
    <w:p w:rsidR="00F06428" w:rsidRPr="00A17A95" w:rsidRDefault="00F06428" w:rsidP="00E259CB">
      <w:pPr>
        <w:pStyle w:val="ListParagraph"/>
        <w:numPr>
          <w:ilvl w:val="1"/>
          <w:numId w:val="53"/>
        </w:numPr>
        <w:rPr>
          <w:rFonts w:ascii="Cambria" w:eastAsiaTheme="minorHAnsi" w:hAnsi="Cambria"/>
          <w:sz w:val="24"/>
          <w:szCs w:val="24"/>
        </w:rPr>
      </w:pPr>
      <w:r w:rsidRPr="00A17A95">
        <w:rPr>
          <w:rFonts w:ascii="Cambria" w:eastAsiaTheme="minorHAnsi" w:hAnsi="Cambria"/>
          <w:sz w:val="24"/>
          <w:szCs w:val="24"/>
        </w:rPr>
        <w:t>Initiates process</w:t>
      </w:r>
    </w:p>
    <w:p w:rsidR="00AB08E5" w:rsidRPr="00A17A95" w:rsidRDefault="00AB08E5" w:rsidP="00E259CB">
      <w:pPr>
        <w:pStyle w:val="ListParagraph"/>
        <w:numPr>
          <w:ilvl w:val="0"/>
          <w:numId w:val="53"/>
        </w:numPr>
        <w:rPr>
          <w:rFonts w:ascii="Cambria" w:eastAsiaTheme="minorHAnsi" w:hAnsi="Cambria"/>
          <w:sz w:val="24"/>
          <w:szCs w:val="24"/>
        </w:rPr>
      </w:pPr>
      <w:r w:rsidRPr="00A17A95">
        <w:rPr>
          <w:rFonts w:ascii="Cambria" w:eastAsiaTheme="minorHAnsi" w:hAnsi="Cambria"/>
          <w:sz w:val="24"/>
          <w:szCs w:val="24"/>
        </w:rPr>
        <w:t>Branch Manager</w:t>
      </w:r>
    </w:p>
    <w:p w:rsidR="00F06428" w:rsidRPr="00A17A95" w:rsidRDefault="00F06428" w:rsidP="00E259CB">
      <w:pPr>
        <w:pStyle w:val="ListParagraph"/>
        <w:numPr>
          <w:ilvl w:val="1"/>
          <w:numId w:val="53"/>
        </w:numPr>
        <w:rPr>
          <w:rFonts w:ascii="Cambria" w:eastAsiaTheme="minorHAnsi" w:hAnsi="Cambria"/>
          <w:sz w:val="24"/>
          <w:szCs w:val="24"/>
        </w:rPr>
      </w:pPr>
      <w:r w:rsidRPr="00A17A95">
        <w:rPr>
          <w:rFonts w:ascii="Cambria" w:eastAsiaTheme="minorHAnsi" w:hAnsi="Cambria"/>
          <w:sz w:val="24"/>
          <w:szCs w:val="24"/>
        </w:rPr>
        <w:t>Processing</w:t>
      </w:r>
    </w:p>
    <w:p w:rsidR="00F06428" w:rsidRPr="00A17A95" w:rsidRDefault="00F06428" w:rsidP="00E259CB">
      <w:pPr>
        <w:pStyle w:val="ListParagraph"/>
        <w:numPr>
          <w:ilvl w:val="1"/>
          <w:numId w:val="53"/>
        </w:numPr>
        <w:rPr>
          <w:rFonts w:ascii="Cambria" w:eastAsiaTheme="minorHAnsi" w:hAnsi="Cambria"/>
          <w:sz w:val="24"/>
          <w:szCs w:val="24"/>
        </w:rPr>
      </w:pPr>
      <w:r w:rsidRPr="00A17A95">
        <w:rPr>
          <w:rFonts w:ascii="Cambria" w:eastAsiaTheme="minorHAnsi" w:hAnsi="Cambria"/>
          <w:sz w:val="24"/>
          <w:szCs w:val="24"/>
        </w:rPr>
        <w:t>Approve up to defined limit</w:t>
      </w:r>
    </w:p>
    <w:p w:rsidR="00F06428" w:rsidRPr="00A17A95" w:rsidRDefault="00F06428" w:rsidP="00E259CB">
      <w:pPr>
        <w:pStyle w:val="ListParagraph"/>
        <w:numPr>
          <w:ilvl w:val="0"/>
          <w:numId w:val="53"/>
        </w:numPr>
        <w:rPr>
          <w:rFonts w:ascii="Cambria" w:eastAsiaTheme="minorHAnsi" w:hAnsi="Cambria"/>
          <w:sz w:val="24"/>
          <w:szCs w:val="24"/>
        </w:rPr>
      </w:pPr>
      <w:r w:rsidRPr="00A17A95">
        <w:rPr>
          <w:rFonts w:ascii="Cambria" w:eastAsiaTheme="minorHAnsi" w:hAnsi="Cambria"/>
          <w:sz w:val="24"/>
          <w:szCs w:val="24"/>
        </w:rPr>
        <w:t>Head of quality Assurance</w:t>
      </w:r>
    </w:p>
    <w:p w:rsidR="00F06428" w:rsidRPr="00A17A95" w:rsidRDefault="00F06428" w:rsidP="00E259CB">
      <w:pPr>
        <w:pStyle w:val="ListParagraph"/>
        <w:numPr>
          <w:ilvl w:val="1"/>
          <w:numId w:val="53"/>
        </w:numPr>
        <w:rPr>
          <w:rFonts w:ascii="Cambria" w:eastAsiaTheme="minorHAnsi" w:hAnsi="Cambria"/>
          <w:sz w:val="24"/>
          <w:szCs w:val="24"/>
        </w:rPr>
      </w:pPr>
      <w:r w:rsidRPr="00A17A95">
        <w:rPr>
          <w:rFonts w:ascii="Cambria" w:eastAsiaTheme="minorHAnsi" w:hAnsi="Cambria"/>
          <w:sz w:val="24"/>
          <w:szCs w:val="24"/>
        </w:rPr>
        <w:t>Authorization</w:t>
      </w:r>
    </w:p>
    <w:p w:rsidR="00F06428" w:rsidRPr="00A17A95" w:rsidRDefault="00F06428" w:rsidP="00E259CB">
      <w:pPr>
        <w:pStyle w:val="ListParagraph"/>
        <w:numPr>
          <w:ilvl w:val="1"/>
          <w:numId w:val="53"/>
        </w:numPr>
        <w:rPr>
          <w:rFonts w:ascii="Cambria" w:eastAsiaTheme="minorHAnsi" w:hAnsi="Cambria"/>
          <w:sz w:val="24"/>
          <w:szCs w:val="24"/>
        </w:rPr>
      </w:pPr>
      <w:r w:rsidRPr="00A17A95">
        <w:rPr>
          <w:rFonts w:ascii="Cambria" w:eastAsiaTheme="minorHAnsi" w:hAnsi="Cambria"/>
          <w:sz w:val="24"/>
          <w:szCs w:val="24"/>
        </w:rPr>
        <w:lastRenderedPageBreak/>
        <w:t>Assign tasks for authorization</w:t>
      </w:r>
    </w:p>
    <w:p w:rsidR="00F06428" w:rsidRPr="00A17A95" w:rsidRDefault="00F06428" w:rsidP="00E259CB">
      <w:pPr>
        <w:pStyle w:val="ListParagraph"/>
        <w:numPr>
          <w:ilvl w:val="0"/>
          <w:numId w:val="53"/>
        </w:numPr>
        <w:rPr>
          <w:rFonts w:ascii="Cambria" w:eastAsiaTheme="minorHAnsi" w:hAnsi="Cambria"/>
          <w:sz w:val="24"/>
          <w:szCs w:val="24"/>
        </w:rPr>
      </w:pPr>
      <w:r w:rsidRPr="00A17A95">
        <w:rPr>
          <w:rFonts w:ascii="Cambria" w:eastAsiaTheme="minorHAnsi" w:hAnsi="Cambria"/>
          <w:sz w:val="24"/>
          <w:szCs w:val="24"/>
        </w:rPr>
        <w:t>Head of Operations</w:t>
      </w:r>
    </w:p>
    <w:p w:rsidR="00F06428" w:rsidRPr="00A17A95" w:rsidRDefault="00F06428" w:rsidP="00E259CB">
      <w:pPr>
        <w:pStyle w:val="ListParagraph"/>
        <w:numPr>
          <w:ilvl w:val="1"/>
          <w:numId w:val="53"/>
        </w:numPr>
        <w:rPr>
          <w:rFonts w:ascii="Cambria" w:eastAsiaTheme="minorHAnsi" w:hAnsi="Cambria"/>
          <w:sz w:val="24"/>
          <w:szCs w:val="24"/>
        </w:rPr>
      </w:pPr>
      <w:r w:rsidRPr="00A17A95">
        <w:rPr>
          <w:rFonts w:ascii="Cambria" w:eastAsiaTheme="minorHAnsi" w:hAnsi="Cambria"/>
          <w:sz w:val="24"/>
          <w:szCs w:val="24"/>
        </w:rPr>
        <w:t>Authorization</w:t>
      </w:r>
    </w:p>
    <w:p w:rsidR="00F06428" w:rsidRPr="00A17A95" w:rsidRDefault="00F06428" w:rsidP="00E259CB">
      <w:pPr>
        <w:pStyle w:val="ListParagraph"/>
        <w:numPr>
          <w:ilvl w:val="1"/>
          <w:numId w:val="53"/>
        </w:numPr>
        <w:rPr>
          <w:rFonts w:ascii="Cambria" w:eastAsiaTheme="minorHAnsi" w:hAnsi="Cambria"/>
          <w:sz w:val="24"/>
          <w:szCs w:val="24"/>
        </w:rPr>
      </w:pPr>
      <w:r w:rsidRPr="00A17A95">
        <w:rPr>
          <w:rFonts w:ascii="Cambria" w:eastAsiaTheme="minorHAnsi" w:hAnsi="Cambria"/>
          <w:sz w:val="24"/>
          <w:szCs w:val="24"/>
        </w:rPr>
        <w:t>Assign tasks for authorization</w:t>
      </w:r>
    </w:p>
    <w:p w:rsidR="00EE37BF" w:rsidRDefault="00EE37BF" w:rsidP="00D815A3">
      <w:pPr>
        <w:pStyle w:val="Heading3"/>
        <w:rPr>
          <w:rFonts w:ascii="Cambria" w:eastAsiaTheme="minorHAnsi" w:hAnsi="Cambria"/>
        </w:rPr>
      </w:pPr>
      <w:bookmarkStart w:id="443" w:name="_Toc371586581"/>
      <w:r>
        <w:rPr>
          <w:rFonts w:ascii="Cambria" w:eastAsiaTheme="minorHAnsi" w:hAnsi="Cambria"/>
        </w:rPr>
        <w:t>Premium Administration</w:t>
      </w:r>
      <w:bookmarkEnd w:id="443"/>
    </w:p>
    <w:p w:rsidR="00EE37BF" w:rsidRPr="00B5243D" w:rsidRDefault="00EE37BF" w:rsidP="00EE37BF">
      <w:pPr>
        <w:pStyle w:val="ListParagraph"/>
        <w:numPr>
          <w:ilvl w:val="0"/>
          <w:numId w:val="103"/>
        </w:numPr>
        <w:spacing w:after="0"/>
        <w:ind w:left="714" w:hanging="357"/>
        <w:rPr>
          <w:rFonts w:ascii="Cambria" w:eastAsiaTheme="minorHAnsi" w:hAnsi="Cambria"/>
        </w:rPr>
      </w:pPr>
      <w:r w:rsidRPr="00B5243D">
        <w:rPr>
          <w:rFonts w:ascii="Cambria" w:eastAsiaTheme="minorHAnsi" w:hAnsi="Cambria"/>
        </w:rPr>
        <w:t>Premium Admin Officer</w:t>
      </w:r>
    </w:p>
    <w:p w:rsidR="00EE37BF" w:rsidRPr="00B5243D" w:rsidRDefault="00EE37BF" w:rsidP="00EE37BF">
      <w:pPr>
        <w:pStyle w:val="ListParagraph"/>
        <w:numPr>
          <w:ilvl w:val="1"/>
          <w:numId w:val="103"/>
        </w:numPr>
        <w:spacing w:after="0"/>
        <w:rPr>
          <w:rFonts w:ascii="Cambria" w:eastAsiaTheme="minorHAnsi" w:hAnsi="Cambria"/>
        </w:rPr>
      </w:pPr>
      <w:r w:rsidRPr="00B5243D">
        <w:rPr>
          <w:rFonts w:ascii="Cambria" w:eastAsiaTheme="minorHAnsi" w:hAnsi="Cambria"/>
        </w:rPr>
        <w:t>Launching/Billing</w:t>
      </w:r>
    </w:p>
    <w:p w:rsidR="00EE37BF" w:rsidRPr="00B5243D" w:rsidRDefault="00EE37BF" w:rsidP="00EE37BF">
      <w:pPr>
        <w:pStyle w:val="ListParagraph"/>
        <w:numPr>
          <w:ilvl w:val="1"/>
          <w:numId w:val="103"/>
        </w:numPr>
        <w:spacing w:after="0"/>
        <w:rPr>
          <w:rFonts w:ascii="Cambria" w:eastAsiaTheme="minorHAnsi" w:hAnsi="Cambria"/>
        </w:rPr>
      </w:pPr>
      <w:r w:rsidRPr="00B5243D">
        <w:rPr>
          <w:rFonts w:ascii="Cambria" w:eastAsiaTheme="minorHAnsi" w:hAnsi="Cambria"/>
        </w:rPr>
        <w:t>Allocation</w:t>
      </w:r>
    </w:p>
    <w:p w:rsidR="00EE37BF" w:rsidRPr="00B5243D" w:rsidRDefault="00EE37BF" w:rsidP="00EE37BF">
      <w:pPr>
        <w:pStyle w:val="ListParagraph"/>
        <w:numPr>
          <w:ilvl w:val="1"/>
          <w:numId w:val="103"/>
        </w:numPr>
        <w:spacing w:after="0"/>
        <w:rPr>
          <w:rFonts w:ascii="Cambria" w:eastAsiaTheme="minorHAnsi" w:hAnsi="Cambria"/>
        </w:rPr>
      </w:pPr>
      <w:r w:rsidRPr="00B5243D">
        <w:rPr>
          <w:rFonts w:ascii="Cambria" w:eastAsiaTheme="minorHAnsi" w:hAnsi="Cambria"/>
        </w:rPr>
        <w:t>Reversals</w:t>
      </w:r>
    </w:p>
    <w:p w:rsidR="00EE37BF" w:rsidRPr="00B5243D" w:rsidRDefault="00EE37BF" w:rsidP="00EE37BF">
      <w:pPr>
        <w:pStyle w:val="ListParagraph"/>
        <w:numPr>
          <w:ilvl w:val="0"/>
          <w:numId w:val="103"/>
        </w:numPr>
        <w:spacing w:after="0"/>
        <w:rPr>
          <w:rFonts w:ascii="Cambria" w:eastAsiaTheme="minorHAnsi" w:hAnsi="Cambria"/>
        </w:rPr>
      </w:pPr>
      <w:r w:rsidRPr="00B5243D">
        <w:rPr>
          <w:rFonts w:ascii="Cambria" w:eastAsiaTheme="minorHAnsi" w:hAnsi="Cambria"/>
        </w:rPr>
        <w:t>Head of quality assurance</w:t>
      </w:r>
    </w:p>
    <w:p w:rsidR="00EE37BF" w:rsidRPr="00B5243D" w:rsidRDefault="00EE37BF" w:rsidP="00EE37BF">
      <w:pPr>
        <w:pStyle w:val="ListParagraph"/>
        <w:numPr>
          <w:ilvl w:val="1"/>
          <w:numId w:val="103"/>
        </w:numPr>
        <w:spacing w:after="0"/>
        <w:rPr>
          <w:rFonts w:ascii="Cambria" w:eastAsiaTheme="minorHAnsi" w:hAnsi="Cambria"/>
        </w:rPr>
      </w:pPr>
      <w:r w:rsidRPr="00B5243D">
        <w:rPr>
          <w:rFonts w:ascii="Cambria" w:eastAsiaTheme="minorHAnsi" w:hAnsi="Cambria"/>
        </w:rPr>
        <w:t>Authorization at the allocations and reversals</w:t>
      </w:r>
    </w:p>
    <w:p w:rsidR="00EE37BF" w:rsidRPr="00B5243D" w:rsidRDefault="00EE37BF" w:rsidP="00EE37BF">
      <w:pPr>
        <w:pStyle w:val="ListParagraph"/>
        <w:numPr>
          <w:ilvl w:val="1"/>
          <w:numId w:val="103"/>
        </w:numPr>
        <w:spacing w:after="0"/>
        <w:rPr>
          <w:rFonts w:ascii="Cambria" w:eastAsiaTheme="minorHAnsi" w:hAnsi="Cambria"/>
        </w:rPr>
      </w:pPr>
      <w:r w:rsidRPr="00B5243D">
        <w:rPr>
          <w:rFonts w:ascii="Cambria" w:eastAsiaTheme="minorHAnsi" w:hAnsi="Cambria"/>
        </w:rPr>
        <w:t>Assign tasks for authorization</w:t>
      </w:r>
    </w:p>
    <w:p w:rsidR="00EE37BF" w:rsidRPr="00EE37BF" w:rsidRDefault="00EE37BF" w:rsidP="00EE37BF">
      <w:pPr>
        <w:rPr>
          <w:rFonts w:eastAsiaTheme="minorHAnsi"/>
        </w:rPr>
      </w:pPr>
    </w:p>
    <w:p w:rsidR="00D815A3" w:rsidRPr="00A17A95" w:rsidRDefault="00D815A3" w:rsidP="00D815A3">
      <w:pPr>
        <w:pStyle w:val="Heading3"/>
        <w:rPr>
          <w:rFonts w:ascii="Cambria" w:eastAsiaTheme="minorHAnsi" w:hAnsi="Cambria"/>
        </w:rPr>
      </w:pPr>
      <w:bookmarkStart w:id="444" w:name="_Toc371586582"/>
      <w:r w:rsidRPr="00A17A95">
        <w:rPr>
          <w:rFonts w:ascii="Cambria" w:eastAsiaTheme="minorHAnsi" w:hAnsi="Cambria"/>
        </w:rPr>
        <w:t>Claims</w:t>
      </w:r>
      <w:bookmarkEnd w:id="444"/>
    </w:p>
    <w:p w:rsidR="00D22B8F" w:rsidRPr="00A17A95" w:rsidRDefault="00D22B8F" w:rsidP="00E259CB">
      <w:pPr>
        <w:pStyle w:val="ListParagraph"/>
        <w:numPr>
          <w:ilvl w:val="0"/>
          <w:numId w:val="53"/>
        </w:numPr>
        <w:rPr>
          <w:rFonts w:ascii="Cambria" w:eastAsiaTheme="minorHAnsi" w:hAnsi="Cambria"/>
          <w:sz w:val="24"/>
          <w:szCs w:val="24"/>
        </w:rPr>
      </w:pPr>
      <w:r w:rsidRPr="00A17A95">
        <w:rPr>
          <w:rFonts w:ascii="Cambria" w:eastAsiaTheme="minorHAnsi" w:hAnsi="Cambria"/>
          <w:sz w:val="24"/>
          <w:szCs w:val="24"/>
        </w:rPr>
        <w:t>Customer Service</w:t>
      </w:r>
    </w:p>
    <w:p w:rsidR="00D22B8F" w:rsidRPr="00A17A95" w:rsidRDefault="00D22B8F" w:rsidP="00E259CB">
      <w:pPr>
        <w:pStyle w:val="ListParagraph"/>
        <w:numPr>
          <w:ilvl w:val="1"/>
          <w:numId w:val="53"/>
        </w:numPr>
        <w:rPr>
          <w:rFonts w:ascii="Cambria" w:eastAsiaTheme="minorHAnsi" w:hAnsi="Cambria"/>
          <w:sz w:val="24"/>
          <w:szCs w:val="24"/>
        </w:rPr>
      </w:pPr>
      <w:r w:rsidRPr="00A17A95">
        <w:rPr>
          <w:rFonts w:ascii="Cambria" w:eastAsiaTheme="minorHAnsi" w:hAnsi="Cambria"/>
          <w:sz w:val="24"/>
          <w:szCs w:val="24"/>
        </w:rPr>
        <w:t>Initiates process</w:t>
      </w:r>
    </w:p>
    <w:p w:rsidR="00D22B8F" w:rsidRPr="00A17A95" w:rsidRDefault="00D22B8F" w:rsidP="00E259CB">
      <w:pPr>
        <w:pStyle w:val="ListParagraph"/>
        <w:numPr>
          <w:ilvl w:val="0"/>
          <w:numId w:val="53"/>
        </w:numPr>
        <w:rPr>
          <w:rFonts w:ascii="Cambria" w:eastAsiaTheme="minorHAnsi" w:hAnsi="Cambria"/>
          <w:sz w:val="24"/>
          <w:szCs w:val="24"/>
        </w:rPr>
      </w:pPr>
      <w:r w:rsidRPr="00A17A95">
        <w:rPr>
          <w:rFonts w:ascii="Cambria" w:eastAsiaTheme="minorHAnsi" w:hAnsi="Cambria"/>
          <w:sz w:val="24"/>
          <w:szCs w:val="24"/>
        </w:rPr>
        <w:t>Claims Officer</w:t>
      </w:r>
    </w:p>
    <w:p w:rsidR="00D22B8F" w:rsidRPr="00A17A95" w:rsidRDefault="00D22B8F" w:rsidP="00E259CB">
      <w:pPr>
        <w:pStyle w:val="ListParagraph"/>
        <w:numPr>
          <w:ilvl w:val="1"/>
          <w:numId w:val="53"/>
        </w:numPr>
        <w:rPr>
          <w:rFonts w:ascii="Cambria" w:eastAsiaTheme="minorHAnsi" w:hAnsi="Cambria"/>
          <w:sz w:val="24"/>
          <w:szCs w:val="24"/>
        </w:rPr>
      </w:pPr>
      <w:r w:rsidRPr="00A17A95">
        <w:rPr>
          <w:rFonts w:ascii="Cambria" w:eastAsiaTheme="minorHAnsi" w:hAnsi="Cambria"/>
          <w:sz w:val="24"/>
          <w:szCs w:val="24"/>
        </w:rPr>
        <w:t>Processing</w:t>
      </w:r>
    </w:p>
    <w:p w:rsidR="00D22B8F" w:rsidRPr="00A17A95" w:rsidRDefault="00D22B8F" w:rsidP="00E259CB">
      <w:pPr>
        <w:pStyle w:val="ListParagraph"/>
        <w:numPr>
          <w:ilvl w:val="0"/>
          <w:numId w:val="53"/>
        </w:numPr>
        <w:rPr>
          <w:rFonts w:ascii="Cambria" w:eastAsiaTheme="minorHAnsi" w:hAnsi="Cambria"/>
          <w:sz w:val="24"/>
          <w:szCs w:val="24"/>
        </w:rPr>
      </w:pPr>
      <w:r w:rsidRPr="00A17A95">
        <w:rPr>
          <w:rFonts w:ascii="Cambria" w:eastAsiaTheme="minorHAnsi" w:hAnsi="Cambria"/>
          <w:sz w:val="24"/>
          <w:szCs w:val="24"/>
        </w:rPr>
        <w:t>Branch Manager</w:t>
      </w:r>
    </w:p>
    <w:p w:rsidR="00D22B8F" w:rsidRPr="00A17A95" w:rsidRDefault="00D22B8F" w:rsidP="00E259CB">
      <w:pPr>
        <w:pStyle w:val="ListParagraph"/>
        <w:numPr>
          <w:ilvl w:val="1"/>
          <w:numId w:val="53"/>
        </w:numPr>
        <w:rPr>
          <w:rFonts w:ascii="Cambria" w:eastAsiaTheme="minorHAnsi" w:hAnsi="Cambria"/>
          <w:sz w:val="24"/>
          <w:szCs w:val="24"/>
        </w:rPr>
      </w:pPr>
      <w:r w:rsidRPr="00A17A95">
        <w:rPr>
          <w:rFonts w:ascii="Cambria" w:eastAsiaTheme="minorHAnsi" w:hAnsi="Cambria"/>
          <w:sz w:val="24"/>
          <w:szCs w:val="24"/>
        </w:rPr>
        <w:t>Processing</w:t>
      </w:r>
    </w:p>
    <w:p w:rsidR="00D22B8F" w:rsidRPr="00A17A95" w:rsidRDefault="00D22B8F" w:rsidP="00E259CB">
      <w:pPr>
        <w:pStyle w:val="ListParagraph"/>
        <w:numPr>
          <w:ilvl w:val="1"/>
          <w:numId w:val="53"/>
        </w:numPr>
        <w:rPr>
          <w:rFonts w:ascii="Cambria" w:eastAsiaTheme="minorHAnsi" w:hAnsi="Cambria"/>
          <w:sz w:val="24"/>
          <w:szCs w:val="24"/>
        </w:rPr>
      </w:pPr>
      <w:r w:rsidRPr="00A17A95">
        <w:rPr>
          <w:rFonts w:ascii="Cambria" w:eastAsiaTheme="minorHAnsi" w:hAnsi="Cambria"/>
          <w:sz w:val="24"/>
          <w:szCs w:val="24"/>
        </w:rPr>
        <w:t>Approve up to defined limit</w:t>
      </w:r>
    </w:p>
    <w:p w:rsidR="00D22B8F" w:rsidRPr="00A17A95" w:rsidRDefault="00D22B8F" w:rsidP="00E259CB">
      <w:pPr>
        <w:pStyle w:val="ListParagraph"/>
        <w:numPr>
          <w:ilvl w:val="0"/>
          <w:numId w:val="53"/>
        </w:numPr>
        <w:rPr>
          <w:rFonts w:ascii="Cambria" w:eastAsiaTheme="minorHAnsi" w:hAnsi="Cambria"/>
          <w:sz w:val="24"/>
          <w:szCs w:val="24"/>
        </w:rPr>
      </w:pPr>
      <w:r w:rsidRPr="00A17A95">
        <w:rPr>
          <w:rFonts w:ascii="Cambria" w:eastAsiaTheme="minorHAnsi" w:hAnsi="Cambria"/>
          <w:sz w:val="24"/>
          <w:szCs w:val="24"/>
        </w:rPr>
        <w:t>Head of quality Assurance</w:t>
      </w:r>
    </w:p>
    <w:p w:rsidR="00D22B8F" w:rsidRPr="00A17A95" w:rsidRDefault="00D22B8F" w:rsidP="00E259CB">
      <w:pPr>
        <w:pStyle w:val="ListParagraph"/>
        <w:numPr>
          <w:ilvl w:val="1"/>
          <w:numId w:val="53"/>
        </w:numPr>
        <w:rPr>
          <w:rFonts w:ascii="Cambria" w:eastAsiaTheme="minorHAnsi" w:hAnsi="Cambria"/>
          <w:sz w:val="24"/>
          <w:szCs w:val="24"/>
        </w:rPr>
      </w:pPr>
      <w:r w:rsidRPr="00A17A95">
        <w:rPr>
          <w:rFonts w:ascii="Cambria" w:eastAsiaTheme="minorHAnsi" w:hAnsi="Cambria"/>
          <w:sz w:val="24"/>
          <w:szCs w:val="24"/>
        </w:rPr>
        <w:t>Authorization</w:t>
      </w:r>
    </w:p>
    <w:p w:rsidR="00D22B8F" w:rsidRPr="00A17A95" w:rsidRDefault="00D22B8F" w:rsidP="00E259CB">
      <w:pPr>
        <w:pStyle w:val="ListParagraph"/>
        <w:numPr>
          <w:ilvl w:val="1"/>
          <w:numId w:val="53"/>
        </w:numPr>
        <w:rPr>
          <w:rFonts w:ascii="Cambria" w:eastAsiaTheme="minorHAnsi" w:hAnsi="Cambria"/>
          <w:sz w:val="24"/>
          <w:szCs w:val="24"/>
        </w:rPr>
      </w:pPr>
      <w:r w:rsidRPr="00A17A95">
        <w:rPr>
          <w:rFonts w:ascii="Cambria" w:eastAsiaTheme="minorHAnsi" w:hAnsi="Cambria"/>
          <w:sz w:val="24"/>
          <w:szCs w:val="24"/>
        </w:rPr>
        <w:t>Assign tasks for authorization</w:t>
      </w:r>
    </w:p>
    <w:p w:rsidR="00D22B8F" w:rsidRPr="00A17A95" w:rsidRDefault="00D22B8F" w:rsidP="00E259CB">
      <w:pPr>
        <w:pStyle w:val="ListParagraph"/>
        <w:numPr>
          <w:ilvl w:val="0"/>
          <w:numId w:val="53"/>
        </w:numPr>
        <w:rPr>
          <w:rFonts w:ascii="Cambria" w:eastAsiaTheme="minorHAnsi" w:hAnsi="Cambria"/>
          <w:sz w:val="24"/>
          <w:szCs w:val="24"/>
        </w:rPr>
      </w:pPr>
      <w:r w:rsidRPr="00A17A95">
        <w:rPr>
          <w:rFonts w:ascii="Cambria" w:eastAsiaTheme="minorHAnsi" w:hAnsi="Cambria"/>
          <w:sz w:val="24"/>
          <w:szCs w:val="24"/>
        </w:rPr>
        <w:t>Head of Operations</w:t>
      </w:r>
    </w:p>
    <w:p w:rsidR="00D22B8F" w:rsidRPr="00A17A95" w:rsidRDefault="00D22B8F" w:rsidP="00E259CB">
      <w:pPr>
        <w:pStyle w:val="ListParagraph"/>
        <w:numPr>
          <w:ilvl w:val="1"/>
          <w:numId w:val="53"/>
        </w:numPr>
        <w:rPr>
          <w:rFonts w:ascii="Cambria" w:eastAsiaTheme="minorHAnsi" w:hAnsi="Cambria"/>
          <w:sz w:val="24"/>
          <w:szCs w:val="24"/>
        </w:rPr>
      </w:pPr>
      <w:r w:rsidRPr="00A17A95">
        <w:rPr>
          <w:rFonts w:ascii="Cambria" w:eastAsiaTheme="minorHAnsi" w:hAnsi="Cambria"/>
          <w:sz w:val="24"/>
          <w:szCs w:val="24"/>
        </w:rPr>
        <w:t>Authorization</w:t>
      </w:r>
    </w:p>
    <w:p w:rsidR="00D22B8F" w:rsidRPr="00A17A95" w:rsidRDefault="00D22B8F" w:rsidP="00E259CB">
      <w:pPr>
        <w:pStyle w:val="ListParagraph"/>
        <w:numPr>
          <w:ilvl w:val="1"/>
          <w:numId w:val="53"/>
        </w:numPr>
        <w:rPr>
          <w:rFonts w:ascii="Cambria" w:eastAsiaTheme="minorHAnsi" w:hAnsi="Cambria"/>
          <w:sz w:val="24"/>
          <w:szCs w:val="24"/>
        </w:rPr>
      </w:pPr>
      <w:r w:rsidRPr="00A17A95">
        <w:rPr>
          <w:rFonts w:ascii="Cambria" w:eastAsiaTheme="minorHAnsi" w:hAnsi="Cambria"/>
          <w:sz w:val="24"/>
          <w:szCs w:val="24"/>
        </w:rPr>
        <w:t>Assign tasks for authorization</w:t>
      </w:r>
    </w:p>
    <w:p w:rsidR="00846BFB" w:rsidRPr="00A17A95" w:rsidRDefault="00846BFB" w:rsidP="00AE1FCB">
      <w:pPr>
        <w:pStyle w:val="Heading2"/>
        <w:rPr>
          <w:rFonts w:ascii="Cambria" w:eastAsiaTheme="minorHAnsi" w:hAnsi="Cambria"/>
        </w:rPr>
      </w:pPr>
      <w:bookmarkStart w:id="445" w:name="_Toc371586583"/>
      <w:r w:rsidRPr="00A17A95">
        <w:rPr>
          <w:rFonts w:ascii="Cambria" w:eastAsiaTheme="minorHAnsi" w:hAnsi="Cambria"/>
        </w:rPr>
        <w:lastRenderedPageBreak/>
        <w:t>Customer Service</w:t>
      </w:r>
      <w:bookmarkEnd w:id="445"/>
    </w:p>
    <w:p w:rsidR="00B13497" w:rsidRPr="00A17A95" w:rsidRDefault="00860646" w:rsidP="00860646">
      <w:pPr>
        <w:pStyle w:val="Heading3"/>
        <w:rPr>
          <w:rFonts w:ascii="Cambria" w:eastAsiaTheme="minorHAnsi" w:hAnsi="Cambria"/>
        </w:rPr>
      </w:pPr>
      <w:bookmarkStart w:id="446" w:name="_Toc371586584"/>
      <w:r w:rsidRPr="00A17A95">
        <w:rPr>
          <w:rFonts w:ascii="Cambria" w:eastAsiaTheme="minorHAnsi" w:hAnsi="Cambria"/>
        </w:rPr>
        <w:t>Customer Service Structure</w:t>
      </w:r>
      <w:bookmarkEnd w:id="446"/>
    </w:p>
    <w:p w:rsidR="00860646" w:rsidRPr="00A17A95" w:rsidRDefault="00860646" w:rsidP="00092462">
      <w:pPr>
        <w:spacing w:line="360" w:lineRule="auto"/>
        <w:rPr>
          <w:rFonts w:ascii="Cambria" w:eastAsiaTheme="minorHAnsi" w:hAnsi="Cambria"/>
        </w:rPr>
      </w:pPr>
    </w:p>
    <w:p w:rsidR="00860646" w:rsidRPr="00A17A95" w:rsidRDefault="00860646" w:rsidP="00092462">
      <w:pPr>
        <w:spacing w:line="360" w:lineRule="auto"/>
        <w:rPr>
          <w:rFonts w:ascii="Cambria" w:eastAsiaTheme="minorHAnsi" w:hAnsi="Cambria"/>
        </w:rPr>
      </w:pPr>
      <w:r w:rsidRPr="00A17A95">
        <w:rPr>
          <w:rFonts w:ascii="Cambria" w:eastAsiaTheme="minorHAnsi" w:hAnsi="Cambria"/>
          <w:noProof/>
        </w:rPr>
        <w:drawing>
          <wp:inline distT="0" distB="0" distL="0" distR="0">
            <wp:extent cx="5943600" cy="5027603"/>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43600" cy="5027603"/>
                    </a:xfrm>
                    <a:prstGeom prst="rect">
                      <a:avLst/>
                    </a:prstGeom>
                    <a:noFill/>
                    <a:ln w="9525">
                      <a:noFill/>
                      <a:miter lim="800000"/>
                      <a:headEnd/>
                      <a:tailEnd/>
                    </a:ln>
                  </pic:spPr>
                </pic:pic>
              </a:graphicData>
            </a:graphic>
          </wp:inline>
        </w:drawing>
      </w:r>
    </w:p>
    <w:p w:rsidR="00860646" w:rsidRPr="00A17A95" w:rsidRDefault="00860646" w:rsidP="00092462">
      <w:pPr>
        <w:spacing w:line="360" w:lineRule="auto"/>
        <w:rPr>
          <w:rFonts w:ascii="Cambria" w:eastAsiaTheme="minorHAnsi" w:hAnsi="Cambria"/>
        </w:rPr>
      </w:pPr>
    </w:p>
    <w:p w:rsidR="00860646" w:rsidRPr="00A17A95" w:rsidRDefault="00860646" w:rsidP="00860646">
      <w:pPr>
        <w:autoSpaceDE w:val="0"/>
        <w:autoSpaceDN w:val="0"/>
        <w:adjustRightInd w:val="0"/>
        <w:rPr>
          <w:rFonts w:ascii="Cambria" w:eastAsiaTheme="minorHAnsi" w:hAnsi="Cambria" w:cs="ArialMT"/>
          <w:sz w:val="22"/>
          <w:szCs w:val="22"/>
          <w:lang w:val="en-ZA"/>
        </w:rPr>
      </w:pPr>
      <w:r w:rsidRPr="00A17A95">
        <w:rPr>
          <w:rFonts w:ascii="Cambria" w:eastAsiaTheme="minorHAnsi" w:hAnsi="Cambria" w:cs="ArialMT"/>
          <w:sz w:val="22"/>
          <w:szCs w:val="22"/>
          <w:lang w:val="en-ZA"/>
        </w:rPr>
        <w:t xml:space="preserve">The </w:t>
      </w:r>
      <w:r w:rsidRPr="00A17A95">
        <w:rPr>
          <w:rFonts w:ascii="Cambria" w:eastAsiaTheme="minorHAnsi" w:hAnsi="Cambria" w:cs="Helvetica-Bold"/>
          <w:b/>
          <w:bCs/>
          <w:sz w:val="22"/>
          <w:szCs w:val="22"/>
          <w:lang w:val="en-ZA"/>
        </w:rPr>
        <w:t>Branch Manager will be responsible for the overall performance of the Branch</w:t>
      </w:r>
      <w:r w:rsidRPr="00A17A95">
        <w:rPr>
          <w:rFonts w:ascii="Cambria" w:eastAsiaTheme="minorHAnsi" w:hAnsi="Cambria" w:cs="ArialMT"/>
          <w:sz w:val="22"/>
          <w:szCs w:val="22"/>
          <w:lang w:val="en-ZA"/>
        </w:rPr>
        <w:t>. At the branch, ‘Sales’ refers to the distribution side of the business, while ‘Operations’ will focus on areas of newbusiness processing and customer service. Number of staff in Operations and roles would depend on volumesexpected per branch.</w:t>
      </w:r>
    </w:p>
    <w:p w:rsidR="00503C3D" w:rsidRPr="00A17A95" w:rsidRDefault="00503C3D" w:rsidP="00860646">
      <w:pPr>
        <w:autoSpaceDE w:val="0"/>
        <w:autoSpaceDN w:val="0"/>
        <w:adjustRightInd w:val="0"/>
        <w:rPr>
          <w:rFonts w:ascii="Cambria" w:eastAsiaTheme="minorHAnsi" w:hAnsi="Cambria" w:cs="ArialMT"/>
          <w:sz w:val="22"/>
          <w:szCs w:val="22"/>
          <w:lang w:val="en-ZA"/>
        </w:rPr>
      </w:pPr>
    </w:p>
    <w:p w:rsidR="00503C3D" w:rsidRPr="00A17A95" w:rsidRDefault="00503C3D" w:rsidP="00F47CFD">
      <w:pPr>
        <w:pStyle w:val="Heading4"/>
        <w:ind w:left="1276" w:hanging="992"/>
        <w:rPr>
          <w:rFonts w:eastAsiaTheme="minorHAnsi"/>
          <w:lang w:val="en-ZA"/>
        </w:rPr>
      </w:pPr>
      <w:bookmarkStart w:id="447" w:name="_Toc371586585"/>
      <w:r w:rsidRPr="00A17A95">
        <w:rPr>
          <w:rFonts w:eastAsiaTheme="minorHAnsi"/>
          <w:lang w:val="en-ZA"/>
        </w:rPr>
        <w:t>Team Structure: Customer Service Operations [Branch]</w:t>
      </w:r>
      <w:bookmarkEnd w:id="447"/>
    </w:p>
    <w:p w:rsidR="00503C3D" w:rsidRPr="00A17A95" w:rsidRDefault="00503C3D" w:rsidP="00503C3D">
      <w:pPr>
        <w:autoSpaceDE w:val="0"/>
        <w:autoSpaceDN w:val="0"/>
        <w:adjustRightInd w:val="0"/>
        <w:rPr>
          <w:rFonts w:ascii="Cambria" w:eastAsiaTheme="minorHAnsi" w:hAnsi="Cambria" w:cs="ArialMT"/>
          <w:sz w:val="22"/>
          <w:szCs w:val="22"/>
          <w:lang w:val="en-ZA"/>
        </w:rPr>
      </w:pPr>
    </w:p>
    <w:p w:rsidR="00503C3D" w:rsidRPr="00A17A95" w:rsidRDefault="00503C3D" w:rsidP="00503C3D">
      <w:pPr>
        <w:autoSpaceDE w:val="0"/>
        <w:autoSpaceDN w:val="0"/>
        <w:adjustRightInd w:val="0"/>
        <w:rPr>
          <w:rFonts w:ascii="Cambria" w:eastAsiaTheme="minorHAnsi" w:hAnsi="Cambria" w:cs="ArialMT"/>
          <w:sz w:val="22"/>
          <w:szCs w:val="22"/>
          <w:lang w:val="en-ZA"/>
        </w:rPr>
      </w:pPr>
      <w:r w:rsidRPr="00A17A95">
        <w:rPr>
          <w:rFonts w:ascii="Cambria" w:eastAsiaTheme="minorHAnsi" w:hAnsi="Cambria" w:cs="ArialMT"/>
          <w:noProof/>
          <w:sz w:val="22"/>
          <w:szCs w:val="22"/>
        </w:rPr>
        <w:lastRenderedPageBreak/>
        <w:drawing>
          <wp:inline distT="0" distB="0" distL="0" distR="0">
            <wp:extent cx="5943600" cy="3352467"/>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943600" cy="3352467"/>
                    </a:xfrm>
                    <a:prstGeom prst="rect">
                      <a:avLst/>
                    </a:prstGeom>
                    <a:noFill/>
                    <a:ln w="9525">
                      <a:noFill/>
                      <a:miter lim="800000"/>
                      <a:headEnd/>
                      <a:tailEnd/>
                    </a:ln>
                  </pic:spPr>
                </pic:pic>
              </a:graphicData>
            </a:graphic>
          </wp:inline>
        </w:drawing>
      </w:r>
    </w:p>
    <w:p w:rsidR="000E7D0B" w:rsidRPr="00A17A95" w:rsidRDefault="000E7D0B" w:rsidP="00503C3D">
      <w:pPr>
        <w:autoSpaceDE w:val="0"/>
        <w:autoSpaceDN w:val="0"/>
        <w:adjustRightInd w:val="0"/>
        <w:rPr>
          <w:rFonts w:ascii="Cambria" w:eastAsiaTheme="minorHAnsi" w:hAnsi="Cambria" w:cs="ArialMT"/>
          <w:sz w:val="22"/>
          <w:szCs w:val="22"/>
          <w:lang w:val="en-ZA"/>
        </w:rPr>
      </w:pPr>
    </w:p>
    <w:p w:rsidR="00503C3D" w:rsidRPr="00A17A95" w:rsidRDefault="00503C3D" w:rsidP="00503C3D">
      <w:pPr>
        <w:autoSpaceDE w:val="0"/>
        <w:autoSpaceDN w:val="0"/>
        <w:adjustRightInd w:val="0"/>
        <w:rPr>
          <w:rFonts w:ascii="Cambria" w:eastAsiaTheme="minorHAnsi" w:hAnsi="Cambria" w:cs="ArialMT"/>
          <w:sz w:val="22"/>
          <w:szCs w:val="22"/>
          <w:lang w:val="en-ZA"/>
        </w:rPr>
      </w:pPr>
      <w:r w:rsidRPr="00A17A95">
        <w:rPr>
          <w:rFonts w:ascii="Cambria" w:eastAsiaTheme="minorHAnsi" w:hAnsi="Cambria" w:cs="ArialMT"/>
          <w:sz w:val="22"/>
          <w:szCs w:val="22"/>
          <w:lang w:val="en-ZA"/>
        </w:rPr>
        <w:t>Roles &amp; Responsibilities: Customer Service Operations [Branch]</w:t>
      </w:r>
    </w:p>
    <w:p w:rsidR="00503C3D" w:rsidRPr="00A17A95" w:rsidRDefault="00503C3D" w:rsidP="00503C3D">
      <w:pPr>
        <w:autoSpaceDE w:val="0"/>
        <w:autoSpaceDN w:val="0"/>
        <w:adjustRightInd w:val="0"/>
        <w:rPr>
          <w:rFonts w:ascii="Cambria" w:eastAsiaTheme="minorHAnsi" w:hAnsi="Cambria" w:cs="Helvetica-Bold"/>
          <w:b/>
          <w:bCs/>
          <w:sz w:val="22"/>
          <w:szCs w:val="22"/>
          <w:lang w:val="en-ZA"/>
        </w:rPr>
      </w:pPr>
      <w:r w:rsidRPr="00A17A95">
        <w:rPr>
          <w:rFonts w:ascii="Cambria" w:eastAsiaTheme="minorHAnsi" w:hAnsi="Cambria" w:cs="Helvetica-Bold"/>
          <w:b/>
          <w:bCs/>
          <w:sz w:val="22"/>
          <w:szCs w:val="22"/>
          <w:lang w:val="en-ZA"/>
        </w:rPr>
        <w:t>Branch Manager</w:t>
      </w:r>
    </w:p>
    <w:p w:rsidR="00503C3D" w:rsidRPr="00A17A95" w:rsidRDefault="00503C3D" w:rsidP="00E259CB">
      <w:pPr>
        <w:pStyle w:val="ListParagraph"/>
        <w:numPr>
          <w:ilvl w:val="0"/>
          <w:numId w:val="48"/>
        </w:numPr>
        <w:autoSpaceDE w:val="0"/>
        <w:autoSpaceDN w:val="0"/>
        <w:adjustRightInd w:val="0"/>
        <w:rPr>
          <w:rFonts w:ascii="Cambria" w:eastAsiaTheme="minorHAnsi" w:hAnsi="Cambria" w:cs="ArialMT"/>
          <w:lang w:val="en-ZA"/>
        </w:rPr>
      </w:pPr>
      <w:r w:rsidRPr="00A17A95">
        <w:rPr>
          <w:rFonts w:ascii="Cambria" w:eastAsiaTheme="minorHAnsi" w:hAnsi="Cambria" w:cs="ArialMT"/>
          <w:lang w:val="en-ZA"/>
        </w:rPr>
        <w:t>Authorize payments, in case of death claim amounts higher than threshold</w:t>
      </w:r>
    </w:p>
    <w:p w:rsidR="00503C3D" w:rsidRPr="00A17A95" w:rsidRDefault="00503C3D" w:rsidP="00E259CB">
      <w:pPr>
        <w:pStyle w:val="ListParagraph"/>
        <w:numPr>
          <w:ilvl w:val="0"/>
          <w:numId w:val="48"/>
        </w:numPr>
        <w:autoSpaceDE w:val="0"/>
        <w:autoSpaceDN w:val="0"/>
        <w:adjustRightInd w:val="0"/>
        <w:rPr>
          <w:rFonts w:ascii="Cambria" w:eastAsiaTheme="minorHAnsi" w:hAnsi="Cambria" w:cs="ArialMT"/>
          <w:lang w:val="en-ZA"/>
        </w:rPr>
      </w:pPr>
      <w:r w:rsidRPr="00A17A95">
        <w:rPr>
          <w:rFonts w:ascii="Cambria" w:eastAsiaTheme="minorHAnsi" w:hAnsi="Cambria" w:cs="ArialMT"/>
          <w:lang w:val="en-ZA"/>
        </w:rPr>
        <w:t>Authorize loan payments, if net monthly salary &lt; 50% of gross salary</w:t>
      </w:r>
    </w:p>
    <w:p w:rsidR="00503C3D" w:rsidRPr="00A17A95" w:rsidRDefault="00503C3D" w:rsidP="00503C3D">
      <w:pPr>
        <w:autoSpaceDE w:val="0"/>
        <w:autoSpaceDN w:val="0"/>
        <w:adjustRightInd w:val="0"/>
        <w:rPr>
          <w:rFonts w:ascii="Cambria" w:eastAsiaTheme="minorHAnsi" w:hAnsi="Cambria" w:cs="Helvetica-Bold"/>
          <w:b/>
          <w:bCs/>
          <w:sz w:val="22"/>
          <w:szCs w:val="22"/>
          <w:lang w:val="en-ZA"/>
        </w:rPr>
      </w:pPr>
      <w:r w:rsidRPr="00A17A95">
        <w:rPr>
          <w:rFonts w:ascii="Cambria" w:eastAsiaTheme="minorHAnsi" w:hAnsi="Cambria" w:cs="Helvetica-Bold"/>
          <w:b/>
          <w:bCs/>
          <w:sz w:val="22"/>
          <w:szCs w:val="22"/>
          <w:lang w:val="en-ZA"/>
        </w:rPr>
        <w:t>Customer Service Operations</w:t>
      </w:r>
    </w:p>
    <w:p w:rsidR="00503C3D" w:rsidRPr="00A17A95" w:rsidRDefault="00503C3D" w:rsidP="00E259CB">
      <w:pPr>
        <w:pStyle w:val="ListParagraph"/>
        <w:numPr>
          <w:ilvl w:val="0"/>
          <w:numId w:val="49"/>
        </w:numPr>
        <w:autoSpaceDE w:val="0"/>
        <w:autoSpaceDN w:val="0"/>
        <w:adjustRightInd w:val="0"/>
        <w:rPr>
          <w:rFonts w:ascii="Cambria" w:eastAsiaTheme="minorHAnsi" w:hAnsi="Cambria" w:cs="ArialMT"/>
          <w:lang w:val="en-ZA"/>
        </w:rPr>
      </w:pPr>
      <w:r w:rsidRPr="00A17A95">
        <w:rPr>
          <w:rFonts w:ascii="Cambria" w:eastAsiaTheme="minorHAnsi" w:hAnsi="Cambria" w:cs="ArialMT"/>
          <w:lang w:val="en-ZA"/>
        </w:rPr>
        <w:t>Receipt of documents required for registering a customer service request</w:t>
      </w:r>
    </w:p>
    <w:p w:rsidR="00503C3D" w:rsidRPr="00A17A95" w:rsidRDefault="00B5243D" w:rsidP="00E259CB">
      <w:pPr>
        <w:pStyle w:val="ListParagraph"/>
        <w:numPr>
          <w:ilvl w:val="0"/>
          <w:numId w:val="49"/>
        </w:numPr>
        <w:autoSpaceDE w:val="0"/>
        <w:autoSpaceDN w:val="0"/>
        <w:adjustRightInd w:val="0"/>
        <w:rPr>
          <w:rFonts w:ascii="Cambria" w:eastAsiaTheme="minorHAnsi" w:hAnsi="Cambria" w:cs="ArialMT"/>
          <w:lang w:val="en-ZA"/>
        </w:rPr>
      </w:pPr>
      <w:r>
        <w:rPr>
          <w:rFonts w:ascii="Cambria" w:eastAsiaTheme="minorHAnsi" w:hAnsi="Cambria" w:cs="ArialMT"/>
          <w:lang w:val="en-ZA"/>
        </w:rPr>
        <w:t>Capturing</w:t>
      </w:r>
      <w:r w:rsidR="00503C3D" w:rsidRPr="00A17A95">
        <w:rPr>
          <w:rFonts w:ascii="Cambria" w:eastAsiaTheme="minorHAnsi" w:hAnsi="Cambria" w:cs="ArialMT"/>
          <w:lang w:val="en-ZA"/>
        </w:rPr>
        <w:t xml:space="preserve"> request in policy admin system</w:t>
      </w:r>
    </w:p>
    <w:p w:rsidR="00503C3D" w:rsidRPr="00A17A95" w:rsidRDefault="00503C3D" w:rsidP="00E259CB">
      <w:pPr>
        <w:pStyle w:val="ListParagraph"/>
        <w:numPr>
          <w:ilvl w:val="0"/>
          <w:numId w:val="49"/>
        </w:numPr>
        <w:autoSpaceDE w:val="0"/>
        <w:autoSpaceDN w:val="0"/>
        <w:adjustRightInd w:val="0"/>
        <w:rPr>
          <w:rFonts w:ascii="Cambria" w:eastAsiaTheme="minorHAnsi" w:hAnsi="Cambria" w:cs="ArialMT"/>
          <w:lang w:val="en-ZA"/>
        </w:rPr>
      </w:pPr>
      <w:r w:rsidRPr="00A17A95">
        <w:rPr>
          <w:rFonts w:ascii="Cambria" w:eastAsiaTheme="minorHAnsi" w:hAnsi="Cambria" w:cs="ArialMT"/>
          <w:lang w:val="en-ZA"/>
        </w:rPr>
        <w:t>Verifying if payment is to be made</w:t>
      </w:r>
    </w:p>
    <w:p w:rsidR="00503C3D" w:rsidRPr="00A17A95" w:rsidRDefault="00503C3D" w:rsidP="00E259CB">
      <w:pPr>
        <w:pStyle w:val="ListParagraph"/>
        <w:numPr>
          <w:ilvl w:val="0"/>
          <w:numId w:val="49"/>
        </w:numPr>
        <w:autoSpaceDE w:val="0"/>
        <w:autoSpaceDN w:val="0"/>
        <w:adjustRightInd w:val="0"/>
        <w:rPr>
          <w:rFonts w:ascii="Cambria" w:eastAsiaTheme="minorHAnsi" w:hAnsi="Cambria" w:cs="ArialMT"/>
          <w:lang w:val="en-ZA"/>
        </w:rPr>
      </w:pPr>
      <w:r w:rsidRPr="00A17A95">
        <w:rPr>
          <w:rFonts w:ascii="Cambria" w:eastAsiaTheme="minorHAnsi" w:hAnsi="Cambria" w:cs="ArialMT"/>
          <w:lang w:val="en-ZA"/>
        </w:rPr>
        <w:t>Issue payments</w:t>
      </w:r>
    </w:p>
    <w:p w:rsidR="00503C3D" w:rsidRPr="00A17A95" w:rsidRDefault="00503C3D" w:rsidP="00E259CB">
      <w:pPr>
        <w:pStyle w:val="ListParagraph"/>
        <w:numPr>
          <w:ilvl w:val="0"/>
          <w:numId w:val="49"/>
        </w:numPr>
        <w:autoSpaceDE w:val="0"/>
        <w:autoSpaceDN w:val="0"/>
        <w:adjustRightInd w:val="0"/>
        <w:rPr>
          <w:rFonts w:ascii="Cambria" w:eastAsiaTheme="minorHAnsi" w:hAnsi="Cambria"/>
        </w:rPr>
      </w:pPr>
      <w:r w:rsidRPr="00A17A95">
        <w:rPr>
          <w:rFonts w:ascii="Cambria" w:eastAsiaTheme="minorHAnsi" w:hAnsi="Cambria" w:cs="ArialMT"/>
          <w:lang w:val="en-ZA"/>
        </w:rPr>
        <w:t>Scan request forms and upload in policy admin system</w:t>
      </w:r>
    </w:p>
    <w:p w:rsidR="003234A2" w:rsidRPr="00A17A95" w:rsidRDefault="003234A2" w:rsidP="00860646">
      <w:pPr>
        <w:pStyle w:val="Heading3"/>
        <w:rPr>
          <w:rFonts w:ascii="Cambria" w:hAnsi="Cambria"/>
        </w:rPr>
      </w:pPr>
      <w:bookmarkStart w:id="448" w:name="_Toc371586586"/>
      <w:r w:rsidRPr="00A17A95">
        <w:rPr>
          <w:rFonts w:ascii="Cambria" w:hAnsi="Cambria"/>
        </w:rPr>
        <w:t>Relationship Managers</w:t>
      </w:r>
      <w:bookmarkEnd w:id="448"/>
    </w:p>
    <w:p w:rsidR="003234A2" w:rsidRPr="00A17A95" w:rsidRDefault="003234A2" w:rsidP="00071F6B">
      <w:pPr>
        <w:spacing w:line="360" w:lineRule="auto"/>
        <w:rPr>
          <w:rFonts w:ascii="Cambria" w:eastAsiaTheme="minorHAnsi" w:hAnsi="Cambria"/>
        </w:rPr>
      </w:pPr>
      <w:r w:rsidRPr="00A17A95">
        <w:rPr>
          <w:rFonts w:ascii="Cambria" w:eastAsiaTheme="minorHAnsi" w:hAnsi="Cambria"/>
        </w:rPr>
        <w:t>There will be need to assign employees to manager some clients. The employees selected will be referred to as relationship managers. The system should have the capability to</w:t>
      </w:r>
    </w:p>
    <w:p w:rsidR="003234A2" w:rsidRPr="00A17A95" w:rsidRDefault="003234A2" w:rsidP="00071F6B">
      <w:pPr>
        <w:pStyle w:val="ListParagraph"/>
        <w:numPr>
          <w:ilvl w:val="0"/>
          <w:numId w:val="77"/>
        </w:numPr>
        <w:spacing w:after="0" w:line="360" w:lineRule="auto"/>
        <w:rPr>
          <w:rFonts w:ascii="Cambria" w:eastAsiaTheme="minorHAnsi" w:hAnsi="Cambria"/>
          <w:sz w:val="24"/>
          <w:szCs w:val="24"/>
        </w:rPr>
      </w:pPr>
      <w:r w:rsidRPr="00A17A95">
        <w:rPr>
          <w:rFonts w:ascii="Cambria" w:eastAsiaTheme="minorHAnsi" w:hAnsi="Cambria"/>
          <w:sz w:val="24"/>
          <w:szCs w:val="24"/>
        </w:rPr>
        <w:t>Assign Relationship managers to High Profile clients</w:t>
      </w:r>
    </w:p>
    <w:p w:rsidR="003234A2" w:rsidRPr="00A17A95" w:rsidRDefault="003234A2" w:rsidP="00071F6B">
      <w:pPr>
        <w:pStyle w:val="ListParagraph"/>
        <w:numPr>
          <w:ilvl w:val="0"/>
          <w:numId w:val="77"/>
        </w:numPr>
        <w:spacing w:after="0" w:line="360" w:lineRule="auto"/>
        <w:rPr>
          <w:rFonts w:ascii="Cambria" w:eastAsiaTheme="minorHAnsi" w:hAnsi="Cambria"/>
          <w:sz w:val="24"/>
          <w:szCs w:val="24"/>
        </w:rPr>
      </w:pPr>
      <w:r w:rsidRPr="00A17A95">
        <w:rPr>
          <w:rFonts w:ascii="Cambria" w:eastAsiaTheme="minorHAnsi" w:hAnsi="Cambria"/>
          <w:sz w:val="24"/>
          <w:szCs w:val="24"/>
        </w:rPr>
        <w:t>Send alert messages to the Relationship Managers with the events of High Profile client policies through SMS, email etc. E.g. missed premiums, possible lapse, client walk -ins, telephone inquiry etc.</w:t>
      </w:r>
    </w:p>
    <w:p w:rsidR="00860646" w:rsidRPr="00A17A95" w:rsidRDefault="00860646" w:rsidP="00071F6B">
      <w:pPr>
        <w:pStyle w:val="Heading3"/>
        <w:spacing w:before="0" w:line="360" w:lineRule="auto"/>
        <w:rPr>
          <w:rFonts w:ascii="Cambria" w:hAnsi="Cambria"/>
        </w:rPr>
      </w:pPr>
      <w:bookmarkStart w:id="449" w:name="_Toc371586587"/>
      <w:r w:rsidRPr="00A17A95">
        <w:rPr>
          <w:rFonts w:ascii="Cambria" w:eastAsiaTheme="minorHAnsi" w:hAnsi="Cambria"/>
        </w:rPr>
        <w:lastRenderedPageBreak/>
        <w:t>Customer Service Process</w:t>
      </w:r>
      <w:bookmarkEnd w:id="449"/>
    </w:p>
    <w:p w:rsidR="00846BFB" w:rsidRPr="00A17A95" w:rsidRDefault="00846BFB" w:rsidP="00071F6B">
      <w:pPr>
        <w:autoSpaceDE w:val="0"/>
        <w:autoSpaceDN w:val="0"/>
        <w:adjustRightInd w:val="0"/>
        <w:spacing w:line="360" w:lineRule="auto"/>
        <w:rPr>
          <w:rFonts w:ascii="Cambria" w:eastAsiaTheme="minorHAnsi" w:hAnsi="Cambria" w:cs="ArialMT"/>
          <w:sz w:val="22"/>
          <w:szCs w:val="22"/>
          <w:lang w:val="en-ZA"/>
        </w:rPr>
      </w:pPr>
      <w:r w:rsidRPr="00A17A95">
        <w:rPr>
          <w:rFonts w:ascii="Cambria" w:eastAsiaTheme="minorHAnsi" w:hAnsi="Cambria" w:cs="ArialMT"/>
          <w:sz w:val="22"/>
          <w:szCs w:val="22"/>
          <w:lang w:val="en-ZA"/>
        </w:rPr>
        <w:t>Customer service topics span across both inbound customer requests – from endorsements to claims andoutbound topics – constant updates to the customer, sending reminders and acceptance letters, policy</w:t>
      </w:r>
      <w:r w:rsidR="00B13497" w:rsidRPr="00A17A95">
        <w:rPr>
          <w:rFonts w:ascii="Cambria" w:eastAsiaTheme="minorHAnsi" w:hAnsi="Cambria" w:cs="ArialMT"/>
          <w:sz w:val="22"/>
          <w:szCs w:val="22"/>
          <w:lang w:val="en-ZA"/>
        </w:rPr>
        <w:t>.</w:t>
      </w:r>
    </w:p>
    <w:p w:rsidR="00B13497" w:rsidRPr="00A17A95" w:rsidRDefault="00B13497" w:rsidP="00071F6B">
      <w:pPr>
        <w:autoSpaceDE w:val="0"/>
        <w:autoSpaceDN w:val="0"/>
        <w:adjustRightInd w:val="0"/>
        <w:spacing w:line="360" w:lineRule="auto"/>
        <w:rPr>
          <w:rFonts w:ascii="Cambria" w:eastAsiaTheme="minorHAnsi" w:hAnsi="Cambria" w:cs="ArialMT"/>
          <w:sz w:val="22"/>
          <w:szCs w:val="22"/>
          <w:lang w:val="en-ZA"/>
        </w:rPr>
      </w:pPr>
      <w:r w:rsidRPr="00A17A95">
        <w:rPr>
          <w:rFonts w:ascii="Cambria" w:eastAsiaTheme="minorHAnsi" w:hAnsi="Cambria" w:cs="ArialMT"/>
          <w:sz w:val="22"/>
          <w:szCs w:val="22"/>
          <w:lang w:val="en-ZA"/>
        </w:rPr>
        <w:t xml:space="preserve">From an inbound customer service perspective, the only touch-point is the branch. The branch will therefore be the ‘hub’ of all servicing activity. </w:t>
      </w:r>
    </w:p>
    <w:p w:rsidR="00B13497" w:rsidRPr="00A17A95" w:rsidRDefault="00B13497" w:rsidP="00B13497">
      <w:pPr>
        <w:autoSpaceDE w:val="0"/>
        <w:autoSpaceDN w:val="0"/>
        <w:adjustRightInd w:val="0"/>
        <w:rPr>
          <w:rFonts w:ascii="Cambria" w:eastAsiaTheme="minorHAnsi" w:hAnsi="Cambria" w:cs="ArialMT"/>
          <w:sz w:val="22"/>
          <w:szCs w:val="22"/>
          <w:lang w:val="en-ZA"/>
        </w:rPr>
      </w:pPr>
    </w:p>
    <w:p w:rsidR="00B13497" w:rsidRPr="00A17A95" w:rsidRDefault="00B13497" w:rsidP="00B13497">
      <w:pPr>
        <w:autoSpaceDE w:val="0"/>
        <w:autoSpaceDN w:val="0"/>
        <w:adjustRightInd w:val="0"/>
        <w:rPr>
          <w:rFonts w:ascii="Cambria" w:eastAsiaTheme="minorHAnsi" w:hAnsi="Cambria" w:cs="Helvetica-Bold"/>
          <w:b/>
          <w:bCs/>
          <w:sz w:val="22"/>
          <w:szCs w:val="22"/>
          <w:lang w:val="en-ZA"/>
        </w:rPr>
      </w:pPr>
      <w:r w:rsidRPr="00A17A95">
        <w:rPr>
          <w:rFonts w:ascii="Cambria" w:eastAsiaTheme="minorHAnsi" w:hAnsi="Cambria" w:cs="Helvetica-Bold"/>
          <w:b/>
          <w:bCs/>
          <w:sz w:val="22"/>
          <w:szCs w:val="22"/>
          <w:lang w:val="en-ZA"/>
        </w:rPr>
        <w:t>Inbound customer service areas include:</w:t>
      </w:r>
    </w:p>
    <w:p w:rsidR="00B13497" w:rsidRPr="00A17A95" w:rsidRDefault="00B13497" w:rsidP="00E259CB">
      <w:pPr>
        <w:pStyle w:val="ListParagraph"/>
        <w:numPr>
          <w:ilvl w:val="0"/>
          <w:numId w:val="44"/>
        </w:numPr>
        <w:autoSpaceDE w:val="0"/>
        <w:autoSpaceDN w:val="0"/>
        <w:adjustRightInd w:val="0"/>
        <w:rPr>
          <w:rFonts w:ascii="Cambria" w:eastAsiaTheme="minorHAnsi" w:hAnsi="Cambria" w:cs="ArialMT"/>
          <w:lang w:val="en-ZA"/>
        </w:rPr>
      </w:pPr>
      <w:r w:rsidRPr="00A17A95">
        <w:rPr>
          <w:rFonts w:ascii="Cambria" w:eastAsiaTheme="minorHAnsi" w:hAnsi="Cambria" w:cs="ArialMT"/>
          <w:lang w:val="en-ZA"/>
        </w:rPr>
        <w:t>Non-financial requests: Change requests</w:t>
      </w:r>
    </w:p>
    <w:p w:rsidR="00B13497" w:rsidRPr="00A17A95" w:rsidRDefault="00B13497" w:rsidP="00E259CB">
      <w:pPr>
        <w:pStyle w:val="ListParagraph"/>
        <w:numPr>
          <w:ilvl w:val="0"/>
          <w:numId w:val="44"/>
        </w:numPr>
        <w:autoSpaceDE w:val="0"/>
        <w:autoSpaceDN w:val="0"/>
        <w:adjustRightInd w:val="0"/>
        <w:rPr>
          <w:rFonts w:ascii="Cambria" w:eastAsiaTheme="minorHAnsi" w:hAnsi="Cambria" w:cs="ArialMT"/>
          <w:lang w:val="en-ZA"/>
        </w:rPr>
      </w:pPr>
      <w:r w:rsidRPr="00A17A95">
        <w:rPr>
          <w:rFonts w:ascii="Cambria" w:eastAsiaTheme="minorHAnsi" w:hAnsi="Cambria" w:cs="ArialMT"/>
          <w:lang w:val="en-ZA"/>
        </w:rPr>
        <w:t>Financial requests:</w:t>
      </w:r>
    </w:p>
    <w:p w:rsidR="00B13497" w:rsidRPr="00A17A95" w:rsidRDefault="00B13497" w:rsidP="00E259CB">
      <w:pPr>
        <w:pStyle w:val="ListParagraph"/>
        <w:numPr>
          <w:ilvl w:val="1"/>
          <w:numId w:val="44"/>
        </w:numPr>
        <w:autoSpaceDE w:val="0"/>
        <w:autoSpaceDN w:val="0"/>
        <w:adjustRightInd w:val="0"/>
        <w:rPr>
          <w:rFonts w:ascii="Cambria" w:eastAsiaTheme="minorHAnsi" w:hAnsi="Cambria" w:cs="ArialMT"/>
          <w:lang w:val="en-ZA"/>
        </w:rPr>
      </w:pPr>
      <w:r w:rsidRPr="00A17A95">
        <w:rPr>
          <w:rFonts w:ascii="Cambria" w:eastAsiaTheme="minorHAnsi" w:hAnsi="Cambria" w:cs="ArialMT"/>
          <w:lang w:val="en-ZA"/>
        </w:rPr>
        <w:t>Death Claims</w:t>
      </w:r>
    </w:p>
    <w:p w:rsidR="00B13497" w:rsidRPr="00A17A95" w:rsidRDefault="00B13497" w:rsidP="00E259CB">
      <w:pPr>
        <w:pStyle w:val="ListParagraph"/>
        <w:numPr>
          <w:ilvl w:val="1"/>
          <w:numId w:val="44"/>
        </w:numPr>
        <w:autoSpaceDE w:val="0"/>
        <w:autoSpaceDN w:val="0"/>
        <w:adjustRightInd w:val="0"/>
        <w:rPr>
          <w:rFonts w:ascii="Cambria" w:eastAsiaTheme="minorHAnsi" w:hAnsi="Cambria" w:cs="ArialMT"/>
          <w:lang w:val="en-ZA"/>
        </w:rPr>
      </w:pPr>
      <w:r w:rsidRPr="00A17A95">
        <w:rPr>
          <w:rFonts w:ascii="Cambria" w:eastAsiaTheme="minorHAnsi" w:hAnsi="Cambria" w:cs="ArialMT"/>
          <w:lang w:val="en-ZA"/>
        </w:rPr>
        <w:t>Surrenders</w:t>
      </w:r>
    </w:p>
    <w:p w:rsidR="00B13497" w:rsidRPr="00A17A95" w:rsidRDefault="00B13497" w:rsidP="00E259CB">
      <w:pPr>
        <w:pStyle w:val="ListParagraph"/>
        <w:numPr>
          <w:ilvl w:val="1"/>
          <w:numId w:val="44"/>
        </w:numPr>
        <w:autoSpaceDE w:val="0"/>
        <w:autoSpaceDN w:val="0"/>
        <w:adjustRightInd w:val="0"/>
        <w:rPr>
          <w:rFonts w:ascii="Cambria" w:eastAsiaTheme="minorHAnsi" w:hAnsi="Cambria" w:cs="ArialMT"/>
          <w:lang w:val="en-ZA"/>
        </w:rPr>
      </w:pPr>
      <w:r w:rsidRPr="00A17A95">
        <w:rPr>
          <w:rFonts w:ascii="Cambria" w:eastAsiaTheme="minorHAnsi" w:hAnsi="Cambria" w:cs="ArialMT"/>
          <w:lang w:val="en-ZA"/>
        </w:rPr>
        <w:t>Partial withdrawals [for closed Multi-purpose Plan and Education Support Plan]</w:t>
      </w:r>
    </w:p>
    <w:p w:rsidR="00B13497" w:rsidRPr="00A17A95" w:rsidRDefault="00B13497" w:rsidP="00E259CB">
      <w:pPr>
        <w:pStyle w:val="ListParagraph"/>
        <w:numPr>
          <w:ilvl w:val="1"/>
          <w:numId w:val="44"/>
        </w:numPr>
        <w:autoSpaceDE w:val="0"/>
        <w:autoSpaceDN w:val="0"/>
        <w:adjustRightInd w:val="0"/>
        <w:rPr>
          <w:rFonts w:ascii="Cambria" w:eastAsiaTheme="minorHAnsi" w:hAnsi="Cambria" w:cs="ArialMT"/>
          <w:lang w:val="en-ZA"/>
        </w:rPr>
      </w:pPr>
      <w:r w:rsidRPr="00A17A95">
        <w:rPr>
          <w:rFonts w:ascii="Cambria" w:eastAsiaTheme="minorHAnsi" w:hAnsi="Cambria" w:cs="ArialMT"/>
          <w:lang w:val="en-ZA"/>
        </w:rPr>
        <w:t>Loans [for closed Multi-purpose Plan]</w:t>
      </w:r>
    </w:p>
    <w:p w:rsidR="00B13497" w:rsidRPr="00A17A95" w:rsidRDefault="00B13497" w:rsidP="00E259CB">
      <w:pPr>
        <w:pStyle w:val="ListParagraph"/>
        <w:numPr>
          <w:ilvl w:val="1"/>
          <w:numId w:val="44"/>
        </w:numPr>
        <w:autoSpaceDE w:val="0"/>
        <w:autoSpaceDN w:val="0"/>
        <w:adjustRightInd w:val="0"/>
        <w:rPr>
          <w:rFonts w:ascii="Cambria" w:eastAsiaTheme="minorHAnsi" w:hAnsi="Cambria" w:cs="ArialMT"/>
          <w:lang w:val="en-ZA"/>
        </w:rPr>
      </w:pPr>
      <w:r w:rsidRPr="00A17A95">
        <w:rPr>
          <w:rFonts w:ascii="Cambria" w:eastAsiaTheme="minorHAnsi" w:hAnsi="Cambria" w:cs="ArialMT"/>
          <w:lang w:val="en-ZA"/>
        </w:rPr>
        <w:t>Refunds [ due to surrenders or over-deductions]</w:t>
      </w:r>
    </w:p>
    <w:p w:rsidR="00B13497" w:rsidRPr="00A17A95" w:rsidRDefault="00B13497" w:rsidP="00E259CB">
      <w:pPr>
        <w:pStyle w:val="ListParagraph"/>
        <w:numPr>
          <w:ilvl w:val="0"/>
          <w:numId w:val="44"/>
        </w:numPr>
        <w:autoSpaceDE w:val="0"/>
        <w:autoSpaceDN w:val="0"/>
        <w:adjustRightInd w:val="0"/>
        <w:rPr>
          <w:rFonts w:ascii="Cambria" w:eastAsiaTheme="minorHAnsi" w:hAnsi="Cambria" w:cs="ArialMT"/>
          <w:lang w:val="en-ZA"/>
        </w:rPr>
      </w:pPr>
      <w:r w:rsidRPr="00A17A95">
        <w:rPr>
          <w:rFonts w:ascii="Cambria" w:eastAsiaTheme="minorHAnsi" w:hAnsi="Cambria" w:cs="ArialMT"/>
          <w:lang w:val="en-ZA"/>
        </w:rPr>
        <w:t>Enquiries ( Quotations or New Business)</w:t>
      </w:r>
    </w:p>
    <w:p w:rsidR="00B13497" w:rsidRPr="00A17A95" w:rsidRDefault="00B13497" w:rsidP="00E259CB">
      <w:pPr>
        <w:pStyle w:val="ListParagraph"/>
        <w:numPr>
          <w:ilvl w:val="0"/>
          <w:numId w:val="44"/>
        </w:numPr>
        <w:autoSpaceDE w:val="0"/>
        <w:autoSpaceDN w:val="0"/>
        <w:adjustRightInd w:val="0"/>
        <w:rPr>
          <w:rFonts w:ascii="Cambria" w:eastAsiaTheme="minorHAnsi" w:hAnsi="Cambria" w:cs="ArialMT"/>
          <w:lang w:val="en-ZA"/>
        </w:rPr>
      </w:pPr>
      <w:r w:rsidRPr="00A17A95">
        <w:rPr>
          <w:rFonts w:ascii="Cambria" w:eastAsiaTheme="minorHAnsi" w:hAnsi="Cambria" w:cs="ArialMT"/>
          <w:lang w:val="en-ZA"/>
        </w:rPr>
        <w:t>Complaints</w:t>
      </w:r>
    </w:p>
    <w:p w:rsidR="00B13497" w:rsidRPr="00A17A95" w:rsidRDefault="00B13497" w:rsidP="00E259CB">
      <w:pPr>
        <w:pStyle w:val="ListParagraph"/>
        <w:numPr>
          <w:ilvl w:val="0"/>
          <w:numId w:val="44"/>
        </w:numPr>
        <w:autoSpaceDE w:val="0"/>
        <w:autoSpaceDN w:val="0"/>
        <w:adjustRightInd w:val="0"/>
        <w:rPr>
          <w:rFonts w:ascii="Cambria" w:eastAsiaTheme="minorHAnsi" w:hAnsi="Cambria" w:cs="ArialMT"/>
          <w:lang w:val="en-ZA"/>
        </w:rPr>
      </w:pPr>
      <w:r w:rsidRPr="00A17A95">
        <w:rPr>
          <w:rFonts w:ascii="Cambria" w:eastAsiaTheme="minorHAnsi" w:hAnsi="Cambria" w:cs="ArialMT"/>
          <w:lang w:val="en-ZA"/>
        </w:rPr>
        <w:t>Feedback</w:t>
      </w:r>
    </w:p>
    <w:p w:rsidR="00B13497" w:rsidRPr="00A17A95" w:rsidRDefault="00B13497" w:rsidP="00B13497">
      <w:pPr>
        <w:autoSpaceDE w:val="0"/>
        <w:autoSpaceDN w:val="0"/>
        <w:adjustRightInd w:val="0"/>
        <w:rPr>
          <w:rFonts w:ascii="Cambria" w:eastAsiaTheme="minorHAnsi" w:hAnsi="Cambria" w:cs="ArialMT"/>
          <w:sz w:val="22"/>
          <w:szCs w:val="22"/>
          <w:lang w:val="en-ZA"/>
        </w:rPr>
      </w:pPr>
    </w:p>
    <w:p w:rsidR="00B13497" w:rsidRPr="00A17A95" w:rsidRDefault="00B13497" w:rsidP="00B13497">
      <w:pPr>
        <w:autoSpaceDE w:val="0"/>
        <w:autoSpaceDN w:val="0"/>
        <w:adjustRightInd w:val="0"/>
        <w:rPr>
          <w:rFonts w:ascii="Cambria" w:eastAsiaTheme="minorHAnsi" w:hAnsi="Cambria" w:cs="Helvetica-Bold"/>
          <w:b/>
          <w:bCs/>
          <w:sz w:val="22"/>
          <w:szCs w:val="22"/>
          <w:lang w:val="en-ZA"/>
        </w:rPr>
      </w:pPr>
      <w:r w:rsidRPr="00A17A95">
        <w:rPr>
          <w:rFonts w:ascii="Cambria" w:eastAsiaTheme="minorHAnsi" w:hAnsi="Cambria" w:cs="Helvetica-Bold"/>
          <w:b/>
          <w:bCs/>
          <w:sz w:val="22"/>
          <w:szCs w:val="22"/>
          <w:lang w:val="en-ZA"/>
        </w:rPr>
        <w:t>Outbound customer service request areas include:</w:t>
      </w:r>
    </w:p>
    <w:p w:rsidR="00B13497" w:rsidRPr="00A17A95" w:rsidRDefault="00B13497" w:rsidP="00E259CB">
      <w:pPr>
        <w:pStyle w:val="ListParagraph"/>
        <w:numPr>
          <w:ilvl w:val="0"/>
          <w:numId w:val="45"/>
        </w:numPr>
        <w:autoSpaceDE w:val="0"/>
        <w:autoSpaceDN w:val="0"/>
        <w:adjustRightInd w:val="0"/>
        <w:rPr>
          <w:rFonts w:ascii="Cambria" w:eastAsiaTheme="minorHAnsi" w:hAnsi="Cambria" w:cs="ArialMT"/>
          <w:lang w:val="en-ZA"/>
        </w:rPr>
      </w:pPr>
      <w:r w:rsidRPr="00A17A95">
        <w:rPr>
          <w:rFonts w:ascii="Cambria" w:eastAsiaTheme="minorHAnsi" w:hAnsi="Cambria" w:cs="ArialMT"/>
          <w:lang w:val="en-ZA"/>
        </w:rPr>
        <w:t>Updates on new business [Details provided in the New Business Processing manual]</w:t>
      </w:r>
    </w:p>
    <w:p w:rsidR="00B13497" w:rsidRPr="00A17A95" w:rsidRDefault="00B13497" w:rsidP="00E259CB">
      <w:pPr>
        <w:pStyle w:val="ListParagraph"/>
        <w:numPr>
          <w:ilvl w:val="0"/>
          <w:numId w:val="45"/>
        </w:numPr>
        <w:autoSpaceDE w:val="0"/>
        <w:autoSpaceDN w:val="0"/>
        <w:adjustRightInd w:val="0"/>
        <w:rPr>
          <w:rFonts w:ascii="Cambria" w:eastAsiaTheme="minorHAnsi" w:hAnsi="Cambria" w:cs="ArialMT"/>
          <w:lang w:val="en-ZA"/>
        </w:rPr>
      </w:pPr>
      <w:r w:rsidRPr="00A17A95">
        <w:rPr>
          <w:rFonts w:ascii="Cambria" w:eastAsiaTheme="minorHAnsi" w:hAnsi="Cambria" w:cs="ArialMT"/>
          <w:lang w:val="en-ZA"/>
        </w:rPr>
        <w:t>Updates on servicing requests [ Integrated within inbound servicing areas in this manual]</w:t>
      </w:r>
    </w:p>
    <w:p w:rsidR="00B13497" w:rsidRPr="00A17A95" w:rsidRDefault="00A610C4" w:rsidP="00A610C4">
      <w:pPr>
        <w:pStyle w:val="Heading3"/>
        <w:rPr>
          <w:rFonts w:ascii="Cambria" w:eastAsiaTheme="minorHAnsi" w:hAnsi="Cambria"/>
          <w:lang w:val="en-ZA"/>
        </w:rPr>
      </w:pPr>
      <w:bookmarkStart w:id="450" w:name="_Toc371586588"/>
      <w:r w:rsidRPr="00A17A95">
        <w:rPr>
          <w:rFonts w:ascii="Cambria" w:eastAsiaTheme="minorHAnsi" w:hAnsi="Cambria"/>
          <w:lang w:val="en-ZA"/>
        </w:rPr>
        <w:t>Sources of Requests</w:t>
      </w:r>
      <w:bookmarkEnd w:id="450"/>
    </w:p>
    <w:p w:rsidR="00A610C4" w:rsidRPr="00A17A95" w:rsidRDefault="00A610C4" w:rsidP="00092462">
      <w:pPr>
        <w:spacing w:line="360" w:lineRule="auto"/>
        <w:rPr>
          <w:rFonts w:ascii="Cambria" w:eastAsiaTheme="minorHAnsi" w:hAnsi="Cambria"/>
          <w:lang w:val="en-ZA"/>
        </w:rPr>
      </w:pPr>
      <w:r w:rsidRPr="00A17A95">
        <w:rPr>
          <w:rFonts w:ascii="Cambria" w:eastAsiaTheme="minorHAnsi" w:hAnsi="Cambria"/>
          <w:lang w:val="en-ZA"/>
        </w:rPr>
        <w:t xml:space="preserve">The source of the inbound customer service requests </w:t>
      </w:r>
    </w:p>
    <w:p w:rsidR="00A610C4" w:rsidRPr="00A17A95" w:rsidRDefault="00A610C4" w:rsidP="00E259CB">
      <w:pPr>
        <w:pStyle w:val="ListParagraph"/>
        <w:numPr>
          <w:ilvl w:val="0"/>
          <w:numId w:val="46"/>
        </w:numPr>
        <w:spacing w:after="0"/>
        <w:ind w:left="714" w:hanging="357"/>
        <w:rPr>
          <w:rFonts w:ascii="Cambria" w:eastAsiaTheme="minorHAnsi" w:hAnsi="Cambria"/>
          <w:lang w:val="en-ZA"/>
        </w:rPr>
      </w:pPr>
      <w:r w:rsidRPr="00A17A95">
        <w:rPr>
          <w:rFonts w:ascii="Cambria" w:eastAsiaTheme="minorHAnsi" w:hAnsi="Cambria"/>
          <w:lang w:val="en-ZA"/>
        </w:rPr>
        <w:t>Walkin</w:t>
      </w:r>
    </w:p>
    <w:p w:rsidR="00A610C4" w:rsidRPr="00A17A95" w:rsidRDefault="00A610C4" w:rsidP="00E259CB">
      <w:pPr>
        <w:pStyle w:val="ListParagraph"/>
        <w:numPr>
          <w:ilvl w:val="0"/>
          <w:numId w:val="46"/>
        </w:numPr>
        <w:spacing w:after="0"/>
        <w:ind w:left="714" w:hanging="357"/>
        <w:rPr>
          <w:rFonts w:ascii="Cambria" w:eastAsiaTheme="minorHAnsi" w:hAnsi="Cambria"/>
          <w:lang w:val="en-ZA"/>
        </w:rPr>
      </w:pPr>
      <w:r w:rsidRPr="00A17A95">
        <w:rPr>
          <w:rFonts w:ascii="Cambria" w:eastAsiaTheme="minorHAnsi" w:hAnsi="Cambria"/>
          <w:lang w:val="en-ZA"/>
        </w:rPr>
        <w:t>Telephone</w:t>
      </w:r>
    </w:p>
    <w:p w:rsidR="00A610C4" w:rsidRPr="00A17A95" w:rsidRDefault="00A610C4" w:rsidP="00E259CB">
      <w:pPr>
        <w:pStyle w:val="ListParagraph"/>
        <w:numPr>
          <w:ilvl w:val="0"/>
          <w:numId w:val="46"/>
        </w:numPr>
        <w:spacing w:after="0"/>
        <w:ind w:left="714" w:hanging="357"/>
        <w:rPr>
          <w:rFonts w:ascii="Cambria" w:eastAsiaTheme="minorHAnsi" w:hAnsi="Cambria"/>
          <w:lang w:val="en-ZA"/>
        </w:rPr>
      </w:pPr>
      <w:r w:rsidRPr="00A17A95">
        <w:rPr>
          <w:rFonts w:ascii="Cambria" w:eastAsiaTheme="minorHAnsi" w:hAnsi="Cambria"/>
          <w:lang w:val="en-ZA"/>
        </w:rPr>
        <w:t>Email</w:t>
      </w:r>
    </w:p>
    <w:p w:rsidR="00A610C4" w:rsidRPr="00A17A95" w:rsidRDefault="00A610C4" w:rsidP="00E259CB">
      <w:pPr>
        <w:pStyle w:val="ListParagraph"/>
        <w:numPr>
          <w:ilvl w:val="0"/>
          <w:numId w:val="46"/>
        </w:numPr>
        <w:spacing w:after="0"/>
        <w:ind w:left="714" w:hanging="357"/>
        <w:rPr>
          <w:rFonts w:ascii="Cambria" w:eastAsiaTheme="minorHAnsi" w:hAnsi="Cambria"/>
          <w:lang w:val="en-ZA"/>
        </w:rPr>
      </w:pPr>
      <w:r w:rsidRPr="00A17A95">
        <w:rPr>
          <w:rFonts w:ascii="Cambria" w:eastAsiaTheme="minorHAnsi" w:hAnsi="Cambria"/>
          <w:lang w:val="en-ZA"/>
        </w:rPr>
        <w:t>SMS</w:t>
      </w:r>
    </w:p>
    <w:p w:rsidR="00A610C4" w:rsidRPr="00A17A95" w:rsidRDefault="00A610C4" w:rsidP="00E259CB">
      <w:pPr>
        <w:pStyle w:val="ListParagraph"/>
        <w:numPr>
          <w:ilvl w:val="0"/>
          <w:numId w:val="46"/>
        </w:numPr>
        <w:spacing w:after="0"/>
        <w:ind w:left="714" w:hanging="357"/>
        <w:rPr>
          <w:rFonts w:ascii="Cambria" w:eastAsiaTheme="minorHAnsi" w:hAnsi="Cambria"/>
          <w:lang w:val="en-ZA"/>
        </w:rPr>
      </w:pPr>
      <w:r w:rsidRPr="00A17A95">
        <w:rPr>
          <w:rFonts w:ascii="Cambria" w:eastAsiaTheme="minorHAnsi" w:hAnsi="Cambria"/>
          <w:lang w:val="en-ZA"/>
        </w:rPr>
        <w:t>Letter</w:t>
      </w:r>
    </w:p>
    <w:p w:rsidR="00A610C4" w:rsidRPr="00A17A95" w:rsidRDefault="00A610C4" w:rsidP="00092462">
      <w:pPr>
        <w:spacing w:line="360" w:lineRule="auto"/>
        <w:rPr>
          <w:rFonts w:ascii="Cambria" w:eastAsiaTheme="minorHAnsi" w:hAnsi="Cambria"/>
          <w:lang w:val="en-ZA"/>
        </w:rPr>
      </w:pPr>
      <w:r w:rsidRPr="00A17A95">
        <w:rPr>
          <w:rFonts w:ascii="Cambria" w:eastAsiaTheme="minorHAnsi" w:hAnsi="Cambria"/>
          <w:lang w:val="en-ZA"/>
        </w:rPr>
        <w:t xml:space="preserve">The customer service is expected to have the basic information of all the processes carried out in the life department. The staff </w:t>
      </w:r>
      <w:r w:rsidR="00B8102C" w:rsidRPr="00A17A95">
        <w:rPr>
          <w:rFonts w:ascii="Cambria" w:eastAsiaTheme="minorHAnsi" w:hAnsi="Cambria"/>
          <w:lang w:val="en-ZA"/>
        </w:rPr>
        <w:t xml:space="preserve">will require to </w:t>
      </w:r>
      <w:r w:rsidRPr="00A17A95">
        <w:rPr>
          <w:rFonts w:ascii="Cambria" w:eastAsiaTheme="minorHAnsi" w:hAnsi="Cambria"/>
          <w:lang w:val="en-ZA"/>
        </w:rPr>
        <w:t>request</w:t>
      </w:r>
      <w:r w:rsidR="00B8102C" w:rsidRPr="00A17A95">
        <w:rPr>
          <w:rFonts w:ascii="Cambria" w:eastAsiaTheme="minorHAnsi" w:hAnsi="Cambria"/>
          <w:lang w:val="en-ZA"/>
        </w:rPr>
        <w:t xml:space="preserve"> the client</w:t>
      </w:r>
      <w:r w:rsidRPr="00A17A95">
        <w:rPr>
          <w:rFonts w:ascii="Cambria" w:eastAsiaTheme="minorHAnsi" w:hAnsi="Cambria"/>
          <w:lang w:val="en-ZA"/>
        </w:rPr>
        <w:t xml:space="preserve"> for the basic minimum information if not provided</w:t>
      </w:r>
      <w:r w:rsidR="00DA1EFC" w:rsidRPr="00A17A95">
        <w:rPr>
          <w:rFonts w:ascii="Cambria" w:eastAsiaTheme="minorHAnsi" w:hAnsi="Cambria"/>
          <w:lang w:val="en-ZA"/>
        </w:rPr>
        <w:t>. U</w:t>
      </w:r>
      <w:r w:rsidR="00B8102C" w:rsidRPr="00A17A95">
        <w:rPr>
          <w:rFonts w:ascii="Cambria" w:eastAsiaTheme="minorHAnsi" w:hAnsi="Cambria"/>
          <w:lang w:val="en-ZA"/>
        </w:rPr>
        <w:t xml:space="preserve">pon receiving the information the staff will then </w:t>
      </w:r>
      <w:r w:rsidRPr="00A17A95">
        <w:rPr>
          <w:rFonts w:ascii="Cambria" w:eastAsiaTheme="minorHAnsi" w:hAnsi="Cambria"/>
          <w:lang w:val="en-ZA"/>
        </w:rPr>
        <w:t xml:space="preserve">forward the </w:t>
      </w:r>
      <w:r w:rsidRPr="00A17A95">
        <w:rPr>
          <w:rFonts w:ascii="Cambria" w:eastAsiaTheme="minorHAnsi" w:hAnsi="Cambria"/>
          <w:lang w:val="en-ZA"/>
        </w:rPr>
        <w:lastRenderedPageBreak/>
        <w:t>request to the relevant person</w:t>
      </w:r>
      <w:r w:rsidR="00B8102C" w:rsidRPr="00A17A95">
        <w:rPr>
          <w:rFonts w:ascii="Cambria" w:eastAsiaTheme="minorHAnsi" w:hAnsi="Cambria"/>
          <w:lang w:val="en-ZA"/>
        </w:rPr>
        <w:t>. This process will be used</w:t>
      </w:r>
      <w:r w:rsidRPr="00A17A95">
        <w:rPr>
          <w:rFonts w:ascii="Cambria" w:eastAsiaTheme="minorHAnsi" w:hAnsi="Cambria"/>
          <w:lang w:val="en-ZA"/>
        </w:rPr>
        <w:t xml:space="preserve"> in </w:t>
      </w:r>
      <w:r w:rsidR="00B8102C" w:rsidRPr="00A17A95">
        <w:rPr>
          <w:rFonts w:ascii="Cambria" w:eastAsiaTheme="minorHAnsi" w:hAnsi="Cambria"/>
          <w:lang w:val="en-ZA"/>
        </w:rPr>
        <w:t xml:space="preserve">the </w:t>
      </w:r>
      <w:r w:rsidRPr="00A17A95">
        <w:rPr>
          <w:rFonts w:ascii="Cambria" w:eastAsiaTheme="minorHAnsi" w:hAnsi="Cambria"/>
          <w:lang w:val="en-ZA"/>
        </w:rPr>
        <w:t xml:space="preserve">case of  Quotations and New Business. </w:t>
      </w:r>
    </w:p>
    <w:p w:rsidR="003B1972" w:rsidRPr="00A17A95" w:rsidRDefault="003B1972" w:rsidP="00092462">
      <w:pPr>
        <w:spacing w:line="360" w:lineRule="auto"/>
        <w:rPr>
          <w:rFonts w:ascii="Cambria" w:eastAsiaTheme="minorHAnsi" w:hAnsi="Cambria"/>
          <w:lang w:val="en-ZA"/>
        </w:rPr>
      </w:pPr>
    </w:p>
    <w:p w:rsidR="003B1972" w:rsidRPr="00A17A95" w:rsidRDefault="003B1972" w:rsidP="00092462">
      <w:pPr>
        <w:spacing w:line="360" w:lineRule="auto"/>
        <w:rPr>
          <w:rFonts w:ascii="Cambria" w:eastAsiaTheme="minorHAnsi" w:hAnsi="Cambria"/>
          <w:lang w:val="en-ZA"/>
        </w:rPr>
      </w:pPr>
      <w:r w:rsidRPr="00A17A95">
        <w:rPr>
          <w:rFonts w:ascii="Cambria" w:eastAsiaTheme="minorHAnsi" w:hAnsi="Cambria"/>
          <w:lang w:val="en-ZA"/>
        </w:rPr>
        <w:t>In the case of financial requests the staff checks the status of the policy and forwards an acknowledgement letter with necessary information on the next step of action.</w:t>
      </w:r>
      <w:r w:rsidR="00F263AD" w:rsidRPr="00A17A95">
        <w:rPr>
          <w:rFonts w:ascii="Cambria" w:eastAsiaTheme="minorHAnsi" w:hAnsi="Cambria"/>
          <w:lang w:val="en-ZA"/>
        </w:rPr>
        <w:t xml:space="preserve"> The request is then captured in the system and escalated to the </w:t>
      </w:r>
      <w:r w:rsidR="00071F6B">
        <w:rPr>
          <w:rFonts w:ascii="Cambria" w:eastAsiaTheme="minorHAnsi" w:hAnsi="Cambria"/>
          <w:lang w:val="en-ZA"/>
        </w:rPr>
        <w:t>person responsible for processing.</w:t>
      </w:r>
    </w:p>
    <w:p w:rsidR="00B8102C" w:rsidRPr="00A17A95" w:rsidRDefault="00B8102C" w:rsidP="00092462">
      <w:pPr>
        <w:spacing w:line="360" w:lineRule="auto"/>
        <w:rPr>
          <w:rFonts w:ascii="Cambria" w:eastAsiaTheme="minorHAnsi" w:hAnsi="Cambria"/>
          <w:lang w:val="en-ZA"/>
        </w:rPr>
      </w:pPr>
    </w:p>
    <w:p w:rsidR="00B8102C" w:rsidRPr="00A17A95" w:rsidRDefault="00B8102C" w:rsidP="00092462">
      <w:pPr>
        <w:spacing w:line="360" w:lineRule="auto"/>
        <w:rPr>
          <w:rFonts w:ascii="Cambria" w:eastAsiaTheme="minorHAnsi" w:hAnsi="Cambria"/>
          <w:lang w:val="en-ZA"/>
        </w:rPr>
      </w:pPr>
      <w:r w:rsidRPr="00A17A95">
        <w:rPr>
          <w:rFonts w:ascii="Cambria" w:eastAsiaTheme="minorHAnsi" w:hAnsi="Cambria"/>
          <w:lang w:val="en-ZA"/>
        </w:rPr>
        <w:t>For enquiries the staff will need to have access to the system and provide the client feedback of the details requested. The staff will need to access information like policy status, policy statement, requests status and payment status.</w:t>
      </w:r>
    </w:p>
    <w:p w:rsidR="00B8102C" w:rsidRPr="00A17A95" w:rsidRDefault="00B8102C" w:rsidP="00092462">
      <w:pPr>
        <w:spacing w:line="360" w:lineRule="auto"/>
        <w:rPr>
          <w:rFonts w:ascii="Cambria" w:eastAsiaTheme="minorHAnsi" w:hAnsi="Cambria"/>
          <w:lang w:val="en-ZA"/>
        </w:rPr>
      </w:pPr>
    </w:p>
    <w:p w:rsidR="00071F6B" w:rsidRDefault="00B8102C" w:rsidP="00092462">
      <w:pPr>
        <w:spacing w:line="360" w:lineRule="auto"/>
        <w:rPr>
          <w:rFonts w:ascii="Cambria" w:eastAsiaTheme="minorHAnsi" w:hAnsi="Cambria"/>
          <w:lang w:val="en-ZA"/>
        </w:rPr>
      </w:pPr>
      <w:r w:rsidRPr="00A17A95">
        <w:rPr>
          <w:rFonts w:ascii="Cambria" w:eastAsiaTheme="minorHAnsi" w:hAnsi="Cambria"/>
          <w:lang w:val="en-ZA"/>
        </w:rPr>
        <w:t>The customer service staff will also be expected to capture the requests in the system and assign to the staff who needs to handle the request.</w:t>
      </w:r>
      <w:r w:rsidR="00071F6B">
        <w:rPr>
          <w:rFonts w:ascii="Cambria" w:eastAsiaTheme="minorHAnsi" w:hAnsi="Cambria"/>
          <w:lang w:val="en-ZA"/>
        </w:rPr>
        <w:t xml:space="preserve">The customer service staff are responsible for policy amendments and should therefore have a single sign on all the systems they have access to i.e. </w:t>
      </w:r>
      <w:r w:rsidR="0061532F">
        <w:rPr>
          <w:rFonts w:ascii="Cambria" w:eastAsiaTheme="minorHAnsi" w:hAnsi="Cambria"/>
          <w:lang w:val="en-ZA"/>
        </w:rPr>
        <w:t xml:space="preserve">once the log onto </w:t>
      </w:r>
      <w:r w:rsidR="00071F6B">
        <w:rPr>
          <w:rFonts w:ascii="Cambria" w:eastAsiaTheme="minorHAnsi" w:hAnsi="Cambria"/>
          <w:lang w:val="en-ZA"/>
        </w:rPr>
        <w:t>the service request module</w:t>
      </w:r>
      <w:r w:rsidR="0061532F">
        <w:rPr>
          <w:rFonts w:ascii="Cambria" w:eastAsiaTheme="minorHAnsi" w:hAnsi="Cambria"/>
          <w:lang w:val="en-ZA"/>
        </w:rPr>
        <w:t xml:space="preserve"> they </w:t>
      </w:r>
      <w:r w:rsidR="00071F6B">
        <w:rPr>
          <w:rFonts w:ascii="Cambria" w:eastAsiaTheme="minorHAnsi" w:hAnsi="Cambria"/>
          <w:lang w:val="en-ZA"/>
        </w:rPr>
        <w:t xml:space="preserve">should </w:t>
      </w:r>
      <w:r w:rsidR="0061532F">
        <w:rPr>
          <w:rFonts w:ascii="Cambria" w:eastAsiaTheme="minorHAnsi" w:hAnsi="Cambria"/>
          <w:lang w:val="en-ZA"/>
        </w:rPr>
        <w:t>be able to access the transactions screen without having to log into another module again.</w:t>
      </w:r>
    </w:p>
    <w:p w:rsidR="00071F6B" w:rsidRDefault="00071F6B" w:rsidP="00092462">
      <w:pPr>
        <w:spacing w:line="360" w:lineRule="auto"/>
        <w:rPr>
          <w:rFonts w:ascii="Cambria" w:eastAsiaTheme="minorHAnsi" w:hAnsi="Cambria"/>
          <w:lang w:val="en-ZA"/>
        </w:rPr>
      </w:pPr>
    </w:p>
    <w:p w:rsidR="00B8102C" w:rsidRPr="00A17A95" w:rsidRDefault="00DA1EFC" w:rsidP="00092462">
      <w:pPr>
        <w:spacing w:line="360" w:lineRule="auto"/>
        <w:rPr>
          <w:rFonts w:ascii="Cambria" w:eastAsiaTheme="minorHAnsi" w:hAnsi="Cambria"/>
          <w:lang w:val="en-ZA"/>
        </w:rPr>
      </w:pPr>
      <w:r w:rsidRPr="00A17A95">
        <w:rPr>
          <w:rFonts w:ascii="Cambria" w:eastAsiaTheme="minorHAnsi" w:hAnsi="Cambria"/>
          <w:lang w:val="en-ZA"/>
        </w:rPr>
        <w:t>There are also amendments that are processed by the customer service namely</w:t>
      </w:r>
    </w:p>
    <w:p w:rsidR="00DA1EFC" w:rsidRPr="00A17A95" w:rsidRDefault="0061532F" w:rsidP="00E259CB">
      <w:pPr>
        <w:pStyle w:val="ListParagraph"/>
        <w:numPr>
          <w:ilvl w:val="0"/>
          <w:numId w:val="60"/>
        </w:numPr>
        <w:spacing w:after="0"/>
        <w:ind w:left="357" w:hanging="357"/>
        <w:rPr>
          <w:rFonts w:ascii="Cambria" w:eastAsiaTheme="minorHAnsi" w:hAnsi="Cambria"/>
          <w:sz w:val="24"/>
          <w:szCs w:val="24"/>
          <w:lang w:val="en-ZA"/>
        </w:rPr>
      </w:pPr>
      <w:r>
        <w:rPr>
          <w:rFonts w:ascii="Cambria" w:eastAsiaTheme="minorHAnsi" w:hAnsi="Cambria"/>
          <w:sz w:val="24"/>
          <w:szCs w:val="24"/>
          <w:lang w:val="en-ZA"/>
        </w:rPr>
        <w:t>C</w:t>
      </w:r>
      <w:r w:rsidR="00DA1EFC" w:rsidRPr="00A17A95">
        <w:rPr>
          <w:rFonts w:ascii="Cambria" w:eastAsiaTheme="minorHAnsi" w:hAnsi="Cambria"/>
          <w:sz w:val="24"/>
          <w:szCs w:val="24"/>
          <w:lang w:val="en-ZA"/>
        </w:rPr>
        <w:t>hange of address</w:t>
      </w:r>
    </w:p>
    <w:p w:rsidR="00DA1EFC" w:rsidRPr="00A17A95" w:rsidRDefault="00DA1EFC" w:rsidP="00E259CB">
      <w:pPr>
        <w:pStyle w:val="ListParagraph"/>
        <w:numPr>
          <w:ilvl w:val="0"/>
          <w:numId w:val="60"/>
        </w:numPr>
        <w:spacing w:after="0"/>
        <w:ind w:left="357" w:hanging="357"/>
        <w:rPr>
          <w:rFonts w:ascii="Cambria" w:eastAsiaTheme="minorHAnsi" w:hAnsi="Cambria"/>
          <w:sz w:val="24"/>
          <w:szCs w:val="24"/>
          <w:lang w:val="en-ZA"/>
        </w:rPr>
      </w:pPr>
      <w:r w:rsidRPr="00A17A95">
        <w:rPr>
          <w:rFonts w:ascii="Cambria" w:eastAsiaTheme="minorHAnsi" w:hAnsi="Cambria"/>
          <w:sz w:val="24"/>
          <w:szCs w:val="24"/>
          <w:lang w:val="en-ZA"/>
        </w:rPr>
        <w:t>Change of Names</w:t>
      </w:r>
    </w:p>
    <w:p w:rsidR="00DA1EFC" w:rsidRPr="00A17A95" w:rsidRDefault="00DA1EFC" w:rsidP="00E259CB">
      <w:pPr>
        <w:pStyle w:val="ListParagraph"/>
        <w:numPr>
          <w:ilvl w:val="0"/>
          <w:numId w:val="60"/>
        </w:numPr>
        <w:spacing w:after="0"/>
        <w:ind w:left="357" w:hanging="357"/>
        <w:rPr>
          <w:rFonts w:ascii="Cambria" w:eastAsiaTheme="minorHAnsi" w:hAnsi="Cambria"/>
          <w:sz w:val="24"/>
          <w:szCs w:val="24"/>
          <w:lang w:val="en-ZA"/>
        </w:rPr>
      </w:pPr>
      <w:r w:rsidRPr="00A17A95">
        <w:rPr>
          <w:rFonts w:ascii="Cambria" w:eastAsiaTheme="minorHAnsi" w:hAnsi="Cambria"/>
          <w:sz w:val="24"/>
          <w:szCs w:val="24"/>
          <w:lang w:val="en-ZA"/>
        </w:rPr>
        <w:t>Change of premium</w:t>
      </w:r>
    </w:p>
    <w:p w:rsidR="00DA1EFC" w:rsidRPr="00A17A95" w:rsidRDefault="00DA1EFC" w:rsidP="00E259CB">
      <w:pPr>
        <w:pStyle w:val="ListParagraph"/>
        <w:numPr>
          <w:ilvl w:val="0"/>
          <w:numId w:val="60"/>
        </w:numPr>
        <w:spacing w:after="0"/>
        <w:ind w:left="357" w:hanging="357"/>
        <w:rPr>
          <w:rFonts w:ascii="Cambria" w:eastAsiaTheme="minorHAnsi" w:hAnsi="Cambria"/>
          <w:sz w:val="24"/>
          <w:szCs w:val="24"/>
          <w:lang w:val="en-ZA"/>
        </w:rPr>
      </w:pPr>
      <w:r w:rsidRPr="00A17A95">
        <w:rPr>
          <w:rFonts w:ascii="Cambria" w:eastAsiaTheme="minorHAnsi" w:hAnsi="Cambria"/>
          <w:sz w:val="24"/>
          <w:szCs w:val="24"/>
          <w:lang w:val="en-ZA"/>
        </w:rPr>
        <w:t>Update of beneficiary details</w:t>
      </w:r>
    </w:p>
    <w:p w:rsidR="0025358D" w:rsidRPr="00A17A95" w:rsidRDefault="0025358D" w:rsidP="00045348">
      <w:pPr>
        <w:autoSpaceDE w:val="0"/>
        <w:autoSpaceDN w:val="0"/>
        <w:adjustRightInd w:val="0"/>
        <w:spacing w:line="360" w:lineRule="auto"/>
        <w:rPr>
          <w:rFonts w:ascii="Cambria" w:eastAsiaTheme="minorHAnsi" w:hAnsi="Cambria" w:cs="Helvetica-Bold"/>
          <w:b/>
          <w:bCs/>
          <w:lang w:val="en-ZA"/>
        </w:rPr>
      </w:pPr>
    </w:p>
    <w:p w:rsidR="00F263AD" w:rsidRPr="00A17A95" w:rsidRDefault="00F263AD" w:rsidP="00045348">
      <w:pPr>
        <w:autoSpaceDE w:val="0"/>
        <w:autoSpaceDN w:val="0"/>
        <w:adjustRightInd w:val="0"/>
        <w:spacing w:line="360" w:lineRule="auto"/>
        <w:rPr>
          <w:rFonts w:ascii="Cambria" w:eastAsiaTheme="minorHAnsi" w:hAnsi="Cambria" w:cs="Helvetica-Bold"/>
          <w:b/>
          <w:bCs/>
          <w:lang w:val="en-ZA"/>
        </w:rPr>
      </w:pPr>
      <w:r w:rsidRPr="00A17A95">
        <w:rPr>
          <w:rFonts w:ascii="Cambria" w:eastAsiaTheme="minorHAnsi" w:hAnsi="Cambria" w:cs="Helvetica-Bold"/>
          <w:b/>
          <w:bCs/>
          <w:lang w:val="en-ZA"/>
        </w:rPr>
        <w:t>Policy servicing / administration module:</w:t>
      </w:r>
    </w:p>
    <w:p w:rsidR="00F263AD" w:rsidRPr="00A17A95" w:rsidRDefault="00F263AD" w:rsidP="00E259CB">
      <w:pPr>
        <w:pStyle w:val="ListParagraph"/>
        <w:numPr>
          <w:ilvl w:val="0"/>
          <w:numId w:val="47"/>
        </w:numPr>
        <w:autoSpaceDE w:val="0"/>
        <w:autoSpaceDN w:val="0"/>
        <w:adjustRightInd w:val="0"/>
        <w:spacing w:after="0" w:line="360" w:lineRule="auto"/>
        <w:rPr>
          <w:rFonts w:ascii="Cambria" w:eastAsiaTheme="minorHAnsi" w:hAnsi="Cambria" w:cs="ArialMT"/>
          <w:sz w:val="24"/>
          <w:szCs w:val="24"/>
          <w:lang w:val="en-ZA"/>
        </w:rPr>
      </w:pPr>
      <w:r w:rsidRPr="00A17A95">
        <w:rPr>
          <w:rFonts w:ascii="Cambria" w:eastAsiaTheme="minorHAnsi" w:hAnsi="Cambria" w:cs="ArialMT"/>
          <w:sz w:val="24"/>
          <w:szCs w:val="24"/>
          <w:lang w:val="en-ZA"/>
        </w:rPr>
        <w:t xml:space="preserve">Ability to </w:t>
      </w:r>
      <w:r w:rsidR="00905D31">
        <w:rPr>
          <w:rFonts w:ascii="Cambria" w:eastAsiaTheme="minorHAnsi" w:hAnsi="Cambria" w:cs="ArialMT"/>
          <w:sz w:val="24"/>
          <w:szCs w:val="24"/>
          <w:lang w:val="en-ZA"/>
        </w:rPr>
        <w:t>capture</w:t>
      </w:r>
      <w:r w:rsidRPr="00A17A95">
        <w:rPr>
          <w:rFonts w:ascii="Cambria" w:eastAsiaTheme="minorHAnsi" w:hAnsi="Cambria" w:cs="ArialMT"/>
          <w:sz w:val="24"/>
          <w:szCs w:val="24"/>
          <w:lang w:val="en-ZA"/>
        </w:rPr>
        <w:t xml:space="preserve"> service requests within policy structure</w:t>
      </w:r>
      <w:r w:rsidR="00FE3950">
        <w:rPr>
          <w:rFonts w:ascii="Cambria" w:eastAsiaTheme="minorHAnsi" w:hAnsi="Cambria" w:cs="ArialMT"/>
          <w:sz w:val="24"/>
          <w:szCs w:val="24"/>
          <w:lang w:val="en-ZA"/>
        </w:rPr>
        <w:t xml:space="preserve"> and link it to a transaction task</w:t>
      </w:r>
    </w:p>
    <w:p w:rsidR="00F263AD" w:rsidRPr="00A17A95" w:rsidRDefault="00F263AD" w:rsidP="00E259CB">
      <w:pPr>
        <w:pStyle w:val="ListParagraph"/>
        <w:numPr>
          <w:ilvl w:val="0"/>
          <w:numId w:val="47"/>
        </w:numPr>
        <w:autoSpaceDE w:val="0"/>
        <w:autoSpaceDN w:val="0"/>
        <w:adjustRightInd w:val="0"/>
        <w:spacing w:after="0" w:line="360" w:lineRule="auto"/>
        <w:rPr>
          <w:rFonts w:ascii="Cambria" w:eastAsiaTheme="minorHAnsi" w:hAnsi="Cambria" w:cs="ArialMT"/>
          <w:sz w:val="24"/>
          <w:szCs w:val="24"/>
          <w:lang w:val="en-ZA"/>
        </w:rPr>
      </w:pPr>
      <w:r w:rsidRPr="00A17A95">
        <w:rPr>
          <w:rFonts w:ascii="Cambria" w:eastAsiaTheme="minorHAnsi" w:hAnsi="Cambria" w:cs="ArialMT"/>
          <w:sz w:val="24"/>
          <w:szCs w:val="24"/>
          <w:lang w:val="en-ZA"/>
        </w:rPr>
        <w:t>Generating request ID for each new request</w:t>
      </w:r>
    </w:p>
    <w:p w:rsidR="00F263AD" w:rsidRPr="00A17A95" w:rsidRDefault="00F263AD" w:rsidP="00E259CB">
      <w:pPr>
        <w:pStyle w:val="ListParagraph"/>
        <w:numPr>
          <w:ilvl w:val="0"/>
          <w:numId w:val="47"/>
        </w:numPr>
        <w:autoSpaceDE w:val="0"/>
        <w:autoSpaceDN w:val="0"/>
        <w:adjustRightInd w:val="0"/>
        <w:spacing w:after="0" w:line="360" w:lineRule="auto"/>
        <w:rPr>
          <w:rFonts w:ascii="Cambria" w:eastAsiaTheme="minorHAnsi" w:hAnsi="Cambria" w:cs="ArialMT"/>
          <w:sz w:val="24"/>
          <w:szCs w:val="24"/>
          <w:lang w:val="en-ZA"/>
        </w:rPr>
      </w:pPr>
      <w:r w:rsidRPr="00A17A95">
        <w:rPr>
          <w:rFonts w:ascii="Cambria" w:eastAsiaTheme="minorHAnsi" w:hAnsi="Cambria" w:cs="ArialMT"/>
          <w:sz w:val="24"/>
          <w:szCs w:val="24"/>
          <w:lang w:val="en-ZA"/>
        </w:rPr>
        <w:t xml:space="preserve">Status update field for each request – </w:t>
      </w:r>
      <w:r w:rsidR="000E69D7">
        <w:rPr>
          <w:rFonts w:ascii="Cambria" w:eastAsiaTheme="minorHAnsi" w:hAnsi="Cambria" w:cs="ArialMT"/>
          <w:sz w:val="24"/>
          <w:szCs w:val="24"/>
          <w:lang w:val="en-ZA"/>
        </w:rPr>
        <w:t>'Request Opened' ,'Request Pending', 'Request Closed'</w:t>
      </w:r>
      <w:r w:rsidR="00571371">
        <w:rPr>
          <w:rFonts w:ascii="Cambria" w:eastAsiaTheme="minorHAnsi" w:hAnsi="Cambria" w:cs="ArialMT"/>
          <w:sz w:val="24"/>
          <w:szCs w:val="24"/>
          <w:lang w:val="en-ZA"/>
        </w:rPr>
        <w:t xml:space="preserve"> (As sub status </w:t>
      </w:r>
      <w:r w:rsidR="00571371" w:rsidRPr="00A17A95">
        <w:rPr>
          <w:rFonts w:ascii="Cambria" w:eastAsiaTheme="minorHAnsi" w:hAnsi="Cambria" w:cs="ArialMT"/>
          <w:sz w:val="24"/>
          <w:szCs w:val="24"/>
          <w:lang w:val="en-ZA"/>
        </w:rPr>
        <w:t>’Request Approved’ / ‘Request Rejected’</w:t>
      </w:r>
      <w:r w:rsidR="00571371">
        <w:rPr>
          <w:rFonts w:ascii="Cambria" w:eastAsiaTheme="minorHAnsi" w:hAnsi="Cambria" w:cs="ArialMT"/>
          <w:sz w:val="24"/>
          <w:szCs w:val="24"/>
          <w:lang w:val="en-ZA"/>
        </w:rPr>
        <w:t>- for claims approved is when the client has received the payment, for amendments approval</w:t>
      </w:r>
      <w:r w:rsidR="00E0473E">
        <w:rPr>
          <w:rFonts w:ascii="Cambria" w:eastAsiaTheme="minorHAnsi" w:hAnsi="Cambria" w:cs="ArialMT"/>
          <w:sz w:val="24"/>
          <w:szCs w:val="24"/>
          <w:lang w:val="en-ZA"/>
        </w:rPr>
        <w:t xml:space="preserve"> is when the communication goes out to the client on completion of the transaction</w:t>
      </w:r>
      <w:r w:rsidR="00571371">
        <w:rPr>
          <w:rFonts w:ascii="Cambria" w:eastAsiaTheme="minorHAnsi" w:hAnsi="Cambria" w:cs="ArialMT"/>
          <w:sz w:val="24"/>
          <w:szCs w:val="24"/>
          <w:lang w:val="en-ZA"/>
        </w:rPr>
        <w:t>)</w:t>
      </w:r>
    </w:p>
    <w:p w:rsidR="00F263AD" w:rsidRPr="00A17A95" w:rsidRDefault="00F263AD" w:rsidP="00E259CB">
      <w:pPr>
        <w:pStyle w:val="ListParagraph"/>
        <w:numPr>
          <w:ilvl w:val="0"/>
          <w:numId w:val="47"/>
        </w:numPr>
        <w:autoSpaceDE w:val="0"/>
        <w:autoSpaceDN w:val="0"/>
        <w:adjustRightInd w:val="0"/>
        <w:spacing w:after="0" w:line="360" w:lineRule="auto"/>
        <w:rPr>
          <w:rFonts w:ascii="Cambria" w:eastAsiaTheme="minorHAnsi" w:hAnsi="Cambria" w:cs="ArialMT"/>
          <w:sz w:val="24"/>
          <w:szCs w:val="24"/>
          <w:lang w:val="en-ZA"/>
        </w:rPr>
      </w:pPr>
      <w:r w:rsidRPr="00A17A95">
        <w:rPr>
          <w:rFonts w:ascii="Cambria" w:eastAsiaTheme="minorHAnsi" w:hAnsi="Cambria" w:cs="ArialMT"/>
          <w:sz w:val="24"/>
          <w:szCs w:val="24"/>
          <w:lang w:val="en-ZA"/>
        </w:rPr>
        <w:lastRenderedPageBreak/>
        <w:t>Threshold-based automated workflow for specific requests:</w:t>
      </w:r>
    </w:p>
    <w:p w:rsidR="00F263AD" w:rsidRPr="0061532F" w:rsidRDefault="00F263AD" w:rsidP="00E259CB">
      <w:pPr>
        <w:pStyle w:val="ListParagraph"/>
        <w:numPr>
          <w:ilvl w:val="1"/>
          <w:numId w:val="47"/>
        </w:numPr>
        <w:autoSpaceDE w:val="0"/>
        <w:autoSpaceDN w:val="0"/>
        <w:adjustRightInd w:val="0"/>
        <w:spacing w:after="0" w:line="360" w:lineRule="auto"/>
        <w:rPr>
          <w:rFonts w:ascii="Cambria" w:eastAsiaTheme="minorHAnsi" w:hAnsi="Cambria" w:cs="ArialMT"/>
          <w:sz w:val="24"/>
          <w:szCs w:val="24"/>
          <w:lang w:val="en-ZA"/>
        </w:rPr>
      </w:pPr>
      <w:r w:rsidRPr="0061532F">
        <w:rPr>
          <w:rFonts w:ascii="Cambria" w:eastAsiaTheme="minorHAnsi" w:hAnsi="Cambria" w:cs="ArialMT"/>
          <w:sz w:val="24"/>
          <w:szCs w:val="24"/>
          <w:lang w:val="en-ZA"/>
        </w:rPr>
        <w:t>E.g. In Death claims – if claim amount &gt; GH¢ 7,000 – the system should raise an authorization Emailrequest to the branch manager</w:t>
      </w:r>
    </w:p>
    <w:p w:rsidR="00F263AD" w:rsidRPr="00A17A95" w:rsidRDefault="00F263AD" w:rsidP="00E259CB">
      <w:pPr>
        <w:pStyle w:val="ListParagraph"/>
        <w:numPr>
          <w:ilvl w:val="1"/>
          <w:numId w:val="47"/>
        </w:numPr>
        <w:autoSpaceDE w:val="0"/>
        <w:autoSpaceDN w:val="0"/>
        <w:adjustRightInd w:val="0"/>
        <w:spacing w:after="0" w:line="360" w:lineRule="auto"/>
        <w:rPr>
          <w:rFonts w:ascii="Cambria" w:eastAsiaTheme="minorHAnsi" w:hAnsi="Cambria" w:cs="ArialMT"/>
          <w:sz w:val="24"/>
          <w:szCs w:val="24"/>
          <w:lang w:val="en-ZA"/>
        </w:rPr>
      </w:pPr>
      <w:r w:rsidRPr="00A17A95">
        <w:rPr>
          <w:rFonts w:ascii="Cambria" w:eastAsiaTheme="minorHAnsi" w:hAnsi="Cambria" w:cs="ArialMT"/>
          <w:sz w:val="24"/>
          <w:szCs w:val="24"/>
          <w:lang w:val="en-ZA"/>
        </w:rPr>
        <w:t>Only when branch manager authorizes this payment – will the system reflect an ‘Approved’ status</w:t>
      </w:r>
    </w:p>
    <w:p w:rsidR="00F263AD" w:rsidRPr="0061532F" w:rsidRDefault="00F263AD" w:rsidP="00E259CB">
      <w:pPr>
        <w:pStyle w:val="ListParagraph"/>
        <w:numPr>
          <w:ilvl w:val="0"/>
          <w:numId w:val="47"/>
        </w:numPr>
        <w:autoSpaceDE w:val="0"/>
        <w:autoSpaceDN w:val="0"/>
        <w:adjustRightInd w:val="0"/>
        <w:spacing w:after="0" w:line="360" w:lineRule="auto"/>
        <w:rPr>
          <w:rFonts w:ascii="Cambria" w:eastAsiaTheme="minorHAnsi" w:hAnsi="Cambria"/>
          <w:sz w:val="24"/>
          <w:szCs w:val="24"/>
          <w:lang w:val="en-ZA"/>
        </w:rPr>
      </w:pPr>
      <w:r w:rsidRPr="0061532F">
        <w:rPr>
          <w:rFonts w:ascii="Cambria" w:eastAsiaTheme="minorHAnsi" w:hAnsi="Cambria" w:cs="ArialMT"/>
          <w:sz w:val="24"/>
          <w:szCs w:val="24"/>
          <w:lang w:val="en-ZA"/>
        </w:rPr>
        <w:t>Once request is ‘Approved’ by CS Ops / BM – system should provide a</w:t>
      </w:r>
      <w:r w:rsidRPr="0061532F">
        <w:rPr>
          <w:rFonts w:ascii="Cambria" w:eastAsiaTheme="minorHAnsi" w:hAnsi="Cambria" w:cs="Helvetica-Oblique"/>
          <w:i/>
          <w:iCs/>
          <w:sz w:val="24"/>
          <w:szCs w:val="24"/>
          <w:lang w:val="en-ZA"/>
        </w:rPr>
        <w:t>Authorization for Payment</w:t>
      </w:r>
      <w:r w:rsidRPr="0061532F">
        <w:rPr>
          <w:rFonts w:ascii="Cambria" w:eastAsiaTheme="minorHAnsi" w:hAnsi="Cambria" w:cs="ArialMT"/>
          <w:sz w:val="24"/>
          <w:szCs w:val="24"/>
          <w:lang w:val="en-ZA"/>
        </w:rPr>
        <w:t>acknowledgement</w:t>
      </w:r>
    </w:p>
    <w:p w:rsidR="00B8102C" w:rsidRPr="00A17A95" w:rsidRDefault="00F263AD" w:rsidP="00F263AD">
      <w:pPr>
        <w:pStyle w:val="Heading3"/>
        <w:rPr>
          <w:rFonts w:ascii="Cambria" w:eastAsiaTheme="minorHAnsi" w:hAnsi="Cambria"/>
          <w:lang w:val="en-ZA"/>
        </w:rPr>
      </w:pPr>
      <w:bookmarkStart w:id="451" w:name="_Toc371586589"/>
      <w:r w:rsidRPr="00A17A95">
        <w:rPr>
          <w:rFonts w:ascii="Cambria" w:eastAsiaTheme="minorHAnsi" w:hAnsi="Cambria"/>
          <w:lang w:val="en-ZA"/>
        </w:rPr>
        <w:t>Outbound Communication</w:t>
      </w:r>
      <w:bookmarkEnd w:id="451"/>
    </w:p>
    <w:p w:rsidR="00CA0AFC" w:rsidRPr="00A17A95" w:rsidRDefault="00867455" w:rsidP="00CA0AFC">
      <w:pPr>
        <w:autoSpaceDE w:val="0"/>
        <w:autoSpaceDN w:val="0"/>
        <w:adjustRightInd w:val="0"/>
        <w:spacing w:line="360" w:lineRule="auto"/>
        <w:rPr>
          <w:rFonts w:ascii="Cambria" w:eastAsiaTheme="minorHAnsi" w:hAnsi="Cambria" w:cs="ArialMT"/>
          <w:lang w:val="en-ZA"/>
        </w:rPr>
      </w:pPr>
      <w:r w:rsidRPr="00A17A95">
        <w:rPr>
          <w:rFonts w:ascii="Cambria" w:eastAsiaTheme="minorHAnsi" w:hAnsi="Cambria" w:cs="ArialMT"/>
          <w:lang w:val="en-ZA"/>
        </w:rPr>
        <w:t>All outbound services related to updating customers on service status are included within the detailed inbound processes.</w:t>
      </w:r>
      <w:r w:rsidR="00CA0AFC" w:rsidRPr="00A17A95">
        <w:rPr>
          <w:rFonts w:ascii="Cambria" w:eastAsiaTheme="minorHAnsi" w:hAnsi="Cambria" w:cs="ArialMT"/>
          <w:lang w:val="en-ZA"/>
        </w:rPr>
        <w:t xml:space="preserve"> This includes notifications and update on updating the status of the policy and generating payments. '</w:t>
      </w:r>
    </w:p>
    <w:p w:rsidR="00CA0AFC" w:rsidRPr="00A17A95" w:rsidRDefault="00F64B9D" w:rsidP="00F47CFD">
      <w:pPr>
        <w:pStyle w:val="Heading4"/>
        <w:ind w:left="1276" w:hanging="992"/>
        <w:rPr>
          <w:rFonts w:eastAsiaTheme="minorHAnsi"/>
          <w:lang w:val="en-ZA"/>
        </w:rPr>
      </w:pPr>
      <w:bookmarkStart w:id="452" w:name="_Toc371586590"/>
      <w:r w:rsidRPr="00A17A95">
        <w:rPr>
          <w:rFonts w:eastAsiaTheme="minorHAnsi"/>
          <w:lang w:val="en-ZA"/>
        </w:rPr>
        <w:t>SMS</w:t>
      </w:r>
      <w:bookmarkEnd w:id="452"/>
    </w:p>
    <w:p w:rsidR="00867455" w:rsidRPr="00A17A95" w:rsidRDefault="00CA0AFC" w:rsidP="00CA0AFC">
      <w:pPr>
        <w:autoSpaceDE w:val="0"/>
        <w:autoSpaceDN w:val="0"/>
        <w:adjustRightInd w:val="0"/>
        <w:spacing w:line="360" w:lineRule="auto"/>
        <w:rPr>
          <w:rFonts w:ascii="Cambria" w:eastAsiaTheme="minorHAnsi" w:hAnsi="Cambria" w:cs="ArialMT"/>
          <w:lang w:val="en-ZA"/>
        </w:rPr>
      </w:pPr>
      <w:r w:rsidRPr="00A17A95">
        <w:rPr>
          <w:rFonts w:ascii="Cambria" w:eastAsiaTheme="minorHAnsi" w:hAnsi="Cambria" w:cs="ArialMT"/>
          <w:lang w:val="en-ZA"/>
        </w:rPr>
        <w:t>The system will be expected to send SMS</w:t>
      </w:r>
    </w:p>
    <w:p w:rsidR="00CA0AFC" w:rsidRPr="00A17A95" w:rsidRDefault="00CA0AFC" w:rsidP="00E259CB">
      <w:pPr>
        <w:pStyle w:val="ListParagraph"/>
        <w:numPr>
          <w:ilvl w:val="0"/>
          <w:numId w:val="50"/>
        </w:numPr>
        <w:autoSpaceDE w:val="0"/>
        <w:autoSpaceDN w:val="0"/>
        <w:adjustRightInd w:val="0"/>
        <w:spacing w:after="0" w:line="360" w:lineRule="auto"/>
        <w:ind w:left="714" w:hanging="357"/>
        <w:rPr>
          <w:rFonts w:ascii="Cambria" w:eastAsiaTheme="minorHAnsi" w:hAnsi="Cambria" w:cs="ArialMT"/>
          <w:sz w:val="24"/>
          <w:szCs w:val="24"/>
          <w:lang w:val="en-ZA"/>
        </w:rPr>
      </w:pPr>
      <w:r w:rsidRPr="00A17A95">
        <w:rPr>
          <w:rFonts w:ascii="Cambria" w:eastAsiaTheme="minorHAnsi" w:hAnsi="Cambria" w:cs="ArialMT"/>
          <w:sz w:val="24"/>
          <w:szCs w:val="24"/>
          <w:lang w:val="en-ZA"/>
        </w:rPr>
        <w:t>When policy is accepted</w:t>
      </w:r>
    </w:p>
    <w:p w:rsidR="00CA0AFC" w:rsidRPr="00A17A95" w:rsidRDefault="00CA0AFC" w:rsidP="00E259CB">
      <w:pPr>
        <w:pStyle w:val="ListParagraph"/>
        <w:numPr>
          <w:ilvl w:val="0"/>
          <w:numId w:val="50"/>
        </w:numPr>
        <w:autoSpaceDE w:val="0"/>
        <w:autoSpaceDN w:val="0"/>
        <w:adjustRightInd w:val="0"/>
        <w:spacing w:after="0" w:line="360" w:lineRule="auto"/>
        <w:ind w:left="714" w:hanging="357"/>
        <w:rPr>
          <w:rFonts w:ascii="Cambria" w:eastAsiaTheme="minorHAnsi" w:hAnsi="Cambria" w:cs="ArialMT"/>
          <w:sz w:val="24"/>
          <w:szCs w:val="24"/>
          <w:lang w:val="en-ZA"/>
        </w:rPr>
      </w:pPr>
      <w:r w:rsidRPr="00A17A95">
        <w:rPr>
          <w:rFonts w:ascii="Cambria" w:eastAsiaTheme="minorHAnsi" w:hAnsi="Cambria" w:cs="ArialMT"/>
          <w:sz w:val="24"/>
          <w:szCs w:val="24"/>
          <w:lang w:val="en-ZA"/>
        </w:rPr>
        <w:t>When policy is incepted</w:t>
      </w:r>
    </w:p>
    <w:p w:rsidR="00CA0AFC" w:rsidRPr="00A17A95" w:rsidRDefault="00CA0AFC" w:rsidP="00E259CB">
      <w:pPr>
        <w:pStyle w:val="ListParagraph"/>
        <w:numPr>
          <w:ilvl w:val="0"/>
          <w:numId w:val="50"/>
        </w:numPr>
        <w:autoSpaceDE w:val="0"/>
        <w:autoSpaceDN w:val="0"/>
        <w:adjustRightInd w:val="0"/>
        <w:spacing w:after="0" w:line="360" w:lineRule="auto"/>
        <w:ind w:left="714" w:hanging="357"/>
        <w:rPr>
          <w:rFonts w:ascii="Cambria" w:eastAsiaTheme="minorHAnsi" w:hAnsi="Cambria" w:cs="ArialMT"/>
          <w:sz w:val="24"/>
          <w:szCs w:val="24"/>
          <w:lang w:val="en-ZA"/>
        </w:rPr>
      </w:pPr>
      <w:r w:rsidRPr="00A17A95">
        <w:rPr>
          <w:rFonts w:ascii="Cambria" w:eastAsiaTheme="minorHAnsi" w:hAnsi="Cambria" w:cs="ArialMT"/>
          <w:sz w:val="24"/>
          <w:szCs w:val="24"/>
          <w:lang w:val="en-ZA"/>
        </w:rPr>
        <w:t>Premium payment is allocated</w:t>
      </w:r>
    </w:p>
    <w:p w:rsidR="00B825BD" w:rsidRPr="00A17A95" w:rsidRDefault="00B825BD" w:rsidP="00E259CB">
      <w:pPr>
        <w:pStyle w:val="ListParagraph"/>
        <w:numPr>
          <w:ilvl w:val="0"/>
          <w:numId w:val="50"/>
        </w:numPr>
        <w:autoSpaceDE w:val="0"/>
        <w:autoSpaceDN w:val="0"/>
        <w:adjustRightInd w:val="0"/>
        <w:spacing w:after="0" w:line="360" w:lineRule="auto"/>
        <w:ind w:left="714" w:hanging="357"/>
        <w:rPr>
          <w:rFonts w:ascii="Cambria" w:eastAsiaTheme="minorHAnsi" w:hAnsi="Cambria" w:cs="ArialMT"/>
          <w:sz w:val="24"/>
          <w:szCs w:val="24"/>
          <w:lang w:val="en-ZA"/>
        </w:rPr>
      </w:pPr>
      <w:r w:rsidRPr="00A17A95">
        <w:rPr>
          <w:rFonts w:ascii="Cambria" w:eastAsiaTheme="minorHAnsi" w:hAnsi="Cambria" w:cs="ArialMT"/>
          <w:sz w:val="24"/>
          <w:szCs w:val="24"/>
          <w:lang w:val="en-ZA"/>
        </w:rPr>
        <w:t>When deductions cease</w:t>
      </w:r>
    </w:p>
    <w:p w:rsidR="00B825BD" w:rsidRDefault="00B825BD" w:rsidP="00E259CB">
      <w:pPr>
        <w:pStyle w:val="ListParagraph"/>
        <w:numPr>
          <w:ilvl w:val="0"/>
          <w:numId w:val="50"/>
        </w:numPr>
        <w:autoSpaceDE w:val="0"/>
        <w:autoSpaceDN w:val="0"/>
        <w:adjustRightInd w:val="0"/>
        <w:spacing w:after="0" w:line="360" w:lineRule="auto"/>
        <w:ind w:left="714" w:hanging="357"/>
        <w:rPr>
          <w:rFonts w:ascii="Cambria" w:eastAsiaTheme="minorHAnsi" w:hAnsi="Cambria" w:cs="ArialMT"/>
          <w:sz w:val="24"/>
          <w:szCs w:val="24"/>
          <w:lang w:val="en-ZA"/>
        </w:rPr>
      </w:pPr>
      <w:r w:rsidRPr="00A17A95">
        <w:rPr>
          <w:rFonts w:ascii="Cambria" w:eastAsiaTheme="minorHAnsi" w:hAnsi="Cambria" w:cs="ArialMT"/>
          <w:sz w:val="24"/>
          <w:szCs w:val="24"/>
          <w:lang w:val="en-ZA"/>
        </w:rPr>
        <w:t>When deductions fail for DDI or stop order</w:t>
      </w:r>
    </w:p>
    <w:p w:rsidR="008F1867" w:rsidRDefault="008F1867" w:rsidP="00E259CB">
      <w:pPr>
        <w:pStyle w:val="ListParagraph"/>
        <w:numPr>
          <w:ilvl w:val="0"/>
          <w:numId w:val="50"/>
        </w:numPr>
        <w:autoSpaceDE w:val="0"/>
        <w:autoSpaceDN w:val="0"/>
        <w:adjustRightInd w:val="0"/>
        <w:spacing w:after="0" w:line="360" w:lineRule="auto"/>
        <w:ind w:left="714" w:hanging="357"/>
        <w:rPr>
          <w:rFonts w:ascii="Cambria" w:eastAsiaTheme="minorHAnsi" w:hAnsi="Cambria" w:cs="ArialMT"/>
          <w:sz w:val="24"/>
          <w:szCs w:val="24"/>
          <w:lang w:val="en-ZA"/>
        </w:rPr>
      </w:pPr>
      <w:r>
        <w:rPr>
          <w:rFonts w:ascii="Cambria" w:eastAsiaTheme="minorHAnsi" w:hAnsi="Cambria" w:cs="ArialMT"/>
          <w:sz w:val="24"/>
          <w:szCs w:val="24"/>
          <w:lang w:val="en-ZA"/>
        </w:rPr>
        <w:t>When Policy is amended</w:t>
      </w:r>
    </w:p>
    <w:p w:rsidR="008F1867" w:rsidRPr="00A17A95" w:rsidRDefault="008F1867" w:rsidP="00E259CB">
      <w:pPr>
        <w:pStyle w:val="ListParagraph"/>
        <w:numPr>
          <w:ilvl w:val="0"/>
          <w:numId w:val="50"/>
        </w:numPr>
        <w:autoSpaceDE w:val="0"/>
        <w:autoSpaceDN w:val="0"/>
        <w:adjustRightInd w:val="0"/>
        <w:spacing w:after="0" w:line="360" w:lineRule="auto"/>
        <w:ind w:left="714" w:hanging="357"/>
        <w:rPr>
          <w:rFonts w:ascii="Cambria" w:eastAsiaTheme="minorHAnsi" w:hAnsi="Cambria" w:cs="ArialMT"/>
          <w:sz w:val="24"/>
          <w:szCs w:val="24"/>
          <w:lang w:val="en-ZA"/>
        </w:rPr>
      </w:pPr>
      <w:r>
        <w:rPr>
          <w:rFonts w:ascii="Cambria" w:eastAsiaTheme="minorHAnsi" w:hAnsi="Cambria" w:cs="ArialMT"/>
          <w:sz w:val="24"/>
          <w:szCs w:val="24"/>
          <w:lang w:val="en-ZA"/>
        </w:rPr>
        <w:t>Claimed policies i.e. Loan, surrender, cancellation</w:t>
      </w:r>
    </w:p>
    <w:p w:rsidR="00CA0AFC" w:rsidRPr="00A17A95" w:rsidRDefault="00CA0AFC" w:rsidP="00E259CB">
      <w:pPr>
        <w:pStyle w:val="ListParagraph"/>
        <w:numPr>
          <w:ilvl w:val="0"/>
          <w:numId w:val="50"/>
        </w:numPr>
        <w:autoSpaceDE w:val="0"/>
        <w:autoSpaceDN w:val="0"/>
        <w:adjustRightInd w:val="0"/>
        <w:spacing w:after="0" w:line="360" w:lineRule="auto"/>
        <w:ind w:left="714" w:hanging="357"/>
        <w:rPr>
          <w:rFonts w:ascii="Cambria" w:eastAsiaTheme="minorHAnsi" w:hAnsi="Cambria" w:cs="ArialMT"/>
          <w:sz w:val="24"/>
          <w:szCs w:val="24"/>
          <w:lang w:val="en-ZA"/>
        </w:rPr>
      </w:pPr>
      <w:r w:rsidRPr="00A17A95">
        <w:rPr>
          <w:rFonts w:ascii="Cambria" w:eastAsiaTheme="minorHAnsi" w:hAnsi="Cambria" w:cs="ArialMT"/>
          <w:sz w:val="24"/>
          <w:szCs w:val="24"/>
          <w:lang w:val="en-ZA"/>
        </w:rPr>
        <w:t>Providing tips to the clients</w:t>
      </w:r>
      <w:r w:rsidR="00D12EDD" w:rsidRPr="00A17A95">
        <w:rPr>
          <w:rFonts w:ascii="Cambria" w:eastAsiaTheme="minorHAnsi" w:hAnsi="Cambria" w:cs="ArialMT"/>
          <w:sz w:val="24"/>
          <w:szCs w:val="24"/>
          <w:lang w:val="en-ZA"/>
        </w:rPr>
        <w:t xml:space="preserve"> within a specified period</w:t>
      </w:r>
    </w:p>
    <w:p w:rsidR="00F64B9D" w:rsidRPr="00A17A95" w:rsidRDefault="00F64B9D" w:rsidP="00E259CB">
      <w:pPr>
        <w:pStyle w:val="ListParagraph"/>
        <w:numPr>
          <w:ilvl w:val="0"/>
          <w:numId w:val="50"/>
        </w:numPr>
        <w:autoSpaceDE w:val="0"/>
        <w:autoSpaceDN w:val="0"/>
        <w:adjustRightInd w:val="0"/>
        <w:spacing w:after="0" w:line="360" w:lineRule="auto"/>
        <w:ind w:left="714" w:hanging="357"/>
        <w:rPr>
          <w:rFonts w:ascii="Cambria" w:eastAsiaTheme="minorHAnsi" w:hAnsi="Cambria" w:cs="ArialMT"/>
          <w:sz w:val="24"/>
          <w:szCs w:val="24"/>
          <w:lang w:val="en-ZA"/>
        </w:rPr>
      </w:pPr>
      <w:r w:rsidRPr="00A17A95">
        <w:rPr>
          <w:rFonts w:ascii="Cambria" w:eastAsiaTheme="minorHAnsi" w:hAnsi="Cambria" w:cs="ArialMT"/>
          <w:sz w:val="24"/>
          <w:szCs w:val="24"/>
          <w:lang w:val="en-ZA"/>
        </w:rPr>
        <w:t>Birthday messages</w:t>
      </w:r>
    </w:p>
    <w:p w:rsidR="00F64B9D" w:rsidRPr="00A17A95" w:rsidRDefault="00F64B9D" w:rsidP="00E259CB">
      <w:pPr>
        <w:pStyle w:val="ListParagraph"/>
        <w:numPr>
          <w:ilvl w:val="0"/>
          <w:numId w:val="50"/>
        </w:numPr>
        <w:autoSpaceDE w:val="0"/>
        <w:autoSpaceDN w:val="0"/>
        <w:adjustRightInd w:val="0"/>
        <w:spacing w:after="0" w:line="360" w:lineRule="auto"/>
        <w:ind w:left="714" w:hanging="357"/>
        <w:rPr>
          <w:rFonts w:ascii="Cambria" w:eastAsiaTheme="minorHAnsi" w:hAnsi="Cambria" w:cs="ArialMT"/>
          <w:sz w:val="24"/>
          <w:szCs w:val="24"/>
          <w:lang w:val="en-ZA"/>
        </w:rPr>
      </w:pPr>
      <w:r w:rsidRPr="00A17A95">
        <w:rPr>
          <w:rFonts w:ascii="Cambria" w:eastAsiaTheme="minorHAnsi" w:hAnsi="Cambria" w:cs="ArialMT"/>
          <w:sz w:val="24"/>
          <w:szCs w:val="24"/>
          <w:lang w:val="en-ZA"/>
        </w:rPr>
        <w:t>Ensure that</w:t>
      </w:r>
    </w:p>
    <w:p w:rsidR="00F64B9D" w:rsidRPr="00A17A95" w:rsidRDefault="004C74DB" w:rsidP="00E259CB">
      <w:pPr>
        <w:pStyle w:val="ListParagraph"/>
        <w:numPr>
          <w:ilvl w:val="1"/>
          <w:numId w:val="50"/>
        </w:numPr>
        <w:autoSpaceDE w:val="0"/>
        <w:autoSpaceDN w:val="0"/>
        <w:adjustRightInd w:val="0"/>
        <w:spacing w:after="0" w:line="360" w:lineRule="auto"/>
        <w:rPr>
          <w:rFonts w:ascii="Cambria" w:eastAsiaTheme="minorHAnsi" w:hAnsi="Cambria" w:cs="ArialMT"/>
          <w:sz w:val="24"/>
          <w:szCs w:val="24"/>
          <w:lang w:val="en-ZA"/>
        </w:rPr>
      </w:pPr>
      <w:r w:rsidRPr="00A17A95">
        <w:rPr>
          <w:rFonts w:ascii="Cambria" w:eastAsiaTheme="minorHAnsi" w:hAnsi="Cambria" w:cs="ArialMT"/>
          <w:sz w:val="24"/>
          <w:szCs w:val="24"/>
          <w:lang w:val="en-ZA"/>
        </w:rPr>
        <w:t xml:space="preserve">Number of </w:t>
      </w:r>
      <w:r w:rsidR="00F64B9D" w:rsidRPr="00A17A95">
        <w:rPr>
          <w:rFonts w:ascii="Cambria" w:eastAsiaTheme="minorHAnsi" w:hAnsi="Cambria" w:cs="ArialMT"/>
          <w:sz w:val="24"/>
          <w:szCs w:val="24"/>
          <w:lang w:val="en-ZA"/>
        </w:rPr>
        <w:t xml:space="preserve">SMS sent </w:t>
      </w:r>
      <w:r w:rsidRPr="00A17A95">
        <w:rPr>
          <w:rFonts w:ascii="Cambria" w:eastAsiaTheme="minorHAnsi" w:hAnsi="Cambria" w:cs="ArialMT"/>
          <w:sz w:val="24"/>
          <w:szCs w:val="24"/>
          <w:lang w:val="en-ZA"/>
        </w:rPr>
        <w:t>for</w:t>
      </w:r>
      <w:r w:rsidR="00F64B9D" w:rsidRPr="00A17A95">
        <w:rPr>
          <w:rFonts w:ascii="Cambria" w:eastAsiaTheme="minorHAnsi" w:hAnsi="Cambria" w:cs="ArialMT"/>
          <w:sz w:val="24"/>
          <w:szCs w:val="24"/>
          <w:lang w:val="en-ZA"/>
        </w:rPr>
        <w:t xml:space="preserve"> accept</w:t>
      </w:r>
      <w:r w:rsidRPr="00A17A95">
        <w:rPr>
          <w:rFonts w:ascii="Cambria" w:eastAsiaTheme="minorHAnsi" w:hAnsi="Cambria" w:cs="ArialMT"/>
          <w:sz w:val="24"/>
          <w:szCs w:val="24"/>
          <w:lang w:val="en-ZA"/>
        </w:rPr>
        <w:t>ed cases tally with the New business report</w:t>
      </w:r>
      <w:r w:rsidR="00F64B9D" w:rsidRPr="00A17A95">
        <w:rPr>
          <w:rFonts w:ascii="Cambria" w:eastAsiaTheme="minorHAnsi" w:hAnsi="Cambria" w:cs="ArialMT"/>
          <w:sz w:val="24"/>
          <w:szCs w:val="24"/>
          <w:lang w:val="en-ZA"/>
        </w:rPr>
        <w:t xml:space="preserve"> on accepted cases</w:t>
      </w:r>
      <w:r w:rsidRPr="00A17A95">
        <w:rPr>
          <w:rFonts w:ascii="Cambria" w:eastAsiaTheme="minorHAnsi" w:hAnsi="Cambria" w:cs="ArialMT"/>
          <w:sz w:val="24"/>
          <w:szCs w:val="24"/>
          <w:lang w:val="en-ZA"/>
        </w:rPr>
        <w:t xml:space="preserve"> within a specified period</w:t>
      </w:r>
    </w:p>
    <w:p w:rsidR="004C74DB" w:rsidRPr="00A17A95" w:rsidRDefault="004C74DB" w:rsidP="00E259CB">
      <w:pPr>
        <w:pStyle w:val="ListParagraph"/>
        <w:numPr>
          <w:ilvl w:val="1"/>
          <w:numId w:val="50"/>
        </w:numPr>
        <w:autoSpaceDE w:val="0"/>
        <w:autoSpaceDN w:val="0"/>
        <w:adjustRightInd w:val="0"/>
        <w:spacing w:after="0" w:line="360" w:lineRule="auto"/>
        <w:rPr>
          <w:rFonts w:ascii="Cambria" w:eastAsiaTheme="minorHAnsi" w:hAnsi="Cambria" w:cs="ArialMT"/>
          <w:sz w:val="24"/>
          <w:szCs w:val="24"/>
          <w:lang w:val="en-ZA"/>
        </w:rPr>
      </w:pPr>
      <w:r w:rsidRPr="00A17A95">
        <w:rPr>
          <w:rFonts w:ascii="Cambria" w:eastAsiaTheme="minorHAnsi" w:hAnsi="Cambria" w:cs="ArialMT"/>
          <w:sz w:val="24"/>
          <w:szCs w:val="24"/>
          <w:lang w:val="en-ZA"/>
        </w:rPr>
        <w:t xml:space="preserve">Failed messages during bulk </w:t>
      </w:r>
      <w:r w:rsidR="008F1867">
        <w:rPr>
          <w:rFonts w:ascii="Cambria" w:eastAsiaTheme="minorHAnsi" w:hAnsi="Cambria" w:cs="ArialMT"/>
          <w:sz w:val="24"/>
          <w:szCs w:val="24"/>
          <w:lang w:val="en-ZA"/>
        </w:rPr>
        <w:t xml:space="preserve">processing </w:t>
      </w:r>
      <w:r w:rsidRPr="00A17A95">
        <w:rPr>
          <w:rFonts w:ascii="Cambria" w:eastAsiaTheme="minorHAnsi" w:hAnsi="Cambria" w:cs="ArialMT"/>
          <w:sz w:val="24"/>
          <w:szCs w:val="24"/>
          <w:lang w:val="en-ZA"/>
        </w:rPr>
        <w:t>should be marked as such and send one by one again</w:t>
      </w:r>
    </w:p>
    <w:p w:rsidR="004C74DB" w:rsidRPr="00A17A95" w:rsidRDefault="004C74DB" w:rsidP="00E259CB">
      <w:pPr>
        <w:pStyle w:val="ListParagraph"/>
        <w:numPr>
          <w:ilvl w:val="1"/>
          <w:numId w:val="50"/>
        </w:numPr>
        <w:autoSpaceDE w:val="0"/>
        <w:autoSpaceDN w:val="0"/>
        <w:adjustRightInd w:val="0"/>
        <w:spacing w:after="0" w:line="360" w:lineRule="auto"/>
        <w:rPr>
          <w:rFonts w:ascii="Cambria" w:eastAsiaTheme="minorHAnsi" w:hAnsi="Cambria" w:cs="ArialMT"/>
          <w:sz w:val="24"/>
          <w:szCs w:val="24"/>
          <w:lang w:val="en-ZA"/>
        </w:rPr>
      </w:pPr>
      <w:r w:rsidRPr="00A17A95">
        <w:rPr>
          <w:rFonts w:ascii="Cambria" w:eastAsiaTheme="minorHAnsi" w:hAnsi="Cambria" w:cs="ArialMT"/>
          <w:sz w:val="24"/>
          <w:szCs w:val="24"/>
          <w:lang w:val="en-ZA"/>
        </w:rPr>
        <w:t>Generate reports on Failed</w:t>
      </w:r>
      <w:r w:rsidR="000039DB">
        <w:rPr>
          <w:rFonts w:ascii="Cambria" w:eastAsiaTheme="minorHAnsi" w:hAnsi="Cambria" w:cs="ArialMT"/>
          <w:sz w:val="24"/>
          <w:szCs w:val="24"/>
          <w:lang w:val="en-ZA"/>
        </w:rPr>
        <w:t xml:space="preserve"> (sent</w:t>
      </w:r>
      <w:r w:rsidRPr="00A17A95">
        <w:rPr>
          <w:rFonts w:ascii="Cambria" w:eastAsiaTheme="minorHAnsi" w:hAnsi="Cambria" w:cs="ArialMT"/>
          <w:sz w:val="24"/>
          <w:szCs w:val="24"/>
          <w:lang w:val="en-ZA"/>
        </w:rPr>
        <w:t>,</w:t>
      </w:r>
      <w:r w:rsidR="000039DB">
        <w:rPr>
          <w:rFonts w:ascii="Cambria" w:eastAsiaTheme="minorHAnsi" w:hAnsi="Cambria" w:cs="ArialMT"/>
          <w:sz w:val="24"/>
          <w:szCs w:val="24"/>
          <w:lang w:val="en-ZA"/>
        </w:rPr>
        <w:t xml:space="preserve"> not delivered),not sent from system, </w:t>
      </w:r>
      <w:r w:rsidRPr="00A17A95">
        <w:rPr>
          <w:rFonts w:ascii="Cambria" w:eastAsiaTheme="minorHAnsi" w:hAnsi="Cambria" w:cs="ArialMT"/>
          <w:sz w:val="24"/>
          <w:szCs w:val="24"/>
          <w:lang w:val="en-ZA"/>
        </w:rPr>
        <w:t>sent</w:t>
      </w:r>
      <w:r w:rsidR="000039DB">
        <w:rPr>
          <w:rFonts w:ascii="Cambria" w:eastAsiaTheme="minorHAnsi" w:hAnsi="Cambria" w:cs="ArialMT"/>
          <w:sz w:val="24"/>
          <w:szCs w:val="24"/>
          <w:lang w:val="en-ZA"/>
        </w:rPr>
        <w:t>(delivered, not delivered)</w:t>
      </w:r>
      <w:r w:rsidRPr="00A17A95">
        <w:rPr>
          <w:rFonts w:ascii="Cambria" w:eastAsiaTheme="minorHAnsi" w:hAnsi="Cambria" w:cs="ArialMT"/>
          <w:sz w:val="24"/>
          <w:szCs w:val="24"/>
          <w:lang w:val="en-ZA"/>
        </w:rPr>
        <w:t>sms</w:t>
      </w:r>
    </w:p>
    <w:p w:rsidR="00D12EDD" w:rsidRDefault="00D12EDD" w:rsidP="00E259CB">
      <w:pPr>
        <w:pStyle w:val="ListParagraph"/>
        <w:numPr>
          <w:ilvl w:val="1"/>
          <w:numId w:val="50"/>
        </w:numPr>
        <w:autoSpaceDE w:val="0"/>
        <w:autoSpaceDN w:val="0"/>
        <w:adjustRightInd w:val="0"/>
        <w:spacing w:after="0" w:line="360" w:lineRule="auto"/>
        <w:rPr>
          <w:rFonts w:ascii="Cambria" w:eastAsiaTheme="minorHAnsi" w:hAnsi="Cambria" w:cs="ArialMT"/>
          <w:sz w:val="24"/>
          <w:szCs w:val="24"/>
          <w:lang w:val="en-ZA"/>
        </w:rPr>
      </w:pPr>
      <w:r w:rsidRPr="00A17A95">
        <w:rPr>
          <w:rFonts w:ascii="Cambria" w:eastAsiaTheme="minorHAnsi" w:hAnsi="Cambria" w:cs="ArialMT"/>
          <w:sz w:val="24"/>
          <w:szCs w:val="24"/>
          <w:lang w:val="en-ZA"/>
        </w:rPr>
        <w:lastRenderedPageBreak/>
        <w:t>SMS feedback file with failed messages should allow reloading of the template and sending of the messages once the errors are corrected</w:t>
      </w:r>
    </w:p>
    <w:p w:rsidR="006E2841" w:rsidRDefault="001E5C93" w:rsidP="001E5C93">
      <w:pPr>
        <w:pStyle w:val="ListParagraph"/>
        <w:numPr>
          <w:ilvl w:val="1"/>
          <w:numId w:val="50"/>
        </w:numPr>
        <w:spacing w:after="0" w:line="360" w:lineRule="auto"/>
        <w:rPr>
          <w:rFonts w:ascii="Cambria" w:eastAsiaTheme="minorHAnsi" w:hAnsi="Cambria"/>
          <w:sz w:val="24"/>
          <w:szCs w:val="24"/>
        </w:rPr>
      </w:pPr>
      <w:r w:rsidRPr="00A17A95">
        <w:rPr>
          <w:rFonts w:ascii="Cambria" w:eastAsiaTheme="minorHAnsi" w:hAnsi="Cambria"/>
          <w:sz w:val="24"/>
          <w:szCs w:val="24"/>
        </w:rPr>
        <w:t>When an</w:t>
      </w:r>
      <w:r>
        <w:rPr>
          <w:rFonts w:ascii="Cambria" w:eastAsiaTheme="minorHAnsi" w:hAnsi="Cambria"/>
          <w:sz w:val="24"/>
          <w:szCs w:val="24"/>
        </w:rPr>
        <w:t>sms</w:t>
      </w:r>
      <w:r w:rsidRPr="00A17A95">
        <w:rPr>
          <w:rFonts w:ascii="Cambria" w:eastAsiaTheme="minorHAnsi" w:hAnsi="Cambria"/>
          <w:sz w:val="24"/>
          <w:szCs w:val="24"/>
        </w:rPr>
        <w:t xml:space="preserve"> is send</w:t>
      </w:r>
      <w:r>
        <w:rPr>
          <w:rFonts w:ascii="Cambria" w:eastAsiaTheme="minorHAnsi" w:hAnsi="Cambria"/>
          <w:sz w:val="24"/>
          <w:szCs w:val="24"/>
        </w:rPr>
        <w:t xml:space="preserve"> from the client an</w:t>
      </w:r>
      <w:r w:rsidRPr="00A17A95">
        <w:rPr>
          <w:rFonts w:ascii="Cambria" w:eastAsiaTheme="minorHAnsi" w:hAnsi="Cambria"/>
          <w:sz w:val="24"/>
          <w:szCs w:val="24"/>
        </w:rPr>
        <w:t xml:space="preserve"> automatic message acknowledging receipt of the </w:t>
      </w:r>
      <w:r>
        <w:rPr>
          <w:rFonts w:ascii="Cambria" w:eastAsiaTheme="minorHAnsi" w:hAnsi="Cambria"/>
          <w:sz w:val="24"/>
          <w:szCs w:val="24"/>
        </w:rPr>
        <w:t>sms</w:t>
      </w:r>
      <w:r w:rsidRPr="00A17A95">
        <w:rPr>
          <w:rFonts w:ascii="Cambria" w:eastAsiaTheme="minorHAnsi" w:hAnsi="Cambria"/>
          <w:sz w:val="24"/>
          <w:szCs w:val="24"/>
        </w:rPr>
        <w:t xml:space="preserve"> is sent</w:t>
      </w:r>
      <w:r w:rsidR="006E2841">
        <w:rPr>
          <w:rFonts w:ascii="Cambria" w:eastAsiaTheme="minorHAnsi" w:hAnsi="Cambria"/>
          <w:sz w:val="24"/>
          <w:szCs w:val="24"/>
        </w:rPr>
        <w:t xml:space="preserve">. The system should be able to attach to the clients message based on the telephone number used. </w:t>
      </w:r>
    </w:p>
    <w:p w:rsidR="001E5C93" w:rsidRPr="00A17A95" w:rsidRDefault="006E2841" w:rsidP="001E5C93">
      <w:pPr>
        <w:pStyle w:val="ListParagraph"/>
        <w:numPr>
          <w:ilvl w:val="1"/>
          <w:numId w:val="50"/>
        </w:numPr>
        <w:spacing w:after="0" w:line="360" w:lineRule="auto"/>
        <w:rPr>
          <w:rFonts w:ascii="Cambria" w:eastAsiaTheme="minorHAnsi" w:hAnsi="Cambria"/>
          <w:sz w:val="24"/>
          <w:szCs w:val="24"/>
        </w:rPr>
      </w:pPr>
      <w:r>
        <w:rPr>
          <w:rFonts w:ascii="Cambria" w:eastAsiaTheme="minorHAnsi" w:hAnsi="Cambria"/>
          <w:sz w:val="24"/>
          <w:szCs w:val="24"/>
        </w:rPr>
        <w:t>The client should be able to see all messages received from the come and their status</w:t>
      </w:r>
    </w:p>
    <w:p w:rsidR="00652640" w:rsidRPr="00A17A95" w:rsidRDefault="00652640" w:rsidP="00E259CB">
      <w:pPr>
        <w:pStyle w:val="ListParagraph"/>
        <w:numPr>
          <w:ilvl w:val="0"/>
          <w:numId w:val="50"/>
        </w:numPr>
        <w:autoSpaceDE w:val="0"/>
        <w:autoSpaceDN w:val="0"/>
        <w:adjustRightInd w:val="0"/>
        <w:spacing w:after="0" w:line="360" w:lineRule="auto"/>
        <w:rPr>
          <w:rFonts w:ascii="Cambria" w:eastAsiaTheme="minorHAnsi" w:hAnsi="Cambria" w:cs="ArialMT"/>
          <w:sz w:val="24"/>
          <w:szCs w:val="24"/>
          <w:lang w:val="en-ZA"/>
        </w:rPr>
      </w:pPr>
      <w:r w:rsidRPr="00A17A95">
        <w:rPr>
          <w:rFonts w:ascii="Cambria" w:eastAsiaTheme="minorHAnsi" w:hAnsi="Cambria" w:cs="ArialMT"/>
          <w:sz w:val="24"/>
          <w:szCs w:val="24"/>
          <w:lang w:val="en-ZA"/>
        </w:rPr>
        <w:t>Communication with clients at various stages of policy viz. on policy production or declination or pending / on hold / outstanding requirements etc electronically.</w:t>
      </w:r>
    </w:p>
    <w:p w:rsidR="001676E3" w:rsidRPr="00A17A95" w:rsidRDefault="001676E3" w:rsidP="00E259CB">
      <w:pPr>
        <w:pStyle w:val="ListParagraph"/>
        <w:numPr>
          <w:ilvl w:val="0"/>
          <w:numId w:val="50"/>
        </w:numPr>
        <w:autoSpaceDE w:val="0"/>
        <w:autoSpaceDN w:val="0"/>
        <w:adjustRightInd w:val="0"/>
        <w:spacing w:after="0" w:line="360" w:lineRule="auto"/>
        <w:rPr>
          <w:rFonts w:ascii="Cambria" w:eastAsiaTheme="minorHAnsi" w:hAnsi="Cambria" w:cs="ArialMT"/>
          <w:sz w:val="24"/>
          <w:szCs w:val="24"/>
          <w:lang w:val="en-ZA"/>
        </w:rPr>
      </w:pPr>
      <w:r w:rsidRPr="00A17A95">
        <w:rPr>
          <w:rFonts w:ascii="Cambria" w:eastAsiaTheme="minorHAnsi" w:hAnsi="Cambria" w:cs="ArialMT"/>
          <w:sz w:val="24"/>
          <w:szCs w:val="24"/>
          <w:lang w:val="en-ZA"/>
        </w:rPr>
        <w:t>Communication facilities with brokers etc. through various  electronic media viz. SMS, email, fax , phone etc.</w:t>
      </w:r>
    </w:p>
    <w:p w:rsidR="002D426E" w:rsidRPr="00A17A95" w:rsidRDefault="002D426E" w:rsidP="00E259CB">
      <w:pPr>
        <w:pStyle w:val="ListParagraph"/>
        <w:numPr>
          <w:ilvl w:val="0"/>
          <w:numId w:val="50"/>
        </w:numPr>
        <w:autoSpaceDE w:val="0"/>
        <w:autoSpaceDN w:val="0"/>
        <w:adjustRightInd w:val="0"/>
        <w:spacing w:after="0" w:line="360" w:lineRule="auto"/>
        <w:rPr>
          <w:rFonts w:ascii="Cambria" w:eastAsiaTheme="minorHAnsi" w:hAnsi="Cambria" w:cs="ArialMT"/>
          <w:sz w:val="24"/>
          <w:szCs w:val="24"/>
          <w:lang w:val="en-ZA"/>
        </w:rPr>
      </w:pPr>
      <w:r w:rsidRPr="00A17A95">
        <w:rPr>
          <w:rFonts w:ascii="Cambria" w:eastAsiaTheme="minorHAnsi" w:hAnsi="Cambria" w:cs="ArialMT"/>
          <w:sz w:val="24"/>
          <w:szCs w:val="24"/>
          <w:lang w:val="en-ZA"/>
        </w:rPr>
        <w:t>Facility to remind brokers about outstanding information via SMS, email, letters etc.</w:t>
      </w:r>
    </w:p>
    <w:p w:rsidR="002D426E" w:rsidRDefault="002D426E" w:rsidP="00E259CB">
      <w:pPr>
        <w:pStyle w:val="ListParagraph"/>
        <w:numPr>
          <w:ilvl w:val="0"/>
          <w:numId w:val="50"/>
        </w:numPr>
        <w:autoSpaceDE w:val="0"/>
        <w:autoSpaceDN w:val="0"/>
        <w:adjustRightInd w:val="0"/>
        <w:spacing w:after="0" w:line="360" w:lineRule="auto"/>
        <w:rPr>
          <w:rFonts w:ascii="Cambria" w:eastAsiaTheme="minorHAnsi" w:hAnsi="Cambria" w:cs="ArialMT"/>
          <w:sz w:val="24"/>
          <w:szCs w:val="24"/>
          <w:lang w:val="en-ZA"/>
        </w:rPr>
      </w:pPr>
      <w:r w:rsidRPr="00A17A95">
        <w:rPr>
          <w:rFonts w:ascii="Cambria" w:eastAsiaTheme="minorHAnsi" w:hAnsi="Cambria" w:cs="ArialMT"/>
          <w:sz w:val="24"/>
          <w:szCs w:val="24"/>
          <w:lang w:val="en-ZA"/>
        </w:rPr>
        <w:t>Facility to remind brokers about statutory renewal   mandates e.g. renewal of trade license, insurance regulatory license etc.</w:t>
      </w:r>
    </w:p>
    <w:p w:rsidR="00842E8F" w:rsidRPr="00A17A95" w:rsidRDefault="00842E8F" w:rsidP="00E259CB">
      <w:pPr>
        <w:pStyle w:val="ListParagraph"/>
        <w:numPr>
          <w:ilvl w:val="0"/>
          <w:numId w:val="50"/>
        </w:numPr>
        <w:autoSpaceDE w:val="0"/>
        <w:autoSpaceDN w:val="0"/>
        <w:adjustRightInd w:val="0"/>
        <w:spacing w:after="0" w:line="360" w:lineRule="auto"/>
        <w:rPr>
          <w:rFonts w:ascii="Cambria" w:eastAsiaTheme="minorHAnsi" w:hAnsi="Cambria" w:cs="ArialMT"/>
          <w:sz w:val="24"/>
          <w:szCs w:val="24"/>
          <w:lang w:val="en-ZA"/>
        </w:rPr>
      </w:pPr>
      <w:r>
        <w:rPr>
          <w:rFonts w:ascii="Cambria" w:eastAsiaTheme="minorHAnsi" w:hAnsi="Cambria" w:cs="ArialMT"/>
          <w:sz w:val="24"/>
          <w:szCs w:val="24"/>
          <w:lang w:val="en-ZA"/>
        </w:rPr>
        <w:t>Incoming sms should be converted to a specified email address (SMS to email functionality). This should trigger a request in the service request module using a default request type.</w:t>
      </w:r>
    </w:p>
    <w:p w:rsidR="004C74DB" w:rsidRPr="00A17A95" w:rsidRDefault="004C74DB" w:rsidP="00F47CFD">
      <w:pPr>
        <w:pStyle w:val="Heading4"/>
        <w:ind w:left="1276" w:hanging="992"/>
        <w:rPr>
          <w:rFonts w:eastAsiaTheme="minorHAnsi"/>
          <w:lang w:val="en-ZA"/>
        </w:rPr>
      </w:pPr>
      <w:bookmarkStart w:id="453" w:name="_Toc371586591"/>
      <w:r w:rsidRPr="00A17A95">
        <w:rPr>
          <w:rFonts w:eastAsiaTheme="minorHAnsi"/>
          <w:lang w:val="en-ZA"/>
        </w:rPr>
        <w:t>Emails</w:t>
      </w:r>
      <w:bookmarkEnd w:id="453"/>
    </w:p>
    <w:p w:rsidR="00CA0AFC" w:rsidRPr="00A17A95" w:rsidRDefault="00CA0AFC" w:rsidP="00CA0AFC">
      <w:pPr>
        <w:pStyle w:val="ListParagraph"/>
        <w:autoSpaceDE w:val="0"/>
        <w:autoSpaceDN w:val="0"/>
        <w:adjustRightInd w:val="0"/>
        <w:spacing w:after="0" w:line="360" w:lineRule="auto"/>
        <w:ind w:left="0"/>
        <w:rPr>
          <w:rFonts w:ascii="Cambria" w:eastAsiaTheme="minorHAnsi" w:hAnsi="Cambria" w:cs="ArialMT"/>
          <w:sz w:val="24"/>
          <w:szCs w:val="24"/>
          <w:lang w:val="en-ZA"/>
        </w:rPr>
      </w:pPr>
      <w:r w:rsidRPr="00A17A95">
        <w:rPr>
          <w:rFonts w:ascii="Cambria" w:eastAsiaTheme="minorHAnsi" w:hAnsi="Cambria" w:cs="ArialMT"/>
          <w:sz w:val="24"/>
          <w:szCs w:val="24"/>
          <w:lang w:val="en-ZA"/>
        </w:rPr>
        <w:t xml:space="preserve">Emails will be sent </w:t>
      </w:r>
    </w:p>
    <w:p w:rsidR="001E5C93" w:rsidRPr="00A17A95" w:rsidRDefault="001E5C93" w:rsidP="001E5C93">
      <w:pPr>
        <w:pStyle w:val="ListParagraph"/>
        <w:numPr>
          <w:ilvl w:val="0"/>
          <w:numId w:val="51"/>
        </w:numPr>
        <w:autoSpaceDE w:val="0"/>
        <w:autoSpaceDN w:val="0"/>
        <w:adjustRightInd w:val="0"/>
        <w:spacing w:after="0" w:line="360" w:lineRule="auto"/>
        <w:rPr>
          <w:rFonts w:ascii="Cambria" w:eastAsiaTheme="minorHAnsi" w:hAnsi="Cambria" w:cs="ArialMT"/>
          <w:sz w:val="24"/>
          <w:szCs w:val="24"/>
          <w:lang w:val="en-ZA"/>
        </w:rPr>
      </w:pPr>
      <w:r w:rsidRPr="00A17A95">
        <w:rPr>
          <w:rFonts w:ascii="Cambria" w:eastAsiaTheme="minorHAnsi" w:hAnsi="Cambria" w:cs="ArialMT"/>
          <w:sz w:val="24"/>
          <w:szCs w:val="24"/>
          <w:lang w:val="en-ZA"/>
        </w:rPr>
        <w:t>When policy is accepted</w:t>
      </w:r>
    </w:p>
    <w:p w:rsidR="001E5C93" w:rsidRPr="00A17A95" w:rsidRDefault="001E5C93" w:rsidP="001E5C93">
      <w:pPr>
        <w:pStyle w:val="ListParagraph"/>
        <w:numPr>
          <w:ilvl w:val="0"/>
          <w:numId w:val="51"/>
        </w:numPr>
        <w:autoSpaceDE w:val="0"/>
        <w:autoSpaceDN w:val="0"/>
        <w:adjustRightInd w:val="0"/>
        <w:spacing w:after="0" w:line="360" w:lineRule="auto"/>
        <w:rPr>
          <w:rFonts w:ascii="Cambria" w:eastAsiaTheme="minorHAnsi" w:hAnsi="Cambria" w:cs="ArialMT"/>
          <w:sz w:val="24"/>
          <w:szCs w:val="24"/>
          <w:lang w:val="en-ZA"/>
        </w:rPr>
      </w:pPr>
      <w:r w:rsidRPr="00A17A95">
        <w:rPr>
          <w:rFonts w:ascii="Cambria" w:eastAsiaTheme="minorHAnsi" w:hAnsi="Cambria" w:cs="ArialMT"/>
          <w:sz w:val="24"/>
          <w:szCs w:val="24"/>
          <w:lang w:val="en-ZA"/>
        </w:rPr>
        <w:t>When policy is incepted</w:t>
      </w:r>
    </w:p>
    <w:p w:rsidR="001E5C93" w:rsidRPr="00A17A95" w:rsidRDefault="001E5C93" w:rsidP="001E5C93">
      <w:pPr>
        <w:pStyle w:val="ListParagraph"/>
        <w:numPr>
          <w:ilvl w:val="0"/>
          <w:numId w:val="51"/>
        </w:numPr>
        <w:autoSpaceDE w:val="0"/>
        <w:autoSpaceDN w:val="0"/>
        <w:adjustRightInd w:val="0"/>
        <w:spacing w:after="0" w:line="360" w:lineRule="auto"/>
        <w:rPr>
          <w:rFonts w:ascii="Cambria" w:eastAsiaTheme="minorHAnsi" w:hAnsi="Cambria" w:cs="ArialMT"/>
          <w:sz w:val="24"/>
          <w:szCs w:val="24"/>
          <w:lang w:val="en-ZA"/>
        </w:rPr>
      </w:pPr>
      <w:r w:rsidRPr="00A17A95">
        <w:rPr>
          <w:rFonts w:ascii="Cambria" w:eastAsiaTheme="minorHAnsi" w:hAnsi="Cambria" w:cs="ArialMT"/>
          <w:sz w:val="24"/>
          <w:szCs w:val="24"/>
          <w:lang w:val="en-ZA"/>
        </w:rPr>
        <w:t>Premium payment is allocated</w:t>
      </w:r>
    </w:p>
    <w:p w:rsidR="001E5C93" w:rsidRPr="00A17A95" w:rsidRDefault="001E5C93" w:rsidP="001E5C93">
      <w:pPr>
        <w:pStyle w:val="ListParagraph"/>
        <w:numPr>
          <w:ilvl w:val="0"/>
          <w:numId w:val="51"/>
        </w:numPr>
        <w:autoSpaceDE w:val="0"/>
        <w:autoSpaceDN w:val="0"/>
        <w:adjustRightInd w:val="0"/>
        <w:spacing w:after="0" w:line="360" w:lineRule="auto"/>
        <w:rPr>
          <w:rFonts w:ascii="Cambria" w:eastAsiaTheme="minorHAnsi" w:hAnsi="Cambria" w:cs="ArialMT"/>
          <w:sz w:val="24"/>
          <w:szCs w:val="24"/>
          <w:lang w:val="en-ZA"/>
        </w:rPr>
      </w:pPr>
      <w:r w:rsidRPr="00A17A95">
        <w:rPr>
          <w:rFonts w:ascii="Cambria" w:eastAsiaTheme="minorHAnsi" w:hAnsi="Cambria" w:cs="ArialMT"/>
          <w:sz w:val="24"/>
          <w:szCs w:val="24"/>
          <w:lang w:val="en-ZA"/>
        </w:rPr>
        <w:t>When deductions cease</w:t>
      </w:r>
    </w:p>
    <w:p w:rsidR="001E5C93" w:rsidRDefault="001E5C93" w:rsidP="001E5C93">
      <w:pPr>
        <w:pStyle w:val="ListParagraph"/>
        <w:numPr>
          <w:ilvl w:val="0"/>
          <w:numId w:val="51"/>
        </w:numPr>
        <w:autoSpaceDE w:val="0"/>
        <w:autoSpaceDN w:val="0"/>
        <w:adjustRightInd w:val="0"/>
        <w:spacing w:after="0" w:line="360" w:lineRule="auto"/>
        <w:rPr>
          <w:rFonts w:ascii="Cambria" w:eastAsiaTheme="minorHAnsi" w:hAnsi="Cambria" w:cs="ArialMT"/>
          <w:sz w:val="24"/>
          <w:szCs w:val="24"/>
          <w:lang w:val="en-ZA"/>
        </w:rPr>
      </w:pPr>
      <w:r w:rsidRPr="00A17A95">
        <w:rPr>
          <w:rFonts w:ascii="Cambria" w:eastAsiaTheme="minorHAnsi" w:hAnsi="Cambria" w:cs="ArialMT"/>
          <w:sz w:val="24"/>
          <w:szCs w:val="24"/>
          <w:lang w:val="en-ZA"/>
        </w:rPr>
        <w:t>When deductions fail for DDI or stop order</w:t>
      </w:r>
    </w:p>
    <w:p w:rsidR="001E5C93" w:rsidRDefault="001E5C93" w:rsidP="001E5C93">
      <w:pPr>
        <w:pStyle w:val="ListParagraph"/>
        <w:numPr>
          <w:ilvl w:val="0"/>
          <w:numId w:val="51"/>
        </w:numPr>
        <w:autoSpaceDE w:val="0"/>
        <w:autoSpaceDN w:val="0"/>
        <w:adjustRightInd w:val="0"/>
        <w:spacing w:after="0" w:line="360" w:lineRule="auto"/>
        <w:rPr>
          <w:rFonts w:ascii="Cambria" w:eastAsiaTheme="minorHAnsi" w:hAnsi="Cambria" w:cs="ArialMT"/>
          <w:sz w:val="24"/>
          <w:szCs w:val="24"/>
          <w:lang w:val="en-ZA"/>
        </w:rPr>
      </w:pPr>
      <w:r>
        <w:rPr>
          <w:rFonts w:ascii="Cambria" w:eastAsiaTheme="minorHAnsi" w:hAnsi="Cambria" w:cs="ArialMT"/>
          <w:sz w:val="24"/>
          <w:szCs w:val="24"/>
          <w:lang w:val="en-ZA"/>
        </w:rPr>
        <w:t>When Policy is amended</w:t>
      </w:r>
    </w:p>
    <w:p w:rsidR="001E5C93" w:rsidRPr="00A17A95" w:rsidRDefault="001E5C93" w:rsidP="001E5C93">
      <w:pPr>
        <w:pStyle w:val="ListParagraph"/>
        <w:numPr>
          <w:ilvl w:val="0"/>
          <w:numId w:val="51"/>
        </w:numPr>
        <w:autoSpaceDE w:val="0"/>
        <w:autoSpaceDN w:val="0"/>
        <w:adjustRightInd w:val="0"/>
        <w:spacing w:after="0" w:line="360" w:lineRule="auto"/>
        <w:rPr>
          <w:rFonts w:ascii="Cambria" w:eastAsiaTheme="minorHAnsi" w:hAnsi="Cambria" w:cs="ArialMT"/>
          <w:sz w:val="24"/>
          <w:szCs w:val="24"/>
          <w:lang w:val="en-ZA"/>
        </w:rPr>
      </w:pPr>
      <w:r>
        <w:rPr>
          <w:rFonts w:ascii="Cambria" w:eastAsiaTheme="minorHAnsi" w:hAnsi="Cambria" w:cs="ArialMT"/>
          <w:sz w:val="24"/>
          <w:szCs w:val="24"/>
          <w:lang w:val="en-ZA"/>
        </w:rPr>
        <w:t>Claimed policies i.e. Loan, surrender, cancellation</w:t>
      </w:r>
    </w:p>
    <w:p w:rsidR="001E5C93" w:rsidRPr="00A17A95" w:rsidRDefault="001E5C93" w:rsidP="001E5C93">
      <w:pPr>
        <w:pStyle w:val="ListParagraph"/>
        <w:numPr>
          <w:ilvl w:val="0"/>
          <w:numId w:val="51"/>
        </w:numPr>
        <w:autoSpaceDE w:val="0"/>
        <w:autoSpaceDN w:val="0"/>
        <w:adjustRightInd w:val="0"/>
        <w:spacing w:after="0" w:line="360" w:lineRule="auto"/>
        <w:rPr>
          <w:rFonts w:ascii="Cambria" w:eastAsiaTheme="minorHAnsi" w:hAnsi="Cambria" w:cs="ArialMT"/>
          <w:sz w:val="24"/>
          <w:szCs w:val="24"/>
          <w:lang w:val="en-ZA"/>
        </w:rPr>
      </w:pPr>
      <w:r w:rsidRPr="00A17A95">
        <w:rPr>
          <w:rFonts w:ascii="Cambria" w:eastAsiaTheme="minorHAnsi" w:hAnsi="Cambria" w:cs="ArialMT"/>
          <w:sz w:val="24"/>
          <w:szCs w:val="24"/>
          <w:lang w:val="en-ZA"/>
        </w:rPr>
        <w:t>Providing tips to the clients within a specified period</w:t>
      </w:r>
    </w:p>
    <w:p w:rsidR="001E5C93" w:rsidRPr="00A17A95" w:rsidRDefault="001E5C93" w:rsidP="001E5C93">
      <w:pPr>
        <w:pStyle w:val="ListParagraph"/>
        <w:numPr>
          <w:ilvl w:val="0"/>
          <w:numId w:val="51"/>
        </w:numPr>
        <w:autoSpaceDE w:val="0"/>
        <w:autoSpaceDN w:val="0"/>
        <w:adjustRightInd w:val="0"/>
        <w:spacing w:after="0" w:line="360" w:lineRule="auto"/>
        <w:rPr>
          <w:rFonts w:ascii="Cambria" w:eastAsiaTheme="minorHAnsi" w:hAnsi="Cambria" w:cs="ArialMT"/>
          <w:sz w:val="24"/>
          <w:szCs w:val="24"/>
          <w:lang w:val="en-ZA"/>
        </w:rPr>
      </w:pPr>
      <w:r w:rsidRPr="00A17A95">
        <w:rPr>
          <w:rFonts w:ascii="Cambria" w:eastAsiaTheme="minorHAnsi" w:hAnsi="Cambria" w:cs="ArialMT"/>
          <w:sz w:val="24"/>
          <w:szCs w:val="24"/>
          <w:lang w:val="en-ZA"/>
        </w:rPr>
        <w:t>Birthday messages</w:t>
      </w:r>
    </w:p>
    <w:p w:rsidR="00CA0AFC" w:rsidRPr="00A17A95" w:rsidRDefault="00CA0AFC" w:rsidP="00E259CB">
      <w:pPr>
        <w:pStyle w:val="ListParagraph"/>
        <w:numPr>
          <w:ilvl w:val="0"/>
          <w:numId w:val="51"/>
        </w:numPr>
        <w:autoSpaceDE w:val="0"/>
        <w:autoSpaceDN w:val="0"/>
        <w:adjustRightInd w:val="0"/>
        <w:spacing w:after="0" w:line="360" w:lineRule="auto"/>
        <w:ind w:hanging="357"/>
        <w:rPr>
          <w:rFonts w:ascii="Cambria" w:eastAsiaTheme="minorHAnsi" w:hAnsi="Cambria" w:cs="ArialMT"/>
          <w:sz w:val="24"/>
          <w:szCs w:val="24"/>
          <w:lang w:val="en-ZA"/>
        </w:rPr>
      </w:pPr>
      <w:r w:rsidRPr="00A17A95">
        <w:rPr>
          <w:rFonts w:ascii="Cambria" w:eastAsiaTheme="minorHAnsi" w:hAnsi="Cambria" w:cs="ArialMT"/>
          <w:sz w:val="24"/>
          <w:szCs w:val="24"/>
          <w:lang w:val="en-ZA"/>
        </w:rPr>
        <w:t>For policy statements attached in pdf with a secured password</w:t>
      </w:r>
    </w:p>
    <w:p w:rsidR="0061532F" w:rsidRPr="0061532F" w:rsidRDefault="0061532F" w:rsidP="00E259CB">
      <w:pPr>
        <w:pStyle w:val="ListParagraph"/>
        <w:numPr>
          <w:ilvl w:val="0"/>
          <w:numId w:val="51"/>
        </w:numPr>
        <w:spacing w:after="0" w:line="360" w:lineRule="auto"/>
        <w:ind w:hanging="357"/>
        <w:rPr>
          <w:rFonts w:ascii="Cambria" w:eastAsiaTheme="minorHAnsi" w:hAnsi="Cambria"/>
          <w:sz w:val="24"/>
          <w:szCs w:val="24"/>
        </w:rPr>
      </w:pPr>
      <w:r>
        <w:rPr>
          <w:rFonts w:ascii="Cambria" w:eastAsiaTheme="minorHAnsi" w:hAnsi="Cambria"/>
          <w:sz w:val="24"/>
          <w:szCs w:val="24"/>
          <w:lang w:val="en-ZA"/>
        </w:rPr>
        <w:t xml:space="preserve">Policy Schedules </w:t>
      </w:r>
      <w:r w:rsidR="000039DB" w:rsidRPr="00A17A95">
        <w:rPr>
          <w:rFonts w:ascii="Cambria" w:eastAsiaTheme="minorHAnsi" w:hAnsi="Cambria" w:cs="ArialMT"/>
          <w:sz w:val="24"/>
          <w:szCs w:val="24"/>
          <w:lang w:val="en-ZA"/>
        </w:rPr>
        <w:t>attached in pdf with a secured password</w:t>
      </w:r>
    </w:p>
    <w:p w:rsidR="004C74DB" w:rsidRPr="00A17A95" w:rsidRDefault="004C74DB" w:rsidP="00E259CB">
      <w:pPr>
        <w:pStyle w:val="ListParagraph"/>
        <w:numPr>
          <w:ilvl w:val="0"/>
          <w:numId w:val="51"/>
        </w:numPr>
        <w:spacing w:after="0" w:line="360" w:lineRule="auto"/>
        <w:ind w:hanging="357"/>
        <w:rPr>
          <w:rFonts w:ascii="Cambria" w:eastAsiaTheme="minorHAnsi" w:hAnsi="Cambria"/>
          <w:sz w:val="24"/>
          <w:szCs w:val="24"/>
        </w:rPr>
      </w:pPr>
      <w:r w:rsidRPr="00A17A95">
        <w:rPr>
          <w:rFonts w:ascii="Cambria" w:eastAsiaTheme="minorHAnsi" w:hAnsi="Cambria"/>
          <w:sz w:val="24"/>
          <w:szCs w:val="24"/>
        </w:rPr>
        <w:lastRenderedPageBreak/>
        <w:t>Ensure</w:t>
      </w:r>
    </w:p>
    <w:p w:rsidR="004C74DB" w:rsidRPr="00A17A95" w:rsidRDefault="004C74DB" w:rsidP="00E259CB">
      <w:pPr>
        <w:pStyle w:val="ListParagraph"/>
        <w:numPr>
          <w:ilvl w:val="1"/>
          <w:numId w:val="51"/>
        </w:numPr>
        <w:spacing w:after="0" w:line="360" w:lineRule="auto"/>
        <w:ind w:hanging="357"/>
        <w:rPr>
          <w:rFonts w:ascii="Cambria" w:eastAsiaTheme="minorHAnsi" w:hAnsi="Cambria"/>
          <w:sz w:val="24"/>
          <w:szCs w:val="24"/>
        </w:rPr>
      </w:pPr>
      <w:r w:rsidRPr="00A17A95">
        <w:rPr>
          <w:rFonts w:ascii="Cambria" w:eastAsiaTheme="minorHAnsi" w:hAnsi="Cambria"/>
          <w:sz w:val="24"/>
          <w:szCs w:val="24"/>
        </w:rPr>
        <w:t>Failed emails can be resend after correcting the errors tracked</w:t>
      </w:r>
    </w:p>
    <w:p w:rsidR="004C74DB" w:rsidRPr="00A17A95" w:rsidRDefault="004C74DB" w:rsidP="00E259CB">
      <w:pPr>
        <w:pStyle w:val="ListParagraph"/>
        <w:numPr>
          <w:ilvl w:val="1"/>
          <w:numId w:val="51"/>
        </w:numPr>
        <w:spacing w:after="0" w:line="360" w:lineRule="auto"/>
        <w:ind w:hanging="357"/>
        <w:rPr>
          <w:rFonts w:ascii="Cambria" w:eastAsiaTheme="minorHAnsi" w:hAnsi="Cambria"/>
          <w:sz w:val="24"/>
          <w:szCs w:val="24"/>
        </w:rPr>
      </w:pPr>
      <w:r w:rsidRPr="00A17A95">
        <w:rPr>
          <w:rFonts w:ascii="Cambria" w:eastAsiaTheme="minorHAnsi" w:hAnsi="Cambria"/>
          <w:sz w:val="24"/>
          <w:szCs w:val="24"/>
        </w:rPr>
        <w:t xml:space="preserve">bounced emails can be </w:t>
      </w:r>
      <w:r w:rsidR="0061532F" w:rsidRPr="00A17A95">
        <w:rPr>
          <w:rFonts w:ascii="Cambria" w:eastAsiaTheme="minorHAnsi" w:hAnsi="Cambria"/>
          <w:sz w:val="24"/>
          <w:szCs w:val="24"/>
        </w:rPr>
        <w:t>traced</w:t>
      </w:r>
      <w:r w:rsidRPr="00A17A95">
        <w:rPr>
          <w:rFonts w:ascii="Cambria" w:eastAsiaTheme="minorHAnsi" w:hAnsi="Cambria"/>
          <w:sz w:val="24"/>
          <w:szCs w:val="24"/>
        </w:rPr>
        <w:t xml:space="preserve"> back </w:t>
      </w:r>
      <w:r w:rsidR="0061532F">
        <w:rPr>
          <w:rFonts w:ascii="Cambria" w:eastAsiaTheme="minorHAnsi" w:hAnsi="Cambria"/>
          <w:sz w:val="24"/>
          <w:szCs w:val="24"/>
        </w:rPr>
        <w:t>in</w:t>
      </w:r>
      <w:r w:rsidRPr="00A17A95">
        <w:rPr>
          <w:rFonts w:ascii="Cambria" w:eastAsiaTheme="minorHAnsi" w:hAnsi="Cambria"/>
          <w:sz w:val="24"/>
          <w:szCs w:val="24"/>
        </w:rPr>
        <w:t xml:space="preserve"> the system</w:t>
      </w:r>
    </w:p>
    <w:p w:rsidR="004C74DB" w:rsidRPr="00A17A95" w:rsidRDefault="004C74DB" w:rsidP="00E259CB">
      <w:pPr>
        <w:pStyle w:val="ListParagraph"/>
        <w:numPr>
          <w:ilvl w:val="1"/>
          <w:numId w:val="51"/>
        </w:numPr>
        <w:spacing w:after="0" w:line="360" w:lineRule="auto"/>
        <w:ind w:hanging="357"/>
        <w:rPr>
          <w:rFonts w:ascii="Cambria" w:eastAsiaTheme="minorHAnsi" w:hAnsi="Cambria"/>
          <w:sz w:val="24"/>
          <w:szCs w:val="24"/>
        </w:rPr>
      </w:pPr>
      <w:r w:rsidRPr="00A17A95">
        <w:rPr>
          <w:rFonts w:ascii="Cambria" w:eastAsiaTheme="minorHAnsi" w:hAnsi="Cambria"/>
          <w:sz w:val="24"/>
          <w:szCs w:val="24"/>
        </w:rPr>
        <w:t xml:space="preserve">Emails from the clients can be tracked through the </w:t>
      </w:r>
      <w:r w:rsidR="0061532F" w:rsidRPr="00A17A95">
        <w:rPr>
          <w:rFonts w:ascii="Cambria" w:eastAsiaTheme="minorHAnsi" w:hAnsi="Cambria"/>
          <w:sz w:val="24"/>
          <w:szCs w:val="24"/>
        </w:rPr>
        <w:t>TurnQuest</w:t>
      </w:r>
      <w:r w:rsidRPr="00A17A95">
        <w:rPr>
          <w:rFonts w:ascii="Cambria" w:eastAsiaTheme="minorHAnsi" w:hAnsi="Cambria"/>
          <w:sz w:val="24"/>
          <w:szCs w:val="24"/>
        </w:rPr>
        <w:t xml:space="preserve">, use unique parameters like phone number, </w:t>
      </w:r>
      <w:r w:rsidR="00D12EDD" w:rsidRPr="00A17A95">
        <w:rPr>
          <w:rFonts w:ascii="Cambria" w:eastAsiaTheme="minorHAnsi" w:hAnsi="Cambria"/>
          <w:sz w:val="24"/>
          <w:szCs w:val="24"/>
        </w:rPr>
        <w:t>policy number to update their records</w:t>
      </w:r>
    </w:p>
    <w:p w:rsidR="00D12EDD" w:rsidRPr="00A17A95" w:rsidRDefault="00D12EDD" w:rsidP="00E259CB">
      <w:pPr>
        <w:pStyle w:val="ListParagraph"/>
        <w:numPr>
          <w:ilvl w:val="1"/>
          <w:numId w:val="51"/>
        </w:numPr>
        <w:spacing w:after="0" w:line="360" w:lineRule="auto"/>
        <w:ind w:hanging="357"/>
        <w:rPr>
          <w:rFonts w:ascii="Cambria" w:eastAsiaTheme="minorHAnsi" w:hAnsi="Cambria"/>
          <w:sz w:val="24"/>
          <w:szCs w:val="24"/>
        </w:rPr>
      </w:pPr>
      <w:r w:rsidRPr="00A17A95">
        <w:rPr>
          <w:rFonts w:ascii="Cambria" w:eastAsiaTheme="minorHAnsi" w:hAnsi="Cambria"/>
          <w:sz w:val="24"/>
          <w:szCs w:val="24"/>
        </w:rPr>
        <w:t>When an email is send</w:t>
      </w:r>
      <w:r w:rsidR="001E5C93">
        <w:rPr>
          <w:rFonts w:ascii="Cambria" w:eastAsiaTheme="minorHAnsi" w:hAnsi="Cambria"/>
          <w:sz w:val="24"/>
          <w:szCs w:val="24"/>
        </w:rPr>
        <w:t xml:space="preserve"> from the client an</w:t>
      </w:r>
      <w:r w:rsidRPr="00A17A95">
        <w:rPr>
          <w:rFonts w:ascii="Cambria" w:eastAsiaTheme="minorHAnsi" w:hAnsi="Cambria"/>
          <w:sz w:val="24"/>
          <w:szCs w:val="24"/>
        </w:rPr>
        <w:t xml:space="preserve"> automatic message acknowledging receipt of the email is sent</w:t>
      </w:r>
    </w:p>
    <w:p w:rsidR="00D12EDD" w:rsidRPr="00A17A95" w:rsidRDefault="0039487A" w:rsidP="00E259CB">
      <w:pPr>
        <w:pStyle w:val="ListParagraph"/>
        <w:numPr>
          <w:ilvl w:val="1"/>
          <w:numId w:val="51"/>
        </w:numPr>
        <w:spacing w:after="0" w:line="360" w:lineRule="auto"/>
        <w:ind w:hanging="357"/>
        <w:rPr>
          <w:rFonts w:ascii="Cambria" w:eastAsiaTheme="minorHAnsi" w:hAnsi="Cambria"/>
          <w:sz w:val="24"/>
          <w:szCs w:val="24"/>
        </w:rPr>
      </w:pPr>
      <w:r w:rsidRPr="00A17A95">
        <w:rPr>
          <w:rFonts w:ascii="Cambria" w:eastAsiaTheme="minorHAnsi" w:hAnsi="Cambria"/>
          <w:sz w:val="24"/>
          <w:szCs w:val="24"/>
        </w:rPr>
        <w:t>P</w:t>
      </w:r>
      <w:r w:rsidR="00D12EDD" w:rsidRPr="00A17A95">
        <w:rPr>
          <w:rFonts w:ascii="Cambria" w:eastAsiaTheme="minorHAnsi" w:hAnsi="Cambria"/>
          <w:sz w:val="24"/>
          <w:szCs w:val="24"/>
        </w:rPr>
        <w:t>rovide templates for loading failed emails back into TurnQuest and resending the messages</w:t>
      </w:r>
    </w:p>
    <w:p w:rsidR="0039487A" w:rsidRPr="00A17A95" w:rsidRDefault="0039487A" w:rsidP="00E259CB">
      <w:pPr>
        <w:pStyle w:val="ListParagraph"/>
        <w:numPr>
          <w:ilvl w:val="1"/>
          <w:numId w:val="51"/>
        </w:numPr>
        <w:spacing w:after="0" w:line="360" w:lineRule="auto"/>
        <w:ind w:hanging="357"/>
        <w:rPr>
          <w:rFonts w:ascii="Cambria" w:eastAsiaTheme="minorHAnsi" w:hAnsi="Cambria"/>
          <w:sz w:val="24"/>
          <w:szCs w:val="24"/>
        </w:rPr>
      </w:pPr>
      <w:r w:rsidRPr="00A17A95">
        <w:rPr>
          <w:rFonts w:ascii="Cambria" w:eastAsiaTheme="minorHAnsi" w:hAnsi="Cambria"/>
          <w:sz w:val="24"/>
          <w:szCs w:val="24"/>
        </w:rPr>
        <w:t>Policy Schedules for life assured with email address</w:t>
      </w:r>
      <w:r w:rsidR="00B74126">
        <w:rPr>
          <w:rFonts w:ascii="Cambria" w:eastAsiaTheme="minorHAnsi" w:hAnsi="Cambria"/>
          <w:sz w:val="24"/>
          <w:szCs w:val="24"/>
        </w:rPr>
        <w:t xml:space="preserve"> and no postal address</w:t>
      </w:r>
      <w:r w:rsidRPr="00A17A95">
        <w:rPr>
          <w:rFonts w:ascii="Cambria" w:eastAsiaTheme="minorHAnsi" w:hAnsi="Cambria"/>
          <w:sz w:val="24"/>
          <w:szCs w:val="24"/>
        </w:rPr>
        <w:t xml:space="preserve"> should be saved in a different pool and forwarded through email. Those with </w:t>
      </w:r>
      <w:r w:rsidR="00B74126">
        <w:rPr>
          <w:rFonts w:ascii="Cambria" w:eastAsiaTheme="minorHAnsi" w:hAnsi="Cambria"/>
          <w:sz w:val="24"/>
          <w:szCs w:val="24"/>
        </w:rPr>
        <w:t xml:space="preserve">postal </w:t>
      </w:r>
      <w:r w:rsidRPr="00A17A95">
        <w:rPr>
          <w:rFonts w:ascii="Cambria" w:eastAsiaTheme="minorHAnsi" w:hAnsi="Cambria"/>
          <w:sz w:val="24"/>
          <w:szCs w:val="24"/>
        </w:rPr>
        <w:t>address should be stored differently to allow printing and sending by post</w:t>
      </w:r>
      <w:r w:rsidR="00B74126">
        <w:rPr>
          <w:rFonts w:ascii="Cambria" w:eastAsiaTheme="minorHAnsi" w:hAnsi="Cambria"/>
          <w:sz w:val="24"/>
          <w:szCs w:val="24"/>
        </w:rPr>
        <w:t>. The system should prioritize sending through postal address over sending through emails and vice versa. E</w:t>
      </w:r>
      <w:r w:rsidR="00FE4543" w:rsidRPr="00A17A95">
        <w:rPr>
          <w:rFonts w:ascii="Cambria" w:eastAsiaTheme="minorHAnsi" w:hAnsi="Cambria"/>
          <w:sz w:val="24"/>
          <w:szCs w:val="24"/>
        </w:rPr>
        <w:t>nsure all policies printed and those send through email tally with the 1st premium report for incepted policies</w:t>
      </w:r>
      <w:r w:rsidR="00B74126">
        <w:rPr>
          <w:rFonts w:ascii="Cambria" w:eastAsiaTheme="minorHAnsi" w:hAnsi="Cambria"/>
          <w:sz w:val="24"/>
          <w:szCs w:val="24"/>
        </w:rPr>
        <w:t>.</w:t>
      </w:r>
    </w:p>
    <w:p w:rsidR="002D426E" w:rsidRPr="00A17A95" w:rsidRDefault="002D426E" w:rsidP="00E259CB">
      <w:pPr>
        <w:pStyle w:val="ListParagraph"/>
        <w:numPr>
          <w:ilvl w:val="0"/>
          <w:numId w:val="51"/>
        </w:numPr>
        <w:autoSpaceDE w:val="0"/>
        <w:autoSpaceDN w:val="0"/>
        <w:adjustRightInd w:val="0"/>
        <w:spacing w:after="0" w:line="360" w:lineRule="auto"/>
        <w:rPr>
          <w:rFonts w:ascii="Cambria" w:eastAsiaTheme="minorHAnsi" w:hAnsi="Cambria" w:cs="ArialMT"/>
          <w:sz w:val="24"/>
          <w:szCs w:val="24"/>
          <w:lang w:val="en-ZA"/>
        </w:rPr>
      </w:pPr>
      <w:r w:rsidRPr="00A17A95">
        <w:rPr>
          <w:rFonts w:ascii="Cambria" w:eastAsiaTheme="minorHAnsi" w:hAnsi="Cambria" w:cs="ArialMT"/>
          <w:sz w:val="24"/>
          <w:szCs w:val="24"/>
          <w:lang w:val="en-ZA"/>
        </w:rPr>
        <w:t>Facility to remind brokers about outstanding information via SMS, email, letters etc.</w:t>
      </w:r>
    </w:p>
    <w:p w:rsidR="002D426E" w:rsidRPr="00A17A95" w:rsidRDefault="002D426E" w:rsidP="00E259CB">
      <w:pPr>
        <w:pStyle w:val="ListParagraph"/>
        <w:numPr>
          <w:ilvl w:val="0"/>
          <w:numId w:val="51"/>
        </w:numPr>
        <w:autoSpaceDE w:val="0"/>
        <w:autoSpaceDN w:val="0"/>
        <w:adjustRightInd w:val="0"/>
        <w:spacing w:after="0" w:line="360" w:lineRule="auto"/>
        <w:rPr>
          <w:rFonts w:ascii="Cambria" w:eastAsiaTheme="minorHAnsi" w:hAnsi="Cambria" w:cs="ArialMT"/>
          <w:sz w:val="24"/>
          <w:szCs w:val="24"/>
          <w:lang w:val="en-ZA"/>
        </w:rPr>
      </w:pPr>
      <w:r w:rsidRPr="00A17A95">
        <w:rPr>
          <w:rFonts w:ascii="Cambria" w:eastAsiaTheme="minorHAnsi" w:hAnsi="Cambria" w:cs="ArialMT"/>
          <w:sz w:val="24"/>
          <w:szCs w:val="24"/>
          <w:lang w:val="en-ZA"/>
        </w:rPr>
        <w:t>Facility to remind brokers about statutory renewal   mandates e.g. renewal of trade license, insurance regulatory license etc.</w:t>
      </w:r>
    </w:p>
    <w:p w:rsidR="009D6CB7" w:rsidRPr="00A17A95" w:rsidRDefault="009D6CB7" w:rsidP="009D6CB7">
      <w:pPr>
        <w:pStyle w:val="Heading2"/>
        <w:rPr>
          <w:rFonts w:ascii="Cambria" w:eastAsiaTheme="minorHAnsi" w:hAnsi="Cambria"/>
        </w:rPr>
      </w:pPr>
      <w:bookmarkStart w:id="454" w:name="_Toc371586592"/>
      <w:r w:rsidRPr="00A17A95">
        <w:rPr>
          <w:rFonts w:ascii="Cambria" w:eastAsiaTheme="minorHAnsi" w:hAnsi="Cambria"/>
        </w:rPr>
        <w:t xml:space="preserve">Customer </w:t>
      </w:r>
      <w:r w:rsidR="006F3DAD">
        <w:rPr>
          <w:rFonts w:ascii="Cambria" w:eastAsiaTheme="minorHAnsi" w:hAnsi="Cambria"/>
        </w:rPr>
        <w:t>Vending Machine</w:t>
      </w:r>
      <w:bookmarkEnd w:id="454"/>
    </w:p>
    <w:p w:rsidR="009D6CB7" w:rsidRPr="00A17A95" w:rsidRDefault="009D6CB7" w:rsidP="009D6CB7">
      <w:pPr>
        <w:rPr>
          <w:rFonts w:ascii="Cambria" w:eastAsiaTheme="minorHAnsi" w:hAnsi="Cambria"/>
        </w:rPr>
      </w:pPr>
    </w:p>
    <w:p w:rsidR="009D6CB7" w:rsidRPr="00A17A95" w:rsidRDefault="009D6CB7" w:rsidP="00D943AA">
      <w:pPr>
        <w:spacing w:line="360" w:lineRule="auto"/>
        <w:rPr>
          <w:rFonts w:ascii="Cambria" w:hAnsi="Cambria"/>
          <w:lang w:val="en-ZA" w:eastAsia="en-ZA"/>
        </w:rPr>
      </w:pPr>
      <w:r w:rsidRPr="00A17A95">
        <w:rPr>
          <w:rFonts w:ascii="Cambria" w:hAnsi="Cambria"/>
          <w:lang w:val="en-ZA" w:eastAsia="en-ZA"/>
        </w:rPr>
        <w:t>The system to provide an application for service-based vending machine at reception counter. Where when the client walks in</w:t>
      </w:r>
      <w:r w:rsidR="0061532F">
        <w:rPr>
          <w:rFonts w:ascii="Cambria" w:hAnsi="Cambria"/>
          <w:lang w:val="en-ZA" w:eastAsia="en-ZA"/>
        </w:rPr>
        <w:t>,</w:t>
      </w:r>
      <w:r w:rsidRPr="00A17A95">
        <w:rPr>
          <w:rFonts w:ascii="Cambria" w:hAnsi="Cambria"/>
          <w:lang w:val="en-ZA" w:eastAsia="en-ZA"/>
        </w:rPr>
        <w:t xml:space="preserve"> they enter their details or register if they are new. The system generates  a service ticket number  and prints out a queuing card. The request then queues on the customer service staff work ticket who attends to the client </w:t>
      </w:r>
      <w:r w:rsidR="00850B9F">
        <w:rPr>
          <w:rFonts w:ascii="Cambria" w:hAnsi="Cambria"/>
          <w:lang w:val="en-ZA" w:eastAsia="en-ZA"/>
        </w:rPr>
        <w:t xml:space="preserve">based </w:t>
      </w:r>
      <w:r w:rsidRPr="00A17A95">
        <w:rPr>
          <w:rFonts w:ascii="Cambria" w:hAnsi="Cambria"/>
          <w:lang w:val="en-ZA" w:eastAsia="en-ZA"/>
        </w:rPr>
        <w:t>on the</w:t>
      </w:r>
      <w:r w:rsidR="00850B9F">
        <w:rPr>
          <w:rFonts w:ascii="Cambria" w:hAnsi="Cambria"/>
          <w:lang w:val="en-ZA" w:eastAsia="en-ZA"/>
        </w:rPr>
        <w:t>ir</w:t>
      </w:r>
      <w:r w:rsidRPr="00A17A95">
        <w:rPr>
          <w:rFonts w:ascii="Cambria" w:hAnsi="Cambria"/>
          <w:lang w:val="en-ZA" w:eastAsia="en-ZA"/>
        </w:rPr>
        <w:t xml:space="preserve"> position </w:t>
      </w:r>
      <w:r w:rsidR="00D943AA" w:rsidRPr="00A17A95">
        <w:rPr>
          <w:rFonts w:ascii="Cambria" w:hAnsi="Cambria"/>
          <w:lang w:val="en-ZA" w:eastAsia="en-ZA"/>
        </w:rPr>
        <w:t>on the queue.</w:t>
      </w:r>
    </w:p>
    <w:p w:rsidR="009D6CB7" w:rsidRPr="00A17A95" w:rsidRDefault="009D6CB7" w:rsidP="00E259CB">
      <w:pPr>
        <w:pStyle w:val="ListParagraph"/>
        <w:numPr>
          <w:ilvl w:val="0"/>
          <w:numId w:val="82"/>
        </w:numPr>
        <w:spacing w:after="0" w:line="360" w:lineRule="auto"/>
        <w:rPr>
          <w:rFonts w:ascii="Cambria" w:hAnsi="Cambria"/>
          <w:sz w:val="24"/>
          <w:szCs w:val="24"/>
          <w:lang w:val="en-ZA" w:eastAsia="en-ZA"/>
        </w:rPr>
      </w:pPr>
      <w:r w:rsidRPr="00A17A95">
        <w:rPr>
          <w:rFonts w:ascii="Cambria" w:hAnsi="Cambria"/>
          <w:sz w:val="24"/>
          <w:szCs w:val="24"/>
          <w:lang w:val="en-ZA" w:eastAsia="en-ZA"/>
        </w:rPr>
        <w:t xml:space="preserve">Facility to record &amp; monitor customer turnaround time against service ticket number  </w:t>
      </w:r>
    </w:p>
    <w:p w:rsidR="009D6CB7" w:rsidRPr="00A17A95" w:rsidRDefault="009D6CB7" w:rsidP="00E259CB">
      <w:pPr>
        <w:pStyle w:val="ListParagraph"/>
        <w:numPr>
          <w:ilvl w:val="0"/>
          <w:numId w:val="82"/>
        </w:numPr>
        <w:spacing w:after="0" w:line="360" w:lineRule="auto"/>
        <w:rPr>
          <w:rFonts w:ascii="Cambria" w:hAnsi="Cambria"/>
          <w:sz w:val="24"/>
          <w:szCs w:val="24"/>
          <w:lang w:val="en-ZA" w:eastAsia="en-ZA"/>
        </w:rPr>
      </w:pPr>
      <w:r w:rsidRPr="00A17A95">
        <w:rPr>
          <w:rFonts w:ascii="Cambria" w:hAnsi="Cambria"/>
          <w:sz w:val="24"/>
          <w:szCs w:val="24"/>
          <w:lang w:val="en-ZA" w:eastAsia="en-ZA"/>
        </w:rPr>
        <w:t xml:space="preserve">Facility to track calls logged, status, person / section responsible etc.  </w:t>
      </w:r>
    </w:p>
    <w:p w:rsidR="009D6CB7" w:rsidRPr="00A17A95" w:rsidRDefault="009D6CB7" w:rsidP="00E259CB">
      <w:pPr>
        <w:pStyle w:val="ListParagraph"/>
        <w:numPr>
          <w:ilvl w:val="0"/>
          <w:numId w:val="82"/>
        </w:numPr>
        <w:spacing w:after="0" w:line="360" w:lineRule="auto"/>
        <w:rPr>
          <w:rFonts w:ascii="Cambria" w:hAnsi="Cambria"/>
          <w:sz w:val="24"/>
          <w:szCs w:val="24"/>
          <w:lang w:val="en-ZA" w:eastAsia="en-ZA"/>
        </w:rPr>
      </w:pPr>
      <w:r w:rsidRPr="00A17A95">
        <w:rPr>
          <w:rFonts w:ascii="Cambria" w:hAnsi="Cambria"/>
          <w:sz w:val="24"/>
          <w:szCs w:val="24"/>
          <w:lang w:val="en-ZA" w:eastAsia="en-ZA"/>
        </w:rPr>
        <w:t>Integration of service ticket number with insurance administration system e.g. link to policy amendment number, claim number, refund number etc.</w:t>
      </w:r>
    </w:p>
    <w:p w:rsidR="0025358D" w:rsidRPr="00A17A95" w:rsidRDefault="006F3DAD" w:rsidP="0025358D">
      <w:pPr>
        <w:pStyle w:val="Heading2"/>
        <w:rPr>
          <w:rFonts w:ascii="Cambria" w:eastAsiaTheme="minorHAnsi" w:hAnsi="Cambria"/>
        </w:rPr>
      </w:pPr>
      <w:bookmarkStart w:id="455" w:name="_Toc371586593"/>
      <w:r>
        <w:rPr>
          <w:rFonts w:ascii="Cambria" w:eastAsiaTheme="minorHAnsi" w:hAnsi="Cambria"/>
        </w:rPr>
        <w:lastRenderedPageBreak/>
        <w:t xml:space="preserve">Task </w:t>
      </w:r>
      <w:r w:rsidR="0025358D" w:rsidRPr="00A17A95">
        <w:rPr>
          <w:rFonts w:ascii="Cambria" w:eastAsiaTheme="minorHAnsi" w:hAnsi="Cambria"/>
        </w:rPr>
        <w:t>Tickets</w:t>
      </w:r>
      <w:bookmarkEnd w:id="455"/>
    </w:p>
    <w:p w:rsidR="0025358D" w:rsidRPr="00A17A95" w:rsidRDefault="0025358D" w:rsidP="00E259CB">
      <w:pPr>
        <w:pStyle w:val="ListParagraph"/>
        <w:numPr>
          <w:ilvl w:val="0"/>
          <w:numId w:val="85"/>
        </w:numPr>
        <w:rPr>
          <w:rFonts w:ascii="Cambria" w:eastAsiaTheme="minorHAnsi" w:hAnsi="Cambria"/>
          <w:sz w:val="24"/>
          <w:szCs w:val="24"/>
        </w:rPr>
      </w:pPr>
      <w:r w:rsidRPr="00A17A95">
        <w:rPr>
          <w:rFonts w:ascii="Cambria" w:eastAsiaTheme="minorHAnsi" w:hAnsi="Cambria"/>
          <w:sz w:val="24"/>
          <w:szCs w:val="24"/>
        </w:rPr>
        <w:t>Tickets initiated in service request should be linked to the life system and the transactions created.</w:t>
      </w:r>
    </w:p>
    <w:p w:rsidR="00A604B8" w:rsidRPr="00A17A95" w:rsidRDefault="0025358D" w:rsidP="00E259CB">
      <w:pPr>
        <w:pStyle w:val="ListParagraph"/>
        <w:numPr>
          <w:ilvl w:val="0"/>
          <w:numId w:val="85"/>
        </w:numPr>
        <w:rPr>
          <w:rFonts w:ascii="Cambria" w:eastAsiaTheme="minorHAnsi" w:hAnsi="Cambria"/>
          <w:sz w:val="24"/>
          <w:szCs w:val="24"/>
        </w:rPr>
      </w:pPr>
      <w:r w:rsidRPr="00A17A95">
        <w:rPr>
          <w:rFonts w:ascii="Cambria" w:eastAsiaTheme="minorHAnsi" w:hAnsi="Cambria"/>
          <w:sz w:val="24"/>
          <w:szCs w:val="24"/>
        </w:rPr>
        <w:t>The tickets assigned should allow selection per product and assigning to one personnel i.e. tickets for proposals passed</w:t>
      </w:r>
      <w:r w:rsidR="00A604B8" w:rsidRPr="00A17A95">
        <w:rPr>
          <w:rFonts w:ascii="Cambria" w:eastAsiaTheme="minorHAnsi" w:hAnsi="Cambria"/>
          <w:sz w:val="24"/>
          <w:szCs w:val="24"/>
        </w:rPr>
        <w:t xml:space="preserve"> to underwriting should allow assigning several proposals per product to an underwriter</w:t>
      </w:r>
    </w:p>
    <w:p w:rsidR="00A604B8" w:rsidRPr="00A17A95" w:rsidRDefault="00A604B8" w:rsidP="00E259CB">
      <w:pPr>
        <w:pStyle w:val="ListParagraph"/>
        <w:numPr>
          <w:ilvl w:val="0"/>
          <w:numId w:val="85"/>
        </w:numPr>
        <w:rPr>
          <w:rFonts w:ascii="Cambria" w:eastAsiaTheme="minorHAnsi" w:hAnsi="Cambria"/>
          <w:sz w:val="24"/>
          <w:szCs w:val="24"/>
        </w:rPr>
      </w:pPr>
      <w:r w:rsidRPr="00A17A95">
        <w:rPr>
          <w:rFonts w:ascii="Cambria" w:eastAsiaTheme="minorHAnsi" w:hAnsi="Cambria"/>
          <w:sz w:val="24"/>
          <w:szCs w:val="24"/>
        </w:rPr>
        <w:t>On the home page display the total number of tasks one has</w:t>
      </w:r>
    </w:p>
    <w:p w:rsidR="0025358D" w:rsidRPr="00314D40" w:rsidRDefault="00A604B8" w:rsidP="00314D40">
      <w:pPr>
        <w:pStyle w:val="ListParagraph"/>
        <w:numPr>
          <w:ilvl w:val="0"/>
          <w:numId w:val="85"/>
        </w:numPr>
        <w:rPr>
          <w:rFonts w:ascii="Cambria" w:eastAsiaTheme="minorHAnsi" w:hAnsi="Cambria"/>
          <w:sz w:val="24"/>
          <w:szCs w:val="24"/>
        </w:rPr>
      </w:pPr>
      <w:r w:rsidRPr="00A17A95">
        <w:rPr>
          <w:rFonts w:ascii="Cambria" w:eastAsiaTheme="minorHAnsi" w:hAnsi="Cambria"/>
          <w:sz w:val="24"/>
          <w:szCs w:val="24"/>
        </w:rPr>
        <w:t xml:space="preserve">Create tickets for return to </w:t>
      </w:r>
      <w:r w:rsidR="00DE133A">
        <w:rPr>
          <w:rFonts w:ascii="Cambria" w:eastAsiaTheme="minorHAnsi" w:hAnsi="Cambria"/>
          <w:sz w:val="24"/>
          <w:szCs w:val="24"/>
        </w:rPr>
        <w:t xml:space="preserve">distribution submitted </w:t>
      </w:r>
      <w:r w:rsidRPr="00A17A95">
        <w:rPr>
          <w:rFonts w:ascii="Cambria" w:eastAsiaTheme="minorHAnsi" w:hAnsi="Cambria"/>
          <w:sz w:val="24"/>
          <w:szCs w:val="24"/>
        </w:rPr>
        <w:t>proposals and allow assigning the ticket to the branch staff</w:t>
      </w:r>
      <w:r w:rsidR="00314D40">
        <w:rPr>
          <w:rFonts w:ascii="Cambria" w:eastAsiaTheme="minorHAnsi" w:hAnsi="Cambria"/>
          <w:sz w:val="24"/>
          <w:szCs w:val="24"/>
        </w:rPr>
        <w:t xml:space="preserve"> to track ticket for information like owner (Agent/Team/Branch) of the proposal and when the proposal was sent to distribution and when it comes back to underwriters.</w:t>
      </w:r>
    </w:p>
    <w:p w:rsidR="004F3561" w:rsidRPr="00A17A95" w:rsidRDefault="00B530D4" w:rsidP="00E259CB">
      <w:pPr>
        <w:pStyle w:val="ListParagraph"/>
        <w:numPr>
          <w:ilvl w:val="0"/>
          <w:numId w:val="85"/>
        </w:numPr>
        <w:rPr>
          <w:rFonts w:ascii="Cambria" w:eastAsiaTheme="minorHAnsi" w:hAnsi="Cambria"/>
          <w:sz w:val="24"/>
          <w:szCs w:val="24"/>
        </w:rPr>
      </w:pPr>
      <w:r>
        <w:rPr>
          <w:rFonts w:ascii="Cambria" w:eastAsiaTheme="minorHAnsi" w:hAnsi="Cambria"/>
          <w:sz w:val="24"/>
          <w:szCs w:val="24"/>
        </w:rPr>
        <w:t>Should track C</w:t>
      </w:r>
      <w:r w:rsidR="004F3561" w:rsidRPr="00A17A95">
        <w:rPr>
          <w:rFonts w:ascii="Cambria" w:eastAsiaTheme="minorHAnsi" w:hAnsi="Cambria"/>
          <w:sz w:val="24"/>
          <w:szCs w:val="24"/>
        </w:rPr>
        <w:t>heques raised for payment, show the status and those printed show the dispatch date</w:t>
      </w:r>
    </w:p>
    <w:p w:rsidR="0055283E" w:rsidRPr="00A17A95" w:rsidRDefault="0055283E" w:rsidP="00BB37BD">
      <w:pPr>
        <w:pStyle w:val="Heading1"/>
        <w:rPr>
          <w:rFonts w:ascii="Cambria" w:eastAsiaTheme="minorHAnsi" w:hAnsi="Cambria"/>
        </w:rPr>
      </w:pPr>
      <w:bookmarkStart w:id="456" w:name="_Toc371586594"/>
      <w:r w:rsidRPr="00A17A95">
        <w:rPr>
          <w:rFonts w:ascii="Cambria" w:eastAsiaTheme="minorHAnsi" w:hAnsi="Cambria"/>
        </w:rPr>
        <w:t>Interfaces</w:t>
      </w:r>
      <w:bookmarkEnd w:id="456"/>
    </w:p>
    <w:p w:rsidR="00AE1FCB" w:rsidRPr="00A17A95" w:rsidRDefault="00AE1FCB" w:rsidP="00C47ECA">
      <w:pPr>
        <w:pStyle w:val="Heading2"/>
        <w:rPr>
          <w:rFonts w:ascii="Cambria" w:eastAsiaTheme="minorHAnsi" w:hAnsi="Cambria"/>
        </w:rPr>
      </w:pPr>
      <w:bookmarkStart w:id="457" w:name="_Toc371586595"/>
      <w:r w:rsidRPr="00A17A95">
        <w:rPr>
          <w:rFonts w:ascii="Cambria" w:eastAsiaTheme="minorHAnsi" w:hAnsi="Cambria"/>
        </w:rPr>
        <w:t>Finance integration</w:t>
      </w:r>
      <w:bookmarkEnd w:id="457"/>
    </w:p>
    <w:p w:rsidR="00AE1FCB" w:rsidRPr="00A17A95" w:rsidRDefault="00AE1FCB" w:rsidP="00AE1FCB">
      <w:pPr>
        <w:rPr>
          <w:rFonts w:ascii="Cambria" w:hAnsi="Cambria" w:cs="Trebuchet MS"/>
          <w:sz w:val="22"/>
          <w:szCs w:val="22"/>
        </w:rPr>
      </w:pPr>
      <w:r w:rsidRPr="00A17A95">
        <w:rPr>
          <w:rFonts w:ascii="Cambria" w:hAnsi="Cambria" w:cs="Trebuchet MS"/>
          <w:sz w:val="22"/>
          <w:szCs w:val="22"/>
        </w:rPr>
        <w:t xml:space="preserve">The template below shows the integration areas between individual life and accounts department. </w:t>
      </w:r>
    </w:p>
    <w:tbl>
      <w:tblPr>
        <w:tblW w:w="96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19"/>
        <w:gridCol w:w="2533"/>
        <w:gridCol w:w="2898"/>
      </w:tblGrid>
      <w:tr w:rsidR="00AE1FCB" w:rsidRPr="00A17A95" w:rsidTr="00F649C8">
        <w:trPr>
          <w:trHeight w:val="255"/>
        </w:trPr>
        <w:tc>
          <w:tcPr>
            <w:tcW w:w="9650" w:type="dxa"/>
            <w:gridSpan w:val="3"/>
            <w:noWrap/>
            <w:vAlign w:val="bottom"/>
          </w:tcPr>
          <w:p w:rsidR="00AE1FCB" w:rsidRPr="00A17A95" w:rsidRDefault="00AE1FCB" w:rsidP="00F649C8">
            <w:pPr>
              <w:jc w:val="center"/>
              <w:rPr>
                <w:rFonts w:ascii="Cambria" w:hAnsi="Cambria" w:cs="Trebuchet MS"/>
                <w:b/>
                <w:bCs/>
              </w:rPr>
            </w:pPr>
            <w:r w:rsidRPr="00A17A95">
              <w:rPr>
                <w:rFonts w:ascii="Cambria" w:hAnsi="Cambria" w:cs="Trebuchet MS"/>
                <w:b/>
                <w:bCs/>
              </w:rPr>
              <w:t>LIFE DEPARTMENT INTEGRATION TO ACCOUNTS</w:t>
            </w:r>
          </w:p>
        </w:tc>
      </w:tr>
      <w:tr w:rsidR="00AE1FCB" w:rsidRPr="00A17A95" w:rsidTr="00384028">
        <w:trPr>
          <w:trHeight w:val="255"/>
        </w:trPr>
        <w:tc>
          <w:tcPr>
            <w:tcW w:w="4219" w:type="dxa"/>
            <w:noWrap/>
            <w:vAlign w:val="bottom"/>
          </w:tcPr>
          <w:p w:rsidR="00AE1FCB" w:rsidRPr="00A17A95" w:rsidRDefault="00AE1FCB" w:rsidP="00F649C8">
            <w:pPr>
              <w:rPr>
                <w:rFonts w:ascii="Cambria" w:hAnsi="Cambria" w:cs="Trebuchet MS"/>
              </w:rPr>
            </w:pPr>
          </w:p>
        </w:tc>
        <w:tc>
          <w:tcPr>
            <w:tcW w:w="2533" w:type="dxa"/>
            <w:noWrap/>
            <w:vAlign w:val="bottom"/>
          </w:tcPr>
          <w:p w:rsidR="00AE1FCB" w:rsidRPr="00A17A95" w:rsidRDefault="00AE1FCB" w:rsidP="00F649C8">
            <w:pPr>
              <w:rPr>
                <w:rFonts w:ascii="Cambria" w:hAnsi="Cambria" w:cs="Trebuchet MS"/>
              </w:rPr>
            </w:pPr>
          </w:p>
        </w:tc>
        <w:tc>
          <w:tcPr>
            <w:tcW w:w="2898" w:type="dxa"/>
            <w:noWrap/>
            <w:vAlign w:val="bottom"/>
          </w:tcPr>
          <w:p w:rsidR="00AE1FCB" w:rsidRPr="00A17A95" w:rsidRDefault="00AE1FCB" w:rsidP="00F649C8">
            <w:pPr>
              <w:rPr>
                <w:rFonts w:ascii="Cambria" w:hAnsi="Cambria" w:cs="Trebuchet MS"/>
              </w:rPr>
            </w:pPr>
          </w:p>
        </w:tc>
      </w:tr>
      <w:tr w:rsidR="00AE1FCB" w:rsidRPr="00A17A95" w:rsidTr="00384028">
        <w:trPr>
          <w:trHeight w:val="255"/>
        </w:trPr>
        <w:tc>
          <w:tcPr>
            <w:tcW w:w="4219" w:type="dxa"/>
            <w:noWrap/>
            <w:vAlign w:val="bottom"/>
          </w:tcPr>
          <w:p w:rsidR="00AE1FCB" w:rsidRPr="00A17A95" w:rsidRDefault="00AE1FCB" w:rsidP="00F649C8">
            <w:pPr>
              <w:rPr>
                <w:rFonts w:ascii="Cambria" w:hAnsi="Cambria" w:cs="Trebuchet MS"/>
                <w:b/>
                <w:bCs/>
              </w:rPr>
            </w:pPr>
            <w:r w:rsidRPr="00A17A95">
              <w:rPr>
                <w:rFonts w:ascii="Cambria" w:hAnsi="Cambria" w:cs="Trebuchet MS"/>
                <w:b/>
                <w:bCs/>
              </w:rPr>
              <w:t>TRANSACTIONS</w:t>
            </w:r>
          </w:p>
        </w:tc>
        <w:tc>
          <w:tcPr>
            <w:tcW w:w="2533" w:type="dxa"/>
            <w:noWrap/>
            <w:vAlign w:val="bottom"/>
          </w:tcPr>
          <w:p w:rsidR="00AE1FCB" w:rsidRPr="00A17A95" w:rsidRDefault="00AE1FCB" w:rsidP="00F649C8">
            <w:pPr>
              <w:rPr>
                <w:rFonts w:ascii="Cambria" w:hAnsi="Cambria" w:cs="Trebuchet MS"/>
                <w:b/>
                <w:bCs/>
              </w:rPr>
            </w:pPr>
            <w:r w:rsidRPr="00A17A95">
              <w:rPr>
                <w:rFonts w:ascii="Cambria" w:hAnsi="Cambria" w:cs="Trebuchet MS"/>
                <w:b/>
                <w:bCs/>
              </w:rPr>
              <w:t>Debit Account</w:t>
            </w:r>
          </w:p>
        </w:tc>
        <w:tc>
          <w:tcPr>
            <w:tcW w:w="2898" w:type="dxa"/>
            <w:noWrap/>
            <w:vAlign w:val="bottom"/>
          </w:tcPr>
          <w:p w:rsidR="00AE1FCB" w:rsidRPr="00A17A95" w:rsidRDefault="00AE1FCB" w:rsidP="00F649C8">
            <w:pPr>
              <w:rPr>
                <w:rFonts w:ascii="Cambria" w:hAnsi="Cambria" w:cs="Trebuchet MS"/>
                <w:b/>
                <w:bCs/>
              </w:rPr>
            </w:pPr>
            <w:r w:rsidRPr="00A17A95">
              <w:rPr>
                <w:rFonts w:ascii="Cambria" w:hAnsi="Cambria" w:cs="Trebuchet MS"/>
                <w:b/>
                <w:bCs/>
              </w:rPr>
              <w:t>Credit Account</w:t>
            </w:r>
          </w:p>
        </w:tc>
      </w:tr>
      <w:tr w:rsidR="00AE1FCB" w:rsidRPr="00A17A95" w:rsidTr="00384028">
        <w:trPr>
          <w:trHeight w:val="255"/>
        </w:trPr>
        <w:tc>
          <w:tcPr>
            <w:tcW w:w="4219" w:type="dxa"/>
            <w:noWrap/>
            <w:vAlign w:val="bottom"/>
          </w:tcPr>
          <w:p w:rsidR="00AE1FCB" w:rsidRPr="00A17A95" w:rsidRDefault="00AE1FCB" w:rsidP="00F649C8">
            <w:pPr>
              <w:rPr>
                <w:rFonts w:ascii="Cambria" w:hAnsi="Cambria" w:cs="Trebuchet MS"/>
                <w:b/>
                <w:bCs/>
                <w:i/>
                <w:iCs/>
              </w:rPr>
            </w:pPr>
            <w:r w:rsidRPr="00A17A95">
              <w:rPr>
                <w:rFonts w:ascii="Cambria" w:hAnsi="Cambria" w:cs="Trebuchet MS"/>
                <w:b/>
                <w:bCs/>
                <w:i/>
                <w:iCs/>
              </w:rPr>
              <w:t>Proposal</w:t>
            </w:r>
            <w:r w:rsidR="00384028" w:rsidRPr="00A17A95">
              <w:rPr>
                <w:rFonts w:ascii="Cambria" w:hAnsi="Cambria" w:cs="Trebuchet MS"/>
                <w:b/>
                <w:bCs/>
                <w:i/>
                <w:iCs/>
              </w:rPr>
              <w:t>/Policy</w:t>
            </w:r>
            <w:r w:rsidRPr="00A17A95">
              <w:rPr>
                <w:rFonts w:ascii="Cambria" w:hAnsi="Cambria" w:cs="Trebuchet MS"/>
                <w:b/>
                <w:bCs/>
                <w:i/>
                <w:iCs/>
              </w:rPr>
              <w:t xml:space="preserve"> Receipting (per product)</w:t>
            </w:r>
          </w:p>
        </w:tc>
        <w:tc>
          <w:tcPr>
            <w:tcW w:w="2533" w:type="dxa"/>
            <w:noWrap/>
            <w:vAlign w:val="bottom"/>
          </w:tcPr>
          <w:p w:rsidR="00AE1FCB" w:rsidRPr="00A17A95" w:rsidRDefault="00384028" w:rsidP="00F649C8">
            <w:pPr>
              <w:rPr>
                <w:rFonts w:ascii="Cambria" w:hAnsi="Cambria" w:cs="Trebuchet MS"/>
                <w:i/>
                <w:iCs/>
              </w:rPr>
            </w:pPr>
            <w:r w:rsidRPr="00A17A95">
              <w:rPr>
                <w:rFonts w:ascii="Cambria" w:hAnsi="Cambria" w:cs="Trebuchet MS"/>
                <w:i/>
                <w:iCs/>
              </w:rPr>
              <w:t>Cash Collection</w:t>
            </w:r>
          </w:p>
        </w:tc>
        <w:tc>
          <w:tcPr>
            <w:tcW w:w="2898" w:type="dxa"/>
            <w:noWrap/>
            <w:vAlign w:val="bottom"/>
          </w:tcPr>
          <w:p w:rsidR="00AE1FCB" w:rsidRPr="00A17A95" w:rsidRDefault="00384028" w:rsidP="00F649C8">
            <w:pPr>
              <w:rPr>
                <w:rFonts w:ascii="Cambria" w:hAnsi="Cambria" w:cs="Trebuchet MS"/>
                <w:i/>
                <w:iCs/>
              </w:rPr>
            </w:pPr>
            <w:r w:rsidRPr="00A17A95">
              <w:rPr>
                <w:rFonts w:ascii="Cambria" w:hAnsi="Cambria" w:cs="Trebuchet MS"/>
                <w:i/>
                <w:iCs/>
              </w:rPr>
              <w:t>Premium Income</w:t>
            </w:r>
          </w:p>
        </w:tc>
      </w:tr>
      <w:tr w:rsidR="00AE1FCB" w:rsidRPr="00A17A95" w:rsidTr="00384028">
        <w:trPr>
          <w:trHeight w:val="255"/>
        </w:trPr>
        <w:tc>
          <w:tcPr>
            <w:tcW w:w="4219" w:type="dxa"/>
            <w:noWrap/>
            <w:vAlign w:val="bottom"/>
          </w:tcPr>
          <w:p w:rsidR="00AE1FCB" w:rsidRPr="00A17A95" w:rsidRDefault="00384028" w:rsidP="00F649C8">
            <w:pPr>
              <w:rPr>
                <w:rFonts w:ascii="Cambria" w:hAnsi="Cambria" w:cs="Trebuchet MS"/>
                <w:b/>
                <w:bCs/>
                <w:i/>
                <w:iCs/>
              </w:rPr>
            </w:pPr>
            <w:r w:rsidRPr="00A17A95">
              <w:rPr>
                <w:rFonts w:ascii="Cambria" w:hAnsi="Cambria" w:cs="Trebuchet MS"/>
                <w:b/>
                <w:bCs/>
                <w:i/>
                <w:iCs/>
              </w:rPr>
              <w:t>Upon banking the cash receipted</w:t>
            </w:r>
          </w:p>
        </w:tc>
        <w:tc>
          <w:tcPr>
            <w:tcW w:w="2533" w:type="dxa"/>
            <w:noWrap/>
            <w:vAlign w:val="bottom"/>
          </w:tcPr>
          <w:p w:rsidR="00AE1FCB" w:rsidRPr="00A17A95" w:rsidRDefault="00AE1FCB" w:rsidP="00F649C8">
            <w:pPr>
              <w:rPr>
                <w:rFonts w:ascii="Cambria" w:hAnsi="Cambria" w:cs="Trebuchet MS"/>
                <w:i/>
                <w:iCs/>
              </w:rPr>
            </w:pPr>
            <w:r w:rsidRPr="00A17A95">
              <w:rPr>
                <w:rFonts w:ascii="Cambria" w:hAnsi="Cambria" w:cs="Trebuchet MS"/>
                <w:i/>
                <w:iCs/>
              </w:rPr>
              <w:t>Bank</w:t>
            </w:r>
          </w:p>
        </w:tc>
        <w:tc>
          <w:tcPr>
            <w:tcW w:w="2898" w:type="dxa"/>
            <w:noWrap/>
            <w:vAlign w:val="bottom"/>
          </w:tcPr>
          <w:p w:rsidR="00AE1FCB" w:rsidRPr="00A17A95" w:rsidRDefault="00384028" w:rsidP="00F649C8">
            <w:pPr>
              <w:rPr>
                <w:rFonts w:ascii="Cambria" w:hAnsi="Cambria" w:cs="Trebuchet MS"/>
                <w:i/>
                <w:iCs/>
              </w:rPr>
            </w:pPr>
            <w:r w:rsidRPr="00A17A95">
              <w:rPr>
                <w:rFonts w:ascii="Cambria" w:hAnsi="Cambria" w:cs="Trebuchet MS"/>
                <w:i/>
                <w:iCs/>
              </w:rPr>
              <w:t>Cash Collection</w:t>
            </w:r>
          </w:p>
        </w:tc>
      </w:tr>
      <w:tr w:rsidR="00AE1FCB" w:rsidRPr="00A17A95" w:rsidTr="00384028">
        <w:trPr>
          <w:trHeight w:val="255"/>
        </w:trPr>
        <w:tc>
          <w:tcPr>
            <w:tcW w:w="4219" w:type="dxa"/>
            <w:noWrap/>
            <w:vAlign w:val="bottom"/>
          </w:tcPr>
          <w:p w:rsidR="00AE1FCB" w:rsidRPr="00A17A95" w:rsidRDefault="00AE1FCB" w:rsidP="00F649C8">
            <w:pPr>
              <w:rPr>
                <w:rFonts w:ascii="Cambria" w:hAnsi="Cambria" w:cs="Trebuchet MS"/>
                <w:b/>
                <w:bCs/>
                <w:i/>
                <w:iCs/>
              </w:rPr>
            </w:pPr>
            <w:r w:rsidRPr="00A17A95">
              <w:rPr>
                <w:rFonts w:ascii="Cambria" w:hAnsi="Cambria" w:cs="Trebuchet MS"/>
                <w:b/>
                <w:bCs/>
                <w:i/>
                <w:iCs/>
              </w:rPr>
              <w:t>Premium Refunds</w:t>
            </w:r>
          </w:p>
        </w:tc>
        <w:tc>
          <w:tcPr>
            <w:tcW w:w="2533" w:type="dxa"/>
            <w:noWrap/>
            <w:vAlign w:val="bottom"/>
          </w:tcPr>
          <w:p w:rsidR="00AE1FCB" w:rsidRPr="00A17A95" w:rsidRDefault="00AE1FCB" w:rsidP="00F649C8">
            <w:pPr>
              <w:rPr>
                <w:rFonts w:ascii="Cambria" w:hAnsi="Cambria" w:cs="Trebuchet MS"/>
                <w:i/>
                <w:iCs/>
              </w:rPr>
            </w:pPr>
            <w:r w:rsidRPr="00A17A95">
              <w:rPr>
                <w:rFonts w:ascii="Cambria" w:hAnsi="Cambria" w:cs="Trebuchet MS"/>
                <w:i/>
                <w:iCs/>
              </w:rPr>
              <w:t>Premium Income</w:t>
            </w:r>
          </w:p>
        </w:tc>
        <w:tc>
          <w:tcPr>
            <w:tcW w:w="2898" w:type="dxa"/>
            <w:noWrap/>
            <w:vAlign w:val="bottom"/>
          </w:tcPr>
          <w:p w:rsidR="00AE1FCB" w:rsidRPr="00A17A95" w:rsidRDefault="00384028" w:rsidP="00F649C8">
            <w:pPr>
              <w:rPr>
                <w:rFonts w:ascii="Cambria" w:hAnsi="Cambria" w:cs="Trebuchet MS"/>
                <w:i/>
                <w:iCs/>
              </w:rPr>
            </w:pPr>
            <w:r w:rsidRPr="00A17A95">
              <w:rPr>
                <w:rFonts w:ascii="Cambria" w:hAnsi="Cambria" w:cs="Trebuchet MS"/>
                <w:i/>
                <w:iCs/>
              </w:rPr>
              <w:t xml:space="preserve">Refund </w:t>
            </w:r>
          </w:p>
        </w:tc>
      </w:tr>
      <w:tr w:rsidR="00AE1FCB" w:rsidRPr="00A17A95" w:rsidTr="00384028">
        <w:trPr>
          <w:trHeight w:val="255"/>
        </w:trPr>
        <w:tc>
          <w:tcPr>
            <w:tcW w:w="4219" w:type="dxa"/>
            <w:noWrap/>
            <w:vAlign w:val="bottom"/>
          </w:tcPr>
          <w:p w:rsidR="00AE1FCB" w:rsidRPr="00A17A95" w:rsidRDefault="00AE1FCB" w:rsidP="00F649C8">
            <w:pPr>
              <w:rPr>
                <w:rFonts w:ascii="Cambria" w:hAnsi="Cambria" w:cs="Trebuchet MS"/>
                <w:b/>
                <w:bCs/>
                <w:i/>
                <w:iCs/>
              </w:rPr>
            </w:pPr>
            <w:r w:rsidRPr="00A17A95">
              <w:rPr>
                <w:rFonts w:ascii="Cambria" w:hAnsi="Cambria" w:cs="Trebuchet MS"/>
                <w:b/>
                <w:bCs/>
                <w:i/>
                <w:iCs/>
              </w:rPr>
              <w:t>Commission Payments</w:t>
            </w:r>
          </w:p>
        </w:tc>
        <w:tc>
          <w:tcPr>
            <w:tcW w:w="2533" w:type="dxa"/>
            <w:noWrap/>
            <w:vAlign w:val="bottom"/>
          </w:tcPr>
          <w:p w:rsidR="00AE1FCB" w:rsidRPr="00A17A95" w:rsidRDefault="00384028" w:rsidP="00384028">
            <w:pPr>
              <w:rPr>
                <w:rFonts w:ascii="Cambria" w:hAnsi="Cambria" w:cs="Trebuchet MS"/>
                <w:i/>
                <w:iCs/>
              </w:rPr>
            </w:pPr>
            <w:r w:rsidRPr="00A17A95">
              <w:rPr>
                <w:rFonts w:ascii="Cambria" w:hAnsi="Cambria" w:cs="Trebuchet MS"/>
                <w:i/>
                <w:iCs/>
              </w:rPr>
              <w:t>1. C</w:t>
            </w:r>
            <w:r w:rsidR="00AE1FCB" w:rsidRPr="00A17A95">
              <w:rPr>
                <w:rFonts w:ascii="Cambria" w:hAnsi="Cambria" w:cs="Trebuchet MS"/>
                <w:i/>
                <w:iCs/>
              </w:rPr>
              <w:t xml:space="preserve">ommission </w:t>
            </w:r>
            <w:r w:rsidRPr="00A17A95">
              <w:rPr>
                <w:rFonts w:ascii="Cambria" w:hAnsi="Cambria" w:cs="Trebuchet MS"/>
                <w:i/>
                <w:iCs/>
              </w:rPr>
              <w:t>Actual-2. Gross Commission</w:t>
            </w:r>
          </w:p>
        </w:tc>
        <w:tc>
          <w:tcPr>
            <w:tcW w:w="2898" w:type="dxa"/>
            <w:noWrap/>
            <w:vAlign w:val="bottom"/>
          </w:tcPr>
          <w:p w:rsidR="00AE1FCB" w:rsidRPr="00A17A95" w:rsidRDefault="00384028" w:rsidP="00F649C8">
            <w:pPr>
              <w:rPr>
                <w:rFonts w:ascii="Cambria" w:hAnsi="Cambria" w:cs="Trebuchet MS"/>
                <w:i/>
                <w:iCs/>
              </w:rPr>
            </w:pPr>
            <w:r w:rsidRPr="00A17A95">
              <w:rPr>
                <w:rFonts w:ascii="Cambria" w:hAnsi="Cambria" w:cs="Trebuchet MS"/>
                <w:i/>
                <w:iCs/>
              </w:rPr>
              <w:t xml:space="preserve">1. </w:t>
            </w:r>
            <w:r w:rsidR="00AE1FCB" w:rsidRPr="00A17A95">
              <w:rPr>
                <w:rFonts w:ascii="Cambria" w:hAnsi="Cambria" w:cs="Trebuchet MS"/>
                <w:i/>
                <w:iCs/>
              </w:rPr>
              <w:t>Bank</w:t>
            </w:r>
            <w:r w:rsidRPr="00A17A95">
              <w:rPr>
                <w:rFonts w:ascii="Cambria" w:hAnsi="Cambria" w:cs="Trebuchet MS"/>
                <w:i/>
                <w:iCs/>
              </w:rPr>
              <w:t>-Net Commission</w:t>
            </w:r>
          </w:p>
          <w:p w:rsidR="00384028" w:rsidRPr="00A17A95" w:rsidRDefault="00384028" w:rsidP="00F649C8">
            <w:pPr>
              <w:rPr>
                <w:rFonts w:ascii="Cambria" w:hAnsi="Cambria" w:cs="Trebuchet MS"/>
                <w:i/>
                <w:iCs/>
              </w:rPr>
            </w:pPr>
            <w:r w:rsidRPr="00A17A95">
              <w:rPr>
                <w:rFonts w:ascii="Cambria" w:hAnsi="Cambria" w:cs="Trebuchet MS"/>
                <w:i/>
                <w:iCs/>
              </w:rPr>
              <w:t>2. Withhold Tax</w:t>
            </w:r>
          </w:p>
        </w:tc>
      </w:tr>
      <w:tr w:rsidR="00AE1FCB" w:rsidRPr="00A17A95" w:rsidTr="00384028">
        <w:trPr>
          <w:trHeight w:val="255"/>
        </w:trPr>
        <w:tc>
          <w:tcPr>
            <w:tcW w:w="4219" w:type="dxa"/>
            <w:noWrap/>
            <w:vAlign w:val="bottom"/>
          </w:tcPr>
          <w:p w:rsidR="00AE1FCB" w:rsidRPr="00A17A95" w:rsidRDefault="00AE1FCB" w:rsidP="00F649C8">
            <w:pPr>
              <w:rPr>
                <w:rFonts w:ascii="Cambria" w:hAnsi="Cambria" w:cs="Trebuchet MS"/>
                <w:b/>
                <w:bCs/>
                <w:i/>
                <w:iCs/>
              </w:rPr>
            </w:pPr>
            <w:r w:rsidRPr="00A17A95">
              <w:rPr>
                <w:rFonts w:ascii="Cambria" w:hAnsi="Cambria" w:cs="Trebuchet MS"/>
                <w:b/>
                <w:bCs/>
                <w:i/>
                <w:iCs/>
              </w:rPr>
              <w:t>Doctors Medical Payments</w:t>
            </w:r>
          </w:p>
        </w:tc>
        <w:tc>
          <w:tcPr>
            <w:tcW w:w="2533" w:type="dxa"/>
            <w:noWrap/>
            <w:vAlign w:val="bottom"/>
          </w:tcPr>
          <w:p w:rsidR="00AE1FCB" w:rsidRPr="00A17A95" w:rsidRDefault="00384028" w:rsidP="00F649C8">
            <w:pPr>
              <w:rPr>
                <w:rFonts w:ascii="Cambria" w:hAnsi="Cambria" w:cs="Trebuchet MS"/>
                <w:i/>
                <w:iCs/>
              </w:rPr>
            </w:pPr>
            <w:r w:rsidRPr="00A17A95">
              <w:rPr>
                <w:rFonts w:ascii="Cambria" w:hAnsi="Cambria" w:cs="Trebuchet MS"/>
                <w:i/>
                <w:iCs/>
              </w:rPr>
              <w:t>NON</w:t>
            </w:r>
          </w:p>
        </w:tc>
        <w:tc>
          <w:tcPr>
            <w:tcW w:w="2898" w:type="dxa"/>
            <w:noWrap/>
            <w:vAlign w:val="bottom"/>
          </w:tcPr>
          <w:p w:rsidR="00AE1FCB" w:rsidRPr="00A17A95" w:rsidRDefault="00AE1FCB" w:rsidP="00F649C8">
            <w:pPr>
              <w:rPr>
                <w:rFonts w:ascii="Cambria" w:hAnsi="Cambria" w:cs="Trebuchet MS"/>
                <w:i/>
                <w:iCs/>
              </w:rPr>
            </w:pPr>
          </w:p>
        </w:tc>
      </w:tr>
      <w:tr w:rsidR="00AE1FCB" w:rsidRPr="00A17A95" w:rsidTr="00384028">
        <w:trPr>
          <w:trHeight w:val="255"/>
        </w:trPr>
        <w:tc>
          <w:tcPr>
            <w:tcW w:w="4219" w:type="dxa"/>
            <w:noWrap/>
            <w:vAlign w:val="bottom"/>
          </w:tcPr>
          <w:p w:rsidR="00AE1FCB" w:rsidRPr="00A17A95" w:rsidRDefault="00AE1FCB" w:rsidP="00F649C8">
            <w:pPr>
              <w:rPr>
                <w:rFonts w:ascii="Cambria" w:hAnsi="Cambria" w:cs="Trebuchet MS"/>
                <w:b/>
                <w:bCs/>
                <w:i/>
                <w:iCs/>
              </w:rPr>
            </w:pPr>
            <w:r w:rsidRPr="00A17A95">
              <w:rPr>
                <w:rFonts w:ascii="Cambria" w:hAnsi="Cambria" w:cs="Trebuchet MS"/>
                <w:b/>
                <w:bCs/>
                <w:i/>
                <w:iCs/>
              </w:rPr>
              <w:t>Policy Loan Payments</w:t>
            </w:r>
          </w:p>
        </w:tc>
        <w:tc>
          <w:tcPr>
            <w:tcW w:w="2533" w:type="dxa"/>
            <w:noWrap/>
            <w:vAlign w:val="bottom"/>
          </w:tcPr>
          <w:p w:rsidR="00AE1FCB" w:rsidRPr="00A17A95" w:rsidRDefault="00AE1FCB" w:rsidP="00F649C8">
            <w:pPr>
              <w:rPr>
                <w:rFonts w:ascii="Cambria" w:hAnsi="Cambria" w:cs="Trebuchet MS"/>
                <w:i/>
                <w:iCs/>
              </w:rPr>
            </w:pPr>
            <w:r w:rsidRPr="00A17A95">
              <w:rPr>
                <w:rFonts w:ascii="Cambria" w:hAnsi="Cambria" w:cs="Trebuchet MS"/>
                <w:i/>
                <w:iCs/>
              </w:rPr>
              <w:t>Policy Loan A/C</w:t>
            </w:r>
          </w:p>
        </w:tc>
        <w:tc>
          <w:tcPr>
            <w:tcW w:w="2898" w:type="dxa"/>
            <w:noWrap/>
            <w:vAlign w:val="bottom"/>
          </w:tcPr>
          <w:p w:rsidR="00AE1FCB" w:rsidRPr="00A17A95" w:rsidRDefault="00AE1FCB" w:rsidP="00F649C8">
            <w:pPr>
              <w:rPr>
                <w:rFonts w:ascii="Cambria" w:hAnsi="Cambria" w:cs="Trebuchet MS"/>
                <w:i/>
                <w:iCs/>
              </w:rPr>
            </w:pPr>
            <w:r w:rsidRPr="00A17A95">
              <w:rPr>
                <w:rFonts w:ascii="Cambria" w:hAnsi="Cambria" w:cs="Trebuchet MS"/>
                <w:i/>
                <w:iCs/>
              </w:rPr>
              <w:t>Bank</w:t>
            </w:r>
          </w:p>
        </w:tc>
      </w:tr>
      <w:tr w:rsidR="00AE1FCB" w:rsidRPr="00A17A95" w:rsidTr="00384028">
        <w:trPr>
          <w:trHeight w:val="255"/>
        </w:trPr>
        <w:tc>
          <w:tcPr>
            <w:tcW w:w="4219" w:type="dxa"/>
            <w:noWrap/>
            <w:vAlign w:val="bottom"/>
          </w:tcPr>
          <w:p w:rsidR="00AE1FCB" w:rsidRPr="00A17A95" w:rsidRDefault="00AE1FCB" w:rsidP="00F649C8">
            <w:pPr>
              <w:rPr>
                <w:rFonts w:ascii="Cambria" w:hAnsi="Cambria" w:cs="Trebuchet MS"/>
                <w:b/>
                <w:bCs/>
                <w:i/>
                <w:iCs/>
              </w:rPr>
            </w:pPr>
            <w:r w:rsidRPr="00A17A95">
              <w:rPr>
                <w:rFonts w:ascii="Cambria" w:hAnsi="Cambria" w:cs="Trebuchet MS"/>
                <w:b/>
                <w:bCs/>
                <w:i/>
                <w:iCs/>
              </w:rPr>
              <w:t>Policy Loan Repayments</w:t>
            </w:r>
          </w:p>
        </w:tc>
        <w:tc>
          <w:tcPr>
            <w:tcW w:w="2533" w:type="dxa"/>
            <w:noWrap/>
            <w:vAlign w:val="bottom"/>
          </w:tcPr>
          <w:p w:rsidR="00AE1FCB" w:rsidRPr="00A17A95" w:rsidRDefault="00AE1FCB" w:rsidP="00F649C8">
            <w:pPr>
              <w:rPr>
                <w:rFonts w:ascii="Cambria" w:hAnsi="Cambria" w:cs="Trebuchet MS"/>
                <w:i/>
                <w:iCs/>
              </w:rPr>
            </w:pPr>
            <w:r w:rsidRPr="00A17A95">
              <w:rPr>
                <w:rFonts w:ascii="Cambria" w:hAnsi="Cambria" w:cs="Trebuchet MS"/>
                <w:i/>
                <w:iCs/>
              </w:rPr>
              <w:t>Bank</w:t>
            </w:r>
          </w:p>
        </w:tc>
        <w:tc>
          <w:tcPr>
            <w:tcW w:w="2898" w:type="dxa"/>
            <w:noWrap/>
            <w:vAlign w:val="bottom"/>
          </w:tcPr>
          <w:p w:rsidR="00AE1FCB" w:rsidRPr="00A17A95" w:rsidRDefault="00AE1FCB" w:rsidP="00F649C8">
            <w:pPr>
              <w:rPr>
                <w:rFonts w:ascii="Cambria" w:hAnsi="Cambria" w:cs="Trebuchet MS"/>
                <w:i/>
                <w:iCs/>
              </w:rPr>
            </w:pPr>
            <w:r w:rsidRPr="00A17A95">
              <w:rPr>
                <w:rFonts w:ascii="Cambria" w:hAnsi="Cambria" w:cs="Trebuchet MS"/>
                <w:i/>
                <w:iCs/>
              </w:rPr>
              <w:t>Policy Loan A/C</w:t>
            </w:r>
          </w:p>
          <w:p w:rsidR="00384028" w:rsidRPr="00A17A95" w:rsidRDefault="00384028" w:rsidP="00F649C8">
            <w:pPr>
              <w:rPr>
                <w:rFonts w:ascii="Cambria" w:hAnsi="Cambria" w:cs="Trebuchet MS"/>
                <w:i/>
                <w:iCs/>
              </w:rPr>
            </w:pPr>
            <w:r w:rsidRPr="00A17A95">
              <w:rPr>
                <w:rFonts w:ascii="Cambria" w:hAnsi="Cambria" w:cs="Trebuchet MS"/>
                <w:i/>
                <w:iCs/>
              </w:rPr>
              <w:t>Loan Interest A/C</w:t>
            </w:r>
          </w:p>
        </w:tc>
      </w:tr>
      <w:tr w:rsidR="00AE1FCB" w:rsidRPr="00A17A95" w:rsidTr="00384028">
        <w:trPr>
          <w:trHeight w:val="255"/>
        </w:trPr>
        <w:tc>
          <w:tcPr>
            <w:tcW w:w="4219" w:type="dxa"/>
            <w:noWrap/>
            <w:vAlign w:val="bottom"/>
          </w:tcPr>
          <w:p w:rsidR="00AE1FCB" w:rsidRPr="00A17A95" w:rsidRDefault="00AE1FCB" w:rsidP="00F649C8">
            <w:pPr>
              <w:rPr>
                <w:rFonts w:ascii="Cambria" w:hAnsi="Cambria" w:cs="Trebuchet MS"/>
                <w:b/>
                <w:bCs/>
                <w:i/>
                <w:iCs/>
              </w:rPr>
            </w:pPr>
            <w:r w:rsidRPr="00A17A95">
              <w:rPr>
                <w:rFonts w:ascii="Cambria" w:hAnsi="Cambria" w:cs="Trebuchet MS"/>
                <w:b/>
                <w:bCs/>
                <w:i/>
                <w:iCs/>
              </w:rPr>
              <w:t>Policy loan Interest</w:t>
            </w:r>
          </w:p>
        </w:tc>
        <w:tc>
          <w:tcPr>
            <w:tcW w:w="2533" w:type="dxa"/>
            <w:noWrap/>
            <w:vAlign w:val="bottom"/>
          </w:tcPr>
          <w:p w:rsidR="00AE1FCB" w:rsidRPr="00A17A95" w:rsidRDefault="00E2747A" w:rsidP="00F649C8">
            <w:pPr>
              <w:rPr>
                <w:rFonts w:ascii="Cambria" w:hAnsi="Cambria" w:cs="Trebuchet MS"/>
                <w:i/>
                <w:iCs/>
              </w:rPr>
            </w:pPr>
            <w:r w:rsidRPr="00A17A95">
              <w:rPr>
                <w:rFonts w:ascii="Cambria" w:hAnsi="Cambria" w:cs="Trebuchet MS"/>
                <w:i/>
                <w:iCs/>
              </w:rPr>
              <w:t>NON</w:t>
            </w:r>
          </w:p>
        </w:tc>
        <w:tc>
          <w:tcPr>
            <w:tcW w:w="2898" w:type="dxa"/>
            <w:noWrap/>
            <w:vAlign w:val="bottom"/>
          </w:tcPr>
          <w:p w:rsidR="00AE1FCB" w:rsidRPr="00A17A95" w:rsidRDefault="00AE1FCB" w:rsidP="00F649C8">
            <w:pPr>
              <w:rPr>
                <w:rFonts w:ascii="Cambria" w:hAnsi="Cambria" w:cs="Trebuchet MS"/>
                <w:i/>
                <w:iCs/>
              </w:rPr>
            </w:pPr>
          </w:p>
        </w:tc>
      </w:tr>
      <w:tr w:rsidR="00AE1FCB" w:rsidRPr="00A17A95" w:rsidTr="00384028">
        <w:trPr>
          <w:trHeight w:val="255"/>
        </w:trPr>
        <w:tc>
          <w:tcPr>
            <w:tcW w:w="4219" w:type="dxa"/>
            <w:vMerge w:val="restart"/>
            <w:noWrap/>
          </w:tcPr>
          <w:p w:rsidR="00AE1FCB" w:rsidRPr="00A17A95" w:rsidRDefault="00AE1FCB" w:rsidP="00F649C8">
            <w:pPr>
              <w:rPr>
                <w:rFonts w:ascii="Cambria" w:hAnsi="Cambria" w:cs="Trebuchet MS"/>
                <w:b/>
                <w:bCs/>
                <w:i/>
                <w:iCs/>
              </w:rPr>
            </w:pPr>
            <w:r w:rsidRPr="00A17A95">
              <w:rPr>
                <w:rFonts w:ascii="Cambria" w:hAnsi="Cambria" w:cs="Trebuchet MS"/>
                <w:b/>
                <w:bCs/>
                <w:i/>
                <w:iCs/>
              </w:rPr>
              <w:t>Reinstatement(Premium +Charge)</w:t>
            </w:r>
          </w:p>
        </w:tc>
        <w:tc>
          <w:tcPr>
            <w:tcW w:w="2533" w:type="dxa"/>
            <w:vMerge w:val="restart"/>
            <w:noWrap/>
          </w:tcPr>
          <w:p w:rsidR="00AE1FCB" w:rsidRPr="00A17A95" w:rsidRDefault="00AE1FCB" w:rsidP="00F649C8">
            <w:pPr>
              <w:rPr>
                <w:rFonts w:ascii="Cambria" w:hAnsi="Cambria" w:cs="Trebuchet MS"/>
                <w:i/>
                <w:iCs/>
              </w:rPr>
            </w:pPr>
          </w:p>
        </w:tc>
        <w:tc>
          <w:tcPr>
            <w:tcW w:w="2898" w:type="dxa"/>
            <w:noWrap/>
            <w:vAlign w:val="bottom"/>
          </w:tcPr>
          <w:p w:rsidR="00AE1FCB" w:rsidRPr="00A17A95" w:rsidRDefault="00AE1FCB" w:rsidP="00F649C8">
            <w:pPr>
              <w:rPr>
                <w:rFonts w:ascii="Cambria" w:hAnsi="Cambria" w:cs="Trebuchet MS"/>
                <w:i/>
                <w:iCs/>
              </w:rPr>
            </w:pPr>
          </w:p>
        </w:tc>
      </w:tr>
      <w:tr w:rsidR="00AE1FCB" w:rsidRPr="00A17A95" w:rsidTr="00384028">
        <w:trPr>
          <w:trHeight w:val="128"/>
        </w:trPr>
        <w:tc>
          <w:tcPr>
            <w:tcW w:w="4219" w:type="dxa"/>
            <w:vMerge/>
            <w:noWrap/>
          </w:tcPr>
          <w:p w:rsidR="00AE1FCB" w:rsidRPr="00A17A95" w:rsidRDefault="00AE1FCB" w:rsidP="00F649C8">
            <w:pPr>
              <w:rPr>
                <w:rFonts w:ascii="Cambria" w:hAnsi="Cambria" w:cs="Trebuchet MS"/>
                <w:b/>
                <w:bCs/>
                <w:i/>
                <w:iCs/>
              </w:rPr>
            </w:pPr>
          </w:p>
        </w:tc>
        <w:tc>
          <w:tcPr>
            <w:tcW w:w="2533" w:type="dxa"/>
            <w:vMerge/>
            <w:noWrap/>
            <w:vAlign w:val="bottom"/>
          </w:tcPr>
          <w:p w:rsidR="00AE1FCB" w:rsidRPr="00A17A95" w:rsidRDefault="00AE1FCB" w:rsidP="00F649C8">
            <w:pPr>
              <w:rPr>
                <w:rFonts w:ascii="Cambria" w:hAnsi="Cambria" w:cs="Trebuchet MS"/>
                <w:i/>
                <w:iCs/>
              </w:rPr>
            </w:pPr>
          </w:p>
        </w:tc>
        <w:tc>
          <w:tcPr>
            <w:tcW w:w="2898" w:type="dxa"/>
            <w:vAlign w:val="bottom"/>
          </w:tcPr>
          <w:p w:rsidR="00AE1FCB" w:rsidRPr="00A17A95" w:rsidRDefault="00AE1FCB" w:rsidP="00F649C8">
            <w:pPr>
              <w:rPr>
                <w:rFonts w:ascii="Cambria" w:hAnsi="Cambria" w:cs="Trebuchet MS"/>
                <w:i/>
                <w:iCs/>
              </w:rPr>
            </w:pPr>
          </w:p>
        </w:tc>
      </w:tr>
      <w:tr w:rsidR="00AE1FCB" w:rsidRPr="00A17A95" w:rsidTr="00384028">
        <w:trPr>
          <w:trHeight w:val="66"/>
        </w:trPr>
        <w:tc>
          <w:tcPr>
            <w:tcW w:w="4219" w:type="dxa"/>
            <w:noWrap/>
          </w:tcPr>
          <w:p w:rsidR="00AE1FCB" w:rsidRPr="00A17A95" w:rsidRDefault="00AE1FCB" w:rsidP="00E2747A">
            <w:pPr>
              <w:rPr>
                <w:rFonts w:ascii="Cambria" w:hAnsi="Cambria" w:cs="Trebuchet MS"/>
                <w:b/>
                <w:bCs/>
                <w:i/>
                <w:iCs/>
              </w:rPr>
            </w:pPr>
            <w:r w:rsidRPr="00A17A95">
              <w:rPr>
                <w:rFonts w:ascii="Cambria" w:hAnsi="Cambria" w:cs="Trebuchet MS"/>
                <w:b/>
                <w:bCs/>
                <w:i/>
                <w:iCs/>
              </w:rPr>
              <w:t xml:space="preserve">Policy Cancellation </w:t>
            </w:r>
          </w:p>
        </w:tc>
        <w:tc>
          <w:tcPr>
            <w:tcW w:w="2533" w:type="dxa"/>
            <w:noWrap/>
            <w:vAlign w:val="bottom"/>
          </w:tcPr>
          <w:p w:rsidR="00AE1FCB" w:rsidRPr="00A17A95" w:rsidRDefault="00AE1FCB" w:rsidP="00F649C8">
            <w:pPr>
              <w:rPr>
                <w:rFonts w:ascii="Cambria" w:hAnsi="Cambria" w:cs="Trebuchet MS"/>
                <w:i/>
                <w:iCs/>
              </w:rPr>
            </w:pPr>
            <w:r w:rsidRPr="00A17A95">
              <w:rPr>
                <w:rFonts w:ascii="Cambria" w:hAnsi="Cambria" w:cs="Trebuchet MS"/>
                <w:i/>
                <w:iCs/>
              </w:rPr>
              <w:t>Premium Income</w:t>
            </w:r>
          </w:p>
        </w:tc>
        <w:tc>
          <w:tcPr>
            <w:tcW w:w="2898" w:type="dxa"/>
            <w:vAlign w:val="bottom"/>
          </w:tcPr>
          <w:p w:rsidR="00AE1FCB" w:rsidRPr="00A17A95" w:rsidRDefault="00AE1FCB" w:rsidP="00F649C8">
            <w:pPr>
              <w:rPr>
                <w:rFonts w:ascii="Cambria" w:hAnsi="Cambria" w:cs="Trebuchet MS"/>
                <w:i/>
                <w:iCs/>
              </w:rPr>
            </w:pPr>
            <w:r w:rsidRPr="00A17A95">
              <w:rPr>
                <w:rFonts w:ascii="Cambria" w:hAnsi="Cambria" w:cs="Trebuchet MS"/>
                <w:i/>
                <w:iCs/>
              </w:rPr>
              <w:t>Bank</w:t>
            </w:r>
          </w:p>
        </w:tc>
      </w:tr>
      <w:tr w:rsidR="00AE1FCB" w:rsidRPr="00A17A95" w:rsidTr="00384028">
        <w:trPr>
          <w:trHeight w:val="255"/>
        </w:trPr>
        <w:tc>
          <w:tcPr>
            <w:tcW w:w="4219" w:type="dxa"/>
            <w:noWrap/>
            <w:vAlign w:val="bottom"/>
          </w:tcPr>
          <w:p w:rsidR="00AE1FCB" w:rsidRPr="00A17A95" w:rsidRDefault="00AE1FCB" w:rsidP="00F649C8">
            <w:pPr>
              <w:rPr>
                <w:rFonts w:ascii="Cambria" w:hAnsi="Cambria" w:cs="Trebuchet MS"/>
                <w:b/>
                <w:bCs/>
                <w:i/>
                <w:iCs/>
              </w:rPr>
            </w:pPr>
            <w:r w:rsidRPr="00A17A95">
              <w:rPr>
                <w:rFonts w:ascii="Cambria" w:hAnsi="Cambria" w:cs="Trebuchet MS"/>
                <w:b/>
                <w:bCs/>
                <w:i/>
                <w:iCs/>
              </w:rPr>
              <w:t>Surrender cheque printing</w:t>
            </w:r>
          </w:p>
        </w:tc>
        <w:tc>
          <w:tcPr>
            <w:tcW w:w="2533" w:type="dxa"/>
            <w:noWrap/>
            <w:vAlign w:val="bottom"/>
          </w:tcPr>
          <w:p w:rsidR="00AE1FCB" w:rsidRPr="00A17A95" w:rsidRDefault="00AE1FCB" w:rsidP="00F649C8">
            <w:pPr>
              <w:rPr>
                <w:rFonts w:ascii="Cambria" w:hAnsi="Cambria" w:cs="Trebuchet MS"/>
                <w:i/>
                <w:iCs/>
              </w:rPr>
            </w:pPr>
            <w:r w:rsidRPr="00A17A95">
              <w:rPr>
                <w:rFonts w:ascii="Cambria" w:hAnsi="Cambria" w:cs="Trebuchet MS"/>
                <w:i/>
                <w:iCs/>
              </w:rPr>
              <w:t>Surrender Payable</w:t>
            </w:r>
          </w:p>
        </w:tc>
        <w:tc>
          <w:tcPr>
            <w:tcW w:w="2898" w:type="dxa"/>
            <w:noWrap/>
            <w:vAlign w:val="bottom"/>
          </w:tcPr>
          <w:p w:rsidR="00AE1FCB" w:rsidRPr="00A17A95" w:rsidRDefault="00AE1FCB" w:rsidP="00F649C8">
            <w:pPr>
              <w:rPr>
                <w:rFonts w:ascii="Cambria" w:hAnsi="Cambria" w:cs="Trebuchet MS"/>
                <w:i/>
                <w:iCs/>
              </w:rPr>
            </w:pPr>
            <w:r w:rsidRPr="00A17A95">
              <w:rPr>
                <w:rFonts w:ascii="Cambria" w:hAnsi="Cambria" w:cs="Trebuchet MS"/>
                <w:i/>
                <w:iCs/>
              </w:rPr>
              <w:t>Bank</w:t>
            </w:r>
          </w:p>
        </w:tc>
      </w:tr>
      <w:tr w:rsidR="00AE1FCB" w:rsidRPr="00A17A95" w:rsidTr="00384028">
        <w:trPr>
          <w:trHeight w:val="255"/>
        </w:trPr>
        <w:tc>
          <w:tcPr>
            <w:tcW w:w="4219" w:type="dxa"/>
            <w:noWrap/>
            <w:vAlign w:val="bottom"/>
          </w:tcPr>
          <w:p w:rsidR="00AE1FCB" w:rsidRPr="00A17A95" w:rsidRDefault="00AE1FCB" w:rsidP="00F649C8">
            <w:pPr>
              <w:rPr>
                <w:rFonts w:ascii="Cambria" w:hAnsi="Cambria" w:cs="Trebuchet MS"/>
                <w:b/>
                <w:bCs/>
                <w:i/>
                <w:iCs/>
              </w:rPr>
            </w:pPr>
            <w:r w:rsidRPr="00A17A95">
              <w:rPr>
                <w:rFonts w:ascii="Cambria" w:hAnsi="Cambria" w:cs="Trebuchet MS"/>
                <w:b/>
                <w:bCs/>
                <w:i/>
                <w:iCs/>
              </w:rPr>
              <w:t>Partial Withdrawal</w:t>
            </w:r>
          </w:p>
        </w:tc>
        <w:tc>
          <w:tcPr>
            <w:tcW w:w="2533" w:type="dxa"/>
            <w:noWrap/>
            <w:vAlign w:val="bottom"/>
          </w:tcPr>
          <w:p w:rsidR="00AE1FCB" w:rsidRPr="00A17A95" w:rsidRDefault="00AE1FCB" w:rsidP="00F649C8">
            <w:pPr>
              <w:rPr>
                <w:rFonts w:ascii="Cambria" w:hAnsi="Cambria" w:cs="Trebuchet MS"/>
                <w:i/>
                <w:iCs/>
              </w:rPr>
            </w:pPr>
            <w:r w:rsidRPr="00A17A95">
              <w:rPr>
                <w:rFonts w:ascii="Cambria" w:hAnsi="Cambria" w:cs="Trebuchet MS"/>
                <w:i/>
                <w:iCs/>
              </w:rPr>
              <w:t>Partial Withdrawal A/C</w:t>
            </w:r>
          </w:p>
        </w:tc>
        <w:tc>
          <w:tcPr>
            <w:tcW w:w="2898" w:type="dxa"/>
            <w:noWrap/>
            <w:vAlign w:val="bottom"/>
          </w:tcPr>
          <w:p w:rsidR="00AE1FCB" w:rsidRPr="00A17A95" w:rsidRDefault="00AE1FCB" w:rsidP="00F649C8">
            <w:pPr>
              <w:rPr>
                <w:rFonts w:ascii="Cambria" w:hAnsi="Cambria" w:cs="Trebuchet MS"/>
                <w:i/>
                <w:iCs/>
              </w:rPr>
            </w:pPr>
            <w:r w:rsidRPr="00A17A95">
              <w:rPr>
                <w:rFonts w:ascii="Cambria" w:hAnsi="Cambria" w:cs="Trebuchet MS"/>
                <w:i/>
                <w:iCs/>
              </w:rPr>
              <w:t>Bank</w:t>
            </w:r>
          </w:p>
        </w:tc>
      </w:tr>
      <w:tr w:rsidR="00AE1FCB" w:rsidRPr="00A17A95" w:rsidTr="00384028">
        <w:trPr>
          <w:trHeight w:val="255"/>
        </w:trPr>
        <w:tc>
          <w:tcPr>
            <w:tcW w:w="4219" w:type="dxa"/>
            <w:noWrap/>
            <w:vAlign w:val="bottom"/>
          </w:tcPr>
          <w:p w:rsidR="00AE1FCB" w:rsidRPr="00A17A95" w:rsidRDefault="00AE1FCB" w:rsidP="00E2747A">
            <w:pPr>
              <w:rPr>
                <w:rFonts w:ascii="Cambria" w:hAnsi="Cambria" w:cs="Trebuchet MS"/>
                <w:b/>
                <w:bCs/>
                <w:i/>
                <w:iCs/>
              </w:rPr>
            </w:pPr>
            <w:r w:rsidRPr="00A17A95">
              <w:rPr>
                <w:rFonts w:ascii="Cambria" w:hAnsi="Cambria" w:cs="Trebuchet MS"/>
                <w:b/>
                <w:bCs/>
                <w:i/>
                <w:iCs/>
              </w:rPr>
              <w:t xml:space="preserve">Partial Maturities </w:t>
            </w:r>
          </w:p>
        </w:tc>
        <w:tc>
          <w:tcPr>
            <w:tcW w:w="2533" w:type="dxa"/>
            <w:noWrap/>
            <w:vAlign w:val="bottom"/>
          </w:tcPr>
          <w:p w:rsidR="00AE1FCB" w:rsidRPr="00A17A95" w:rsidRDefault="00AE1FCB" w:rsidP="00F649C8">
            <w:pPr>
              <w:rPr>
                <w:rFonts w:ascii="Cambria" w:hAnsi="Cambria" w:cs="Trebuchet MS"/>
                <w:i/>
                <w:iCs/>
              </w:rPr>
            </w:pPr>
            <w:r w:rsidRPr="00A17A95">
              <w:rPr>
                <w:rFonts w:ascii="Cambria" w:hAnsi="Cambria" w:cs="Trebuchet MS"/>
                <w:i/>
                <w:iCs/>
              </w:rPr>
              <w:t xml:space="preserve">Partial Maturities </w:t>
            </w:r>
            <w:r w:rsidRPr="00A17A95">
              <w:rPr>
                <w:rFonts w:ascii="Cambria" w:hAnsi="Cambria" w:cs="Trebuchet MS"/>
                <w:i/>
                <w:iCs/>
              </w:rPr>
              <w:lastRenderedPageBreak/>
              <w:t xml:space="preserve">payable </w:t>
            </w:r>
          </w:p>
        </w:tc>
        <w:tc>
          <w:tcPr>
            <w:tcW w:w="2898" w:type="dxa"/>
            <w:noWrap/>
            <w:vAlign w:val="bottom"/>
          </w:tcPr>
          <w:p w:rsidR="00AE1FCB" w:rsidRPr="00A17A95" w:rsidRDefault="00AE1FCB" w:rsidP="00F649C8">
            <w:pPr>
              <w:rPr>
                <w:rFonts w:ascii="Cambria" w:hAnsi="Cambria" w:cs="Trebuchet MS"/>
                <w:i/>
                <w:iCs/>
              </w:rPr>
            </w:pPr>
            <w:r w:rsidRPr="00A17A95">
              <w:rPr>
                <w:rFonts w:ascii="Cambria" w:hAnsi="Cambria" w:cs="Trebuchet MS"/>
                <w:i/>
                <w:iCs/>
              </w:rPr>
              <w:lastRenderedPageBreak/>
              <w:t>Bank</w:t>
            </w:r>
          </w:p>
        </w:tc>
      </w:tr>
      <w:tr w:rsidR="00AE1FCB" w:rsidRPr="00A17A95" w:rsidTr="00384028">
        <w:trPr>
          <w:trHeight w:val="76"/>
        </w:trPr>
        <w:tc>
          <w:tcPr>
            <w:tcW w:w="4219" w:type="dxa"/>
            <w:vMerge w:val="restart"/>
            <w:noWrap/>
          </w:tcPr>
          <w:p w:rsidR="00AE1FCB" w:rsidRPr="00A17A95" w:rsidRDefault="00AE1FCB" w:rsidP="00F649C8">
            <w:pPr>
              <w:rPr>
                <w:rFonts w:ascii="Cambria" w:hAnsi="Cambria" w:cs="Trebuchet MS"/>
                <w:b/>
                <w:bCs/>
                <w:i/>
                <w:iCs/>
              </w:rPr>
            </w:pPr>
            <w:r w:rsidRPr="00A17A95">
              <w:rPr>
                <w:rFonts w:ascii="Cambria" w:hAnsi="Cambria" w:cs="Trebuchet MS"/>
                <w:b/>
                <w:bCs/>
                <w:i/>
                <w:iCs/>
              </w:rPr>
              <w:lastRenderedPageBreak/>
              <w:t>Full Maturities</w:t>
            </w:r>
          </w:p>
        </w:tc>
        <w:tc>
          <w:tcPr>
            <w:tcW w:w="2533" w:type="dxa"/>
            <w:noWrap/>
            <w:vAlign w:val="bottom"/>
          </w:tcPr>
          <w:p w:rsidR="00AE1FCB" w:rsidRPr="00A17A95" w:rsidRDefault="00AE1FCB" w:rsidP="00F649C8">
            <w:pPr>
              <w:rPr>
                <w:rFonts w:ascii="Cambria" w:hAnsi="Cambria" w:cs="Trebuchet MS"/>
                <w:i/>
                <w:iCs/>
              </w:rPr>
            </w:pPr>
            <w:r w:rsidRPr="00A17A95">
              <w:rPr>
                <w:rFonts w:ascii="Cambria" w:hAnsi="Cambria" w:cs="Trebuchet MS"/>
                <w:i/>
                <w:iCs/>
              </w:rPr>
              <w:t>Full Maturities Payables</w:t>
            </w:r>
          </w:p>
        </w:tc>
        <w:tc>
          <w:tcPr>
            <w:tcW w:w="2898" w:type="dxa"/>
            <w:vAlign w:val="bottom"/>
          </w:tcPr>
          <w:p w:rsidR="00AE1FCB" w:rsidRPr="00A17A95" w:rsidRDefault="00AE1FCB" w:rsidP="00F649C8">
            <w:pPr>
              <w:rPr>
                <w:rFonts w:ascii="Cambria" w:hAnsi="Cambria" w:cs="Trebuchet MS"/>
                <w:i/>
                <w:iCs/>
              </w:rPr>
            </w:pPr>
            <w:r w:rsidRPr="00A17A95">
              <w:rPr>
                <w:rFonts w:ascii="Cambria" w:hAnsi="Cambria" w:cs="Trebuchet MS"/>
                <w:i/>
                <w:iCs/>
              </w:rPr>
              <w:t>Bank</w:t>
            </w:r>
          </w:p>
        </w:tc>
      </w:tr>
      <w:tr w:rsidR="00AE1FCB" w:rsidRPr="00A17A95" w:rsidTr="00384028">
        <w:trPr>
          <w:trHeight w:val="75"/>
        </w:trPr>
        <w:tc>
          <w:tcPr>
            <w:tcW w:w="4219" w:type="dxa"/>
            <w:vMerge/>
            <w:noWrap/>
            <w:vAlign w:val="bottom"/>
          </w:tcPr>
          <w:p w:rsidR="00AE1FCB" w:rsidRPr="00A17A95" w:rsidRDefault="00AE1FCB" w:rsidP="00F649C8">
            <w:pPr>
              <w:rPr>
                <w:rFonts w:ascii="Cambria" w:hAnsi="Cambria" w:cs="Trebuchet MS"/>
                <w:b/>
                <w:bCs/>
                <w:i/>
                <w:iCs/>
              </w:rPr>
            </w:pPr>
          </w:p>
        </w:tc>
        <w:tc>
          <w:tcPr>
            <w:tcW w:w="2533" w:type="dxa"/>
            <w:noWrap/>
            <w:vAlign w:val="bottom"/>
          </w:tcPr>
          <w:p w:rsidR="00AE1FCB" w:rsidRPr="00A17A95" w:rsidRDefault="00AE1FCB" w:rsidP="00F649C8">
            <w:pPr>
              <w:rPr>
                <w:rFonts w:ascii="Cambria" w:hAnsi="Cambria" w:cs="Trebuchet MS"/>
                <w:i/>
                <w:iCs/>
              </w:rPr>
            </w:pPr>
            <w:r w:rsidRPr="00A17A95">
              <w:rPr>
                <w:rFonts w:ascii="Cambria" w:hAnsi="Cambria" w:cs="Trebuchet MS"/>
                <w:i/>
                <w:iCs/>
              </w:rPr>
              <w:t>Bonus Payables</w:t>
            </w:r>
          </w:p>
        </w:tc>
        <w:tc>
          <w:tcPr>
            <w:tcW w:w="2898" w:type="dxa"/>
            <w:vAlign w:val="bottom"/>
          </w:tcPr>
          <w:p w:rsidR="00AE1FCB" w:rsidRPr="00A17A95" w:rsidRDefault="00AE1FCB" w:rsidP="00F649C8">
            <w:pPr>
              <w:rPr>
                <w:rFonts w:ascii="Cambria" w:hAnsi="Cambria" w:cs="Trebuchet MS"/>
                <w:i/>
                <w:iCs/>
              </w:rPr>
            </w:pPr>
          </w:p>
        </w:tc>
      </w:tr>
      <w:tr w:rsidR="00AE1FCB" w:rsidRPr="00A17A95" w:rsidTr="00384028">
        <w:trPr>
          <w:trHeight w:val="188"/>
        </w:trPr>
        <w:tc>
          <w:tcPr>
            <w:tcW w:w="4219" w:type="dxa"/>
            <w:noWrap/>
          </w:tcPr>
          <w:p w:rsidR="00AE1FCB" w:rsidRPr="00A17A95" w:rsidRDefault="00AE1FCB" w:rsidP="00F649C8">
            <w:pPr>
              <w:rPr>
                <w:rFonts w:ascii="Cambria" w:hAnsi="Cambria" w:cs="Trebuchet MS"/>
                <w:b/>
                <w:bCs/>
                <w:i/>
                <w:iCs/>
              </w:rPr>
            </w:pPr>
            <w:r w:rsidRPr="00A17A95">
              <w:rPr>
                <w:rFonts w:ascii="Cambria" w:hAnsi="Cambria" w:cs="Trebuchet MS"/>
                <w:b/>
                <w:bCs/>
                <w:i/>
                <w:iCs/>
              </w:rPr>
              <w:t>Death Claims Payment</w:t>
            </w:r>
          </w:p>
        </w:tc>
        <w:tc>
          <w:tcPr>
            <w:tcW w:w="2533" w:type="dxa"/>
            <w:noWrap/>
            <w:vAlign w:val="bottom"/>
          </w:tcPr>
          <w:p w:rsidR="00AE1FCB" w:rsidRPr="00A17A95" w:rsidRDefault="00AE1FCB" w:rsidP="00F649C8">
            <w:pPr>
              <w:rPr>
                <w:rFonts w:ascii="Cambria" w:hAnsi="Cambria" w:cs="Trebuchet MS"/>
                <w:i/>
                <w:iCs/>
              </w:rPr>
            </w:pPr>
            <w:r w:rsidRPr="00A17A95">
              <w:rPr>
                <w:rFonts w:ascii="Cambria" w:hAnsi="Cambria" w:cs="Trebuchet MS"/>
                <w:i/>
                <w:iCs/>
              </w:rPr>
              <w:t>Death Claim Payable A/C</w:t>
            </w:r>
          </w:p>
        </w:tc>
        <w:tc>
          <w:tcPr>
            <w:tcW w:w="2898" w:type="dxa"/>
            <w:vAlign w:val="bottom"/>
          </w:tcPr>
          <w:p w:rsidR="00AE1FCB" w:rsidRPr="00A17A95" w:rsidRDefault="00AE1FCB" w:rsidP="00F649C8">
            <w:pPr>
              <w:rPr>
                <w:rFonts w:ascii="Cambria" w:hAnsi="Cambria" w:cs="Trebuchet MS"/>
                <w:i/>
                <w:iCs/>
              </w:rPr>
            </w:pPr>
            <w:r w:rsidRPr="00A17A95">
              <w:rPr>
                <w:rFonts w:ascii="Cambria" w:hAnsi="Cambria" w:cs="Trebuchet MS"/>
                <w:i/>
                <w:iCs/>
              </w:rPr>
              <w:t>Bank</w:t>
            </w:r>
          </w:p>
        </w:tc>
      </w:tr>
      <w:tr w:rsidR="00AE1FCB" w:rsidRPr="00A17A95" w:rsidTr="00384028">
        <w:trPr>
          <w:trHeight w:val="255"/>
        </w:trPr>
        <w:tc>
          <w:tcPr>
            <w:tcW w:w="4219" w:type="dxa"/>
            <w:noWrap/>
            <w:vAlign w:val="bottom"/>
          </w:tcPr>
          <w:p w:rsidR="00AE1FCB" w:rsidRPr="00A17A95" w:rsidRDefault="00AE1FCB" w:rsidP="00E2747A">
            <w:pPr>
              <w:rPr>
                <w:rFonts w:ascii="Cambria" w:hAnsi="Cambria" w:cs="Trebuchet MS"/>
                <w:b/>
                <w:bCs/>
                <w:i/>
                <w:iCs/>
              </w:rPr>
            </w:pPr>
            <w:r w:rsidRPr="00A17A95">
              <w:rPr>
                <w:rFonts w:ascii="Cambria" w:hAnsi="Cambria" w:cs="Trebuchet MS"/>
                <w:b/>
                <w:bCs/>
                <w:i/>
                <w:iCs/>
              </w:rPr>
              <w:t xml:space="preserve">WOP payment </w:t>
            </w:r>
          </w:p>
        </w:tc>
        <w:tc>
          <w:tcPr>
            <w:tcW w:w="2533" w:type="dxa"/>
            <w:noWrap/>
            <w:vAlign w:val="bottom"/>
          </w:tcPr>
          <w:p w:rsidR="00AE1FCB" w:rsidRPr="00A17A95" w:rsidRDefault="00E2747A" w:rsidP="00F649C8">
            <w:pPr>
              <w:rPr>
                <w:rFonts w:ascii="Cambria" w:hAnsi="Cambria" w:cs="Trebuchet MS"/>
                <w:i/>
                <w:iCs/>
              </w:rPr>
            </w:pPr>
            <w:r w:rsidRPr="00A17A95">
              <w:rPr>
                <w:rFonts w:ascii="Cambria" w:hAnsi="Cambria" w:cs="Trebuchet MS"/>
                <w:i/>
                <w:iCs/>
              </w:rPr>
              <w:t xml:space="preserve">Claims </w:t>
            </w:r>
            <w:r w:rsidR="00AE1FCB" w:rsidRPr="00A17A95">
              <w:rPr>
                <w:rFonts w:ascii="Cambria" w:hAnsi="Cambria" w:cs="Trebuchet MS"/>
                <w:i/>
                <w:iCs/>
              </w:rPr>
              <w:t xml:space="preserve"> A/C</w:t>
            </w:r>
          </w:p>
        </w:tc>
        <w:tc>
          <w:tcPr>
            <w:tcW w:w="2898" w:type="dxa"/>
            <w:noWrap/>
            <w:vAlign w:val="bottom"/>
          </w:tcPr>
          <w:p w:rsidR="00AE1FCB" w:rsidRPr="00A17A95" w:rsidRDefault="00E2747A" w:rsidP="00F649C8">
            <w:pPr>
              <w:rPr>
                <w:rFonts w:ascii="Cambria" w:hAnsi="Cambria" w:cs="Trebuchet MS"/>
                <w:i/>
                <w:iCs/>
              </w:rPr>
            </w:pPr>
            <w:r w:rsidRPr="00A17A95">
              <w:rPr>
                <w:rFonts w:ascii="Cambria" w:hAnsi="Cambria" w:cs="Trebuchet MS"/>
                <w:i/>
                <w:iCs/>
              </w:rPr>
              <w:t>Premium A/C</w:t>
            </w:r>
          </w:p>
        </w:tc>
      </w:tr>
      <w:tr w:rsidR="00AE1FCB" w:rsidRPr="00A17A95" w:rsidTr="00384028">
        <w:trPr>
          <w:trHeight w:val="255"/>
        </w:trPr>
        <w:tc>
          <w:tcPr>
            <w:tcW w:w="4219" w:type="dxa"/>
            <w:noWrap/>
            <w:vAlign w:val="bottom"/>
          </w:tcPr>
          <w:p w:rsidR="00AE1FCB" w:rsidRPr="00A17A95" w:rsidRDefault="00AE1FCB" w:rsidP="00F649C8">
            <w:pPr>
              <w:rPr>
                <w:rFonts w:ascii="Cambria" w:hAnsi="Cambria" w:cs="Trebuchet MS"/>
                <w:b/>
                <w:bCs/>
                <w:i/>
                <w:iCs/>
              </w:rPr>
            </w:pPr>
            <w:r w:rsidRPr="00A17A95">
              <w:rPr>
                <w:rFonts w:ascii="Cambria" w:hAnsi="Cambria" w:cs="Trebuchet MS"/>
                <w:b/>
                <w:bCs/>
                <w:i/>
                <w:iCs/>
              </w:rPr>
              <w:t>Payment to Reinsurer</w:t>
            </w:r>
          </w:p>
        </w:tc>
        <w:tc>
          <w:tcPr>
            <w:tcW w:w="2533" w:type="dxa"/>
            <w:noWrap/>
            <w:vAlign w:val="bottom"/>
          </w:tcPr>
          <w:p w:rsidR="00AE1FCB" w:rsidRPr="00A17A95" w:rsidRDefault="00AE1FCB" w:rsidP="00F649C8">
            <w:pPr>
              <w:rPr>
                <w:rFonts w:ascii="Cambria" w:hAnsi="Cambria" w:cs="Trebuchet MS"/>
                <w:i/>
                <w:iCs/>
              </w:rPr>
            </w:pPr>
            <w:r w:rsidRPr="00A17A95">
              <w:rPr>
                <w:rFonts w:ascii="Cambria" w:hAnsi="Cambria" w:cs="Trebuchet MS"/>
                <w:i/>
                <w:iCs/>
              </w:rPr>
              <w:t>Reinsurance Premium A/C</w:t>
            </w:r>
          </w:p>
        </w:tc>
        <w:tc>
          <w:tcPr>
            <w:tcW w:w="2898" w:type="dxa"/>
            <w:noWrap/>
            <w:vAlign w:val="bottom"/>
          </w:tcPr>
          <w:p w:rsidR="00AE1FCB" w:rsidRPr="00A17A95" w:rsidRDefault="00AE1FCB" w:rsidP="00F649C8">
            <w:pPr>
              <w:rPr>
                <w:rFonts w:ascii="Cambria" w:hAnsi="Cambria" w:cs="Trebuchet MS"/>
                <w:i/>
                <w:iCs/>
              </w:rPr>
            </w:pPr>
            <w:r w:rsidRPr="00A17A95">
              <w:rPr>
                <w:rFonts w:ascii="Cambria" w:hAnsi="Cambria" w:cs="Trebuchet MS"/>
                <w:i/>
                <w:iCs/>
              </w:rPr>
              <w:t>Bank</w:t>
            </w:r>
          </w:p>
        </w:tc>
      </w:tr>
      <w:tr w:rsidR="00AE1FCB" w:rsidRPr="00A17A95" w:rsidTr="00384028">
        <w:trPr>
          <w:trHeight w:val="255"/>
        </w:trPr>
        <w:tc>
          <w:tcPr>
            <w:tcW w:w="4219" w:type="dxa"/>
            <w:noWrap/>
            <w:vAlign w:val="bottom"/>
          </w:tcPr>
          <w:p w:rsidR="00AE1FCB" w:rsidRPr="00A17A95" w:rsidRDefault="00AE1FCB" w:rsidP="00F649C8">
            <w:pPr>
              <w:rPr>
                <w:rFonts w:ascii="Cambria" w:hAnsi="Cambria" w:cs="Trebuchet MS"/>
                <w:b/>
                <w:bCs/>
                <w:i/>
                <w:iCs/>
              </w:rPr>
            </w:pPr>
            <w:r w:rsidRPr="00A17A95">
              <w:rPr>
                <w:rFonts w:ascii="Cambria" w:hAnsi="Cambria" w:cs="Trebuchet MS"/>
                <w:b/>
                <w:bCs/>
                <w:i/>
                <w:iCs/>
              </w:rPr>
              <w:t>Payment from Reinsurer</w:t>
            </w:r>
          </w:p>
        </w:tc>
        <w:tc>
          <w:tcPr>
            <w:tcW w:w="2533" w:type="dxa"/>
            <w:noWrap/>
            <w:vAlign w:val="bottom"/>
          </w:tcPr>
          <w:p w:rsidR="00AE1FCB" w:rsidRPr="00A17A95" w:rsidRDefault="00AE1FCB" w:rsidP="00F649C8">
            <w:pPr>
              <w:rPr>
                <w:rFonts w:ascii="Cambria" w:hAnsi="Cambria" w:cs="Trebuchet MS"/>
                <w:i/>
                <w:iCs/>
              </w:rPr>
            </w:pPr>
            <w:r w:rsidRPr="00A17A95">
              <w:rPr>
                <w:rFonts w:ascii="Cambria" w:hAnsi="Cambria" w:cs="Trebuchet MS"/>
                <w:i/>
                <w:iCs/>
              </w:rPr>
              <w:t>Bank</w:t>
            </w:r>
          </w:p>
        </w:tc>
        <w:tc>
          <w:tcPr>
            <w:tcW w:w="2898" w:type="dxa"/>
            <w:noWrap/>
            <w:vAlign w:val="bottom"/>
          </w:tcPr>
          <w:p w:rsidR="00AE1FCB" w:rsidRPr="00A17A95" w:rsidRDefault="00AE1FCB" w:rsidP="00F649C8">
            <w:pPr>
              <w:rPr>
                <w:rFonts w:ascii="Cambria" w:hAnsi="Cambria" w:cs="Trebuchet MS"/>
                <w:i/>
                <w:iCs/>
              </w:rPr>
            </w:pPr>
            <w:r w:rsidRPr="00A17A95">
              <w:rPr>
                <w:rFonts w:ascii="Cambria" w:hAnsi="Cambria" w:cs="Trebuchet MS"/>
                <w:i/>
                <w:iCs/>
              </w:rPr>
              <w:t>Reinsurance A/C</w:t>
            </w:r>
          </w:p>
        </w:tc>
      </w:tr>
      <w:tr w:rsidR="00AE1FCB" w:rsidRPr="00A17A95" w:rsidTr="00384028">
        <w:trPr>
          <w:trHeight w:val="255"/>
        </w:trPr>
        <w:tc>
          <w:tcPr>
            <w:tcW w:w="4219" w:type="dxa"/>
            <w:noWrap/>
            <w:vAlign w:val="bottom"/>
          </w:tcPr>
          <w:p w:rsidR="00AE1FCB" w:rsidRPr="00A17A95" w:rsidRDefault="00AE1FCB" w:rsidP="00F649C8">
            <w:pPr>
              <w:rPr>
                <w:rFonts w:ascii="Cambria" w:hAnsi="Cambria" w:cs="Trebuchet MS"/>
                <w:b/>
                <w:bCs/>
                <w:i/>
                <w:iCs/>
              </w:rPr>
            </w:pPr>
            <w:r w:rsidRPr="00A17A95">
              <w:rPr>
                <w:rFonts w:ascii="Cambria" w:hAnsi="Cambria" w:cs="Trebuchet MS"/>
                <w:b/>
                <w:bCs/>
                <w:i/>
                <w:iCs/>
              </w:rPr>
              <w:t>RI commission</w:t>
            </w:r>
          </w:p>
        </w:tc>
        <w:tc>
          <w:tcPr>
            <w:tcW w:w="2533" w:type="dxa"/>
            <w:noWrap/>
            <w:vAlign w:val="bottom"/>
          </w:tcPr>
          <w:p w:rsidR="00AE1FCB" w:rsidRPr="00A17A95" w:rsidRDefault="00AE1FCB" w:rsidP="00F649C8">
            <w:pPr>
              <w:rPr>
                <w:rFonts w:ascii="Cambria" w:hAnsi="Cambria" w:cs="Trebuchet MS"/>
                <w:i/>
                <w:iCs/>
              </w:rPr>
            </w:pPr>
          </w:p>
        </w:tc>
        <w:tc>
          <w:tcPr>
            <w:tcW w:w="2898" w:type="dxa"/>
            <w:noWrap/>
            <w:vAlign w:val="bottom"/>
          </w:tcPr>
          <w:p w:rsidR="00AE1FCB" w:rsidRPr="00A17A95" w:rsidRDefault="00AE1FCB" w:rsidP="00F649C8">
            <w:pPr>
              <w:rPr>
                <w:rFonts w:ascii="Cambria" w:hAnsi="Cambria" w:cs="Trebuchet MS"/>
                <w:i/>
                <w:iCs/>
              </w:rPr>
            </w:pPr>
          </w:p>
        </w:tc>
      </w:tr>
    </w:tbl>
    <w:p w:rsidR="000E1CB6" w:rsidRPr="00A17A95" w:rsidRDefault="00BB37BD" w:rsidP="00BB37BD">
      <w:pPr>
        <w:pStyle w:val="Heading2"/>
        <w:rPr>
          <w:rFonts w:ascii="Cambria" w:eastAsiaTheme="minorHAnsi" w:hAnsi="Cambria"/>
        </w:rPr>
      </w:pPr>
      <w:bookmarkStart w:id="458" w:name="_Toc371586596"/>
      <w:r w:rsidRPr="00A17A95">
        <w:rPr>
          <w:rFonts w:ascii="Cambria" w:eastAsiaTheme="minorHAnsi" w:hAnsi="Cambria"/>
        </w:rPr>
        <w:t>Document Management Integration</w:t>
      </w:r>
      <w:bookmarkEnd w:id="458"/>
    </w:p>
    <w:p w:rsidR="00BB37BD" w:rsidRPr="00A17A95" w:rsidRDefault="00BB37BD" w:rsidP="00092462">
      <w:pPr>
        <w:spacing w:line="360" w:lineRule="auto"/>
        <w:rPr>
          <w:rFonts w:ascii="Cambria" w:eastAsiaTheme="minorHAnsi" w:hAnsi="Cambria"/>
        </w:rPr>
      </w:pPr>
      <w:r w:rsidRPr="00A17A95">
        <w:rPr>
          <w:rFonts w:ascii="Cambria" w:eastAsiaTheme="minorHAnsi" w:hAnsi="Cambria"/>
        </w:rPr>
        <w:t>There are various areas in the system where documents ought to be scanned and linked to the life application transaction</w:t>
      </w:r>
    </w:p>
    <w:p w:rsidR="00BB37BD" w:rsidRPr="00A17A95" w:rsidRDefault="00BB37BD" w:rsidP="00BB37BD">
      <w:pPr>
        <w:pStyle w:val="Heading3"/>
        <w:rPr>
          <w:rFonts w:ascii="Cambria" w:eastAsiaTheme="minorHAnsi" w:hAnsi="Cambria"/>
        </w:rPr>
      </w:pPr>
      <w:bookmarkStart w:id="459" w:name="_Toc371586597"/>
      <w:r w:rsidRPr="00A17A95">
        <w:rPr>
          <w:rFonts w:ascii="Cambria" w:eastAsiaTheme="minorHAnsi" w:hAnsi="Cambria"/>
        </w:rPr>
        <w:t>New Business</w:t>
      </w:r>
      <w:bookmarkEnd w:id="459"/>
    </w:p>
    <w:p w:rsidR="00BB37BD" w:rsidRPr="00A17A95" w:rsidRDefault="00BB37BD" w:rsidP="00092462">
      <w:pPr>
        <w:autoSpaceDE w:val="0"/>
        <w:autoSpaceDN w:val="0"/>
        <w:adjustRightInd w:val="0"/>
        <w:spacing w:line="360" w:lineRule="auto"/>
        <w:rPr>
          <w:rFonts w:ascii="Cambria" w:eastAsiaTheme="minorHAnsi" w:hAnsi="Cambria" w:cs="ArialMT"/>
          <w:lang w:val="en-ZA"/>
        </w:rPr>
      </w:pPr>
      <w:r w:rsidRPr="00A17A95">
        <w:rPr>
          <w:rFonts w:ascii="Cambria" w:eastAsiaTheme="minorHAnsi" w:hAnsi="Cambria" w:cs="ArialMT"/>
          <w:lang w:val="en-ZA"/>
        </w:rPr>
        <w:t>The NB Ops team will perform a detailed check of the entire application form, scan the forms, upload and enter details in the policy administration system.</w:t>
      </w:r>
    </w:p>
    <w:p w:rsidR="00DF533B" w:rsidRPr="00A17A95" w:rsidRDefault="00DF533B" w:rsidP="00092462">
      <w:pPr>
        <w:autoSpaceDE w:val="0"/>
        <w:autoSpaceDN w:val="0"/>
        <w:adjustRightInd w:val="0"/>
        <w:spacing w:line="360" w:lineRule="auto"/>
        <w:rPr>
          <w:rFonts w:ascii="Cambria" w:eastAsiaTheme="minorHAnsi" w:hAnsi="Cambria"/>
        </w:rPr>
      </w:pPr>
    </w:p>
    <w:p w:rsidR="00DF533B" w:rsidRPr="00A17A95" w:rsidRDefault="00DF533B" w:rsidP="00092462">
      <w:pPr>
        <w:autoSpaceDE w:val="0"/>
        <w:autoSpaceDN w:val="0"/>
        <w:adjustRightInd w:val="0"/>
        <w:spacing w:line="360" w:lineRule="auto"/>
        <w:rPr>
          <w:rFonts w:ascii="Cambria" w:eastAsiaTheme="minorHAnsi" w:hAnsi="Cambria"/>
        </w:rPr>
      </w:pPr>
      <w:r w:rsidRPr="00A17A95">
        <w:rPr>
          <w:rFonts w:ascii="Cambria" w:eastAsiaTheme="minorHAnsi" w:hAnsi="Cambria"/>
        </w:rPr>
        <w:t>Facility to upload scanned images of application forms and supporting documents to the document manager and generate a work ticket number</w:t>
      </w:r>
    </w:p>
    <w:p w:rsidR="00BB37BD" w:rsidRPr="00A17A95" w:rsidRDefault="00BB37BD" w:rsidP="00BB37BD">
      <w:pPr>
        <w:pStyle w:val="Heading3"/>
        <w:rPr>
          <w:rFonts w:ascii="Cambria" w:eastAsiaTheme="minorHAnsi" w:hAnsi="Cambria"/>
        </w:rPr>
      </w:pPr>
      <w:bookmarkStart w:id="460" w:name="_Toc371586598"/>
      <w:r w:rsidRPr="00A17A95">
        <w:rPr>
          <w:rFonts w:ascii="Cambria" w:eastAsiaTheme="minorHAnsi" w:hAnsi="Cambria"/>
        </w:rPr>
        <w:t>Policy Servicing</w:t>
      </w:r>
      <w:bookmarkEnd w:id="460"/>
    </w:p>
    <w:p w:rsidR="004B66ED" w:rsidRPr="00A17A95" w:rsidRDefault="004B66ED" w:rsidP="00092462">
      <w:pPr>
        <w:spacing w:line="360" w:lineRule="auto"/>
        <w:rPr>
          <w:rFonts w:ascii="Cambria" w:eastAsiaTheme="minorHAnsi" w:hAnsi="Cambria" w:cs="ArialMT"/>
          <w:lang w:val="en-ZA"/>
        </w:rPr>
      </w:pPr>
      <w:r w:rsidRPr="00A17A95">
        <w:rPr>
          <w:rFonts w:ascii="Cambria" w:eastAsiaTheme="minorHAnsi" w:hAnsi="Cambria" w:cs="Helvetica-Bold"/>
          <w:b/>
          <w:bCs/>
          <w:lang w:val="en-ZA"/>
        </w:rPr>
        <w:t xml:space="preserve">Customer Service Operations include </w:t>
      </w:r>
      <w:r w:rsidRPr="00A17A95">
        <w:rPr>
          <w:rFonts w:ascii="Cambria" w:eastAsiaTheme="minorHAnsi" w:hAnsi="Cambria" w:cs="ArialMT"/>
          <w:lang w:val="en-ZA"/>
        </w:rPr>
        <w:t>Scanning request forms and upload in policy admin system</w:t>
      </w:r>
    </w:p>
    <w:p w:rsidR="00840213" w:rsidRPr="00A17A95" w:rsidRDefault="00840213" w:rsidP="00092462">
      <w:pPr>
        <w:spacing w:line="360" w:lineRule="auto"/>
        <w:rPr>
          <w:rFonts w:ascii="Cambria" w:hAnsi="Cambria"/>
          <w:lang w:val="en-ZA" w:eastAsia="en-ZA"/>
        </w:rPr>
      </w:pPr>
      <w:r w:rsidRPr="00A17A95">
        <w:rPr>
          <w:rFonts w:ascii="Cambria" w:hAnsi="Cambria"/>
          <w:lang w:val="en-ZA" w:eastAsia="en-ZA"/>
        </w:rPr>
        <w:t>Facility to retrieve scanned documents against amendment request and / or work ticket number.</w:t>
      </w:r>
    </w:p>
    <w:p w:rsidR="00840213" w:rsidRPr="00A17A95" w:rsidRDefault="00840213" w:rsidP="00092462">
      <w:pPr>
        <w:spacing w:line="360" w:lineRule="auto"/>
        <w:rPr>
          <w:rFonts w:ascii="Cambria" w:hAnsi="Cambria"/>
          <w:lang w:val="en-ZA" w:eastAsia="en-ZA"/>
        </w:rPr>
      </w:pPr>
      <w:r w:rsidRPr="00A17A95">
        <w:rPr>
          <w:rFonts w:ascii="Cambria" w:hAnsi="Cambria"/>
          <w:lang w:val="en-ZA" w:eastAsia="en-ZA"/>
        </w:rPr>
        <w:t>Facility to retrieve scanned documents for a given policy number, amendment number, client etc.</w:t>
      </w:r>
    </w:p>
    <w:p w:rsidR="00BB37BD" w:rsidRPr="00A17A95" w:rsidRDefault="00BB37BD" w:rsidP="00BB37BD">
      <w:pPr>
        <w:pStyle w:val="Heading3"/>
        <w:rPr>
          <w:rFonts w:ascii="Cambria" w:eastAsiaTheme="minorHAnsi" w:hAnsi="Cambria"/>
        </w:rPr>
      </w:pPr>
      <w:bookmarkStart w:id="461" w:name="_Toc371586599"/>
      <w:r w:rsidRPr="00A17A95">
        <w:rPr>
          <w:rFonts w:ascii="Cambria" w:eastAsiaTheme="minorHAnsi" w:hAnsi="Cambria"/>
        </w:rPr>
        <w:t>Claims</w:t>
      </w:r>
      <w:bookmarkEnd w:id="461"/>
    </w:p>
    <w:p w:rsidR="002C3FA2" w:rsidRPr="00A17A95" w:rsidRDefault="002C3FA2" w:rsidP="00092462">
      <w:pPr>
        <w:autoSpaceDE w:val="0"/>
        <w:autoSpaceDN w:val="0"/>
        <w:adjustRightInd w:val="0"/>
        <w:spacing w:line="360" w:lineRule="auto"/>
        <w:rPr>
          <w:rFonts w:ascii="Cambria" w:eastAsiaTheme="minorHAnsi" w:hAnsi="Cambria"/>
        </w:rPr>
      </w:pPr>
      <w:r w:rsidRPr="00A17A95">
        <w:rPr>
          <w:rFonts w:ascii="Cambria" w:eastAsiaTheme="minorHAnsi" w:hAnsi="Cambria" w:cs="HelveticaLTMM_1_1000"/>
          <w:lang w:val="en-ZA"/>
        </w:rPr>
        <w:t>Scan the request form for all claims</w:t>
      </w:r>
      <w:r w:rsidRPr="00A17A95">
        <w:rPr>
          <w:rFonts w:ascii="Cambria" w:eastAsiaTheme="minorHAnsi" w:hAnsi="Cambria" w:cs="HelveticaLTMM_1_867"/>
          <w:lang w:val="en-ZA"/>
        </w:rPr>
        <w:t xml:space="preserve">, </w:t>
      </w:r>
      <w:r w:rsidRPr="00A17A95">
        <w:rPr>
          <w:rFonts w:ascii="Cambria" w:eastAsiaTheme="minorHAnsi" w:hAnsi="Cambria" w:cs="HelveticaLTMM_1_1000"/>
          <w:lang w:val="en-ZA"/>
        </w:rPr>
        <w:t>Death Cert</w:t>
      </w:r>
      <w:r w:rsidRPr="00A17A95">
        <w:rPr>
          <w:rFonts w:ascii="Cambria" w:eastAsiaTheme="minorHAnsi" w:hAnsi="Cambria" w:cs="HelveticaLTMM_1_800"/>
          <w:lang w:val="en-ZA"/>
        </w:rPr>
        <w:t>i</w:t>
      </w:r>
      <w:r w:rsidRPr="00A17A95">
        <w:rPr>
          <w:rFonts w:ascii="Cambria" w:eastAsiaTheme="minorHAnsi" w:hAnsi="Cambria" w:cs="HelveticaLTMM_1_1000"/>
          <w:lang w:val="en-ZA"/>
        </w:rPr>
        <w:t>f</w:t>
      </w:r>
      <w:r w:rsidRPr="00A17A95">
        <w:rPr>
          <w:rFonts w:ascii="Cambria" w:eastAsiaTheme="minorHAnsi" w:hAnsi="Cambria" w:cs="HelveticaLTMM_1_800"/>
          <w:lang w:val="en-ZA"/>
        </w:rPr>
        <w:t>i</w:t>
      </w:r>
      <w:r w:rsidRPr="00A17A95">
        <w:rPr>
          <w:rFonts w:ascii="Cambria" w:eastAsiaTheme="minorHAnsi" w:hAnsi="Cambria" w:cs="HelveticaLTMM_1_1000"/>
          <w:lang w:val="en-ZA"/>
        </w:rPr>
        <w:t>cate for death claims</w:t>
      </w:r>
      <w:r w:rsidRPr="00A17A95">
        <w:rPr>
          <w:rFonts w:ascii="Cambria" w:eastAsiaTheme="minorHAnsi" w:hAnsi="Cambria" w:cs="HelveticaLTMM_1_867"/>
          <w:lang w:val="en-ZA"/>
        </w:rPr>
        <w:t xml:space="preserve">, </w:t>
      </w:r>
      <w:r w:rsidRPr="00A17A95">
        <w:rPr>
          <w:rFonts w:ascii="Cambria" w:eastAsiaTheme="minorHAnsi" w:hAnsi="Cambria" w:cs="HelveticaLTMM_1_1000"/>
          <w:lang w:val="en-ZA"/>
        </w:rPr>
        <w:t xml:space="preserve">and change status </w:t>
      </w:r>
      <w:r w:rsidRPr="00A17A95">
        <w:rPr>
          <w:rFonts w:ascii="Cambria" w:eastAsiaTheme="minorHAnsi" w:hAnsi="Cambria" w:cs="HelveticaLTMM_1_800"/>
          <w:lang w:val="en-ZA"/>
        </w:rPr>
        <w:t>i</w:t>
      </w:r>
      <w:r w:rsidRPr="00A17A95">
        <w:rPr>
          <w:rFonts w:ascii="Cambria" w:eastAsiaTheme="minorHAnsi" w:hAnsi="Cambria" w:cs="HelveticaLTMM_1_1000"/>
          <w:lang w:val="en-ZA"/>
        </w:rPr>
        <w:t xml:space="preserve">n the </w:t>
      </w:r>
      <w:r w:rsidRPr="00A17A95">
        <w:rPr>
          <w:rFonts w:ascii="Cambria" w:eastAsiaTheme="minorHAnsi" w:hAnsi="Cambria" w:cs="HelveticaLTMM_1_933"/>
          <w:lang w:val="en-ZA"/>
        </w:rPr>
        <w:t>I</w:t>
      </w:r>
      <w:r w:rsidRPr="00A17A95">
        <w:rPr>
          <w:rFonts w:ascii="Cambria" w:eastAsiaTheme="minorHAnsi" w:hAnsi="Cambria" w:cs="HelveticaLTMM_1_1000"/>
          <w:lang w:val="en-ZA"/>
        </w:rPr>
        <w:t>T system</w:t>
      </w:r>
    </w:p>
    <w:p w:rsidR="00D806C7" w:rsidRPr="00A17A95" w:rsidRDefault="00D806C7" w:rsidP="00D806C7">
      <w:pPr>
        <w:pStyle w:val="Heading2"/>
        <w:rPr>
          <w:rFonts w:ascii="Cambria" w:hAnsi="Cambria"/>
        </w:rPr>
      </w:pPr>
      <w:bookmarkStart w:id="462" w:name="_Toc371586600"/>
      <w:r w:rsidRPr="00A17A95">
        <w:rPr>
          <w:rFonts w:ascii="Cambria" w:hAnsi="Cambria"/>
        </w:rPr>
        <w:t>Client Portal</w:t>
      </w:r>
      <w:bookmarkEnd w:id="462"/>
    </w:p>
    <w:p w:rsidR="00D806C7" w:rsidRPr="00A17A95" w:rsidRDefault="00D806C7" w:rsidP="00092462">
      <w:pPr>
        <w:spacing w:line="360" w:lineRule="auto"/>
        <w:rPr>
          <w:rFonts w:ascii="Cambria" w:hAnsi="Cambria"/>
        </w:rPr>
      </w:pPr>
      <w:r w:rsidRPr="00A17A95">
        <w:rPr>
          <w:rFonts w:ascii="Cambria" w:hAnsi="Cambria"/>
        </w:rPr>
        <w:t xml:space="preserve">Clients should be able to </w:t>
      </w:r>
      <w:r w:rsidR="002B1DD1" w:rsidRPr="00A17A95">
        <w:rPr>
          <w:rFonts w:ascii="Cambria" w:hAnsi="Cambria"/>
        </w:rPr>
        <w:t xml:space="preserve">use the client portal to </w:t>
      </w:r>
      <w:r w:rsidRPr="00A17A95">
        <w:rPr>
          <w:rFonts w:ascii="Cambria" w:hAnsi="Cambria"/>
        </w:rPr>
        <w:t>do the following:</w:t>
      </w:r>
    </w:p>
    <w:p w:rsidR="00D806C7" w:rsidRPr="00A17A95" w:rsidRDefault="00D806C7" w:rsidP="00E259CB">
      <w:pPr>
        <w:numPr>
          <w:ilvl w:val="0"/>
          <w:numId w:val="54"/>
        </w:numPr>
        <w:spacing w:line="360" w:lineRule="auto"/>
        <w:rPr>
          <w:rFonts w:ascii="Cambria" w:hAnsi="Cambria" w:cs="Calibri"/>
        </w:rPr>
      </w:pPr>
      <w:r w:rsidRPr="00A17A95">
        <w:rPr>
          <w:rFonts w:ascii="Cambria" w:hAnsi="Cambria" w:cs="Calibri"/>
        </w:rPr>
        <w:t>Have a login ability to the client portal</w:t>
      </w:r>
    </w:p>
    <w:p w:rsidR="00D806C7" w:rsidRPr="00A17A95" w:rsidRDefault="00D806C7" w:rsidP="00E259CB">
      <w:pPr>
        <w:numPr>
          <w:ilvl w:val="0"/>
          <w:numId w:val="54"/>
        </w:numPr>
        <w:spacing w:line="360" w:lineRule="auto"/>
        <w:rPr>
          <w:rFonts w:ascii="Cambria" w:hAnsi="Cambria" w:cs="Calibri"/>
        </w:rPr>
      </w:pPr>
      <w:r w:rsidRPr="00A17A95">
        <w:rPr>
          <w:rFonts w:ascii="Cambria" w:hAnsi="Cambria" w:cs="Calibri"/>
        </w:rPr>
        <w:lastRenderedPageBreak/>
        <w:t>Where there is no login ability client should be able to create a unique ID &amp; password based on the policy details</w:t>
      </w:r>
    </w:p>
    <w:p w:rsidR="00D806C7" w:rsidRPr="00A17A95" w:rsidRDefault="00D806C7" w:rsidP="00E259CB">
      <w:pPr>
        <w:numPr>
          <w:ilvl w:val="0"/>
          <w:numId w:val="54"/>
        </w:numPr>
        <w:spacing w:line="360" w:lineRule="auto"/>
        <w:rPr>
          <w:rFonts w:ascii="Cambria" w:hAnsi="Cambria" w:cs="Calibri"/>
        </w:rPr>
      </w:pPr>
      <w:r w:rsidRPr="00A17A95">
        <w:rPr>
          <w:rFonts w:ascii="Cambria" w:hAnsi="Cambria" w:cs="Calibri"/>
        </w:rPr>
        <w:t>View Existing Policy Portfolio i.e. policy status, agent details, benefits provided, trustees, beneficiaries, dependants covered, escalations</w:t>
      </w:r>
    </w:p>
    <w:p w:rsidR="00D806C7" w:rsidRPr="00A17A95" w:rsidRDefault="00D806C7" w:rsidP="00E259CB">
      <w:pPr>
        <w:numPr>
          <w:ilvl w:val="0"/>
          <w:numId w:val="54"/>
        </w:numPr>
        <w:spacing w:line="360" w:lineRule="auto"/>
        <w:rPr>
          <w:rFonts w:ascii="Cambria" w:hAnsi="Cambria" w:cs="Calibri"/>
        </w:rPr>
      </w:pPr>
      <w:r w:rsidRPr="00A17A95">
        <w:rPr>
          <w:rFonts w:ascii="Cambria" w:hAnsi="Cambria" w:cs="Calibri"/>
        </w:rPr>
        <w:t>Create service requests</w:t>
      </w:r>
      <w:r w:rsidR="00932A29" w:rsidRPr="00A17A95">
        <w:rPr>
          <w:rFonts w:ascii="Cambria" w:hAnsi="Cambria" w:cs="Calibri"/>
        </w:rPr>
        <w:t xml:space="preserve"> which are relayed to customer service and thereby assigned</w:t>
      </w:r>
      <w:r w:rsidR="004D69A4" w:rsidRPr="00A17A95">
        <w:rPr>
          <w:rFonts w:ascii="Cambria" w:hAnsi="Cambria" w:cs="Calibri"/>
        </w:rPr>
        <w:t>. The requests are change requests and claims notification</w:t>
      </w:r>
    </w:p>
    <w:p w:rsidR="00D806C7" w:rsidRPr="00A17A95" w:rsidRDefault="00932A29" w:rsidP="00E259CB">
      <w:pPr>
        <w:numPr>
          <w:ilvl w:val="0"/>
          <w:numId w:val="54"/>
        </w:numPr>
        <w:spacing w:line="360" w:lineRule="auto"/>
        <w:rPr>
          <w:rFonts w:ascii="Cambria" w:hAnsi="Cambria" w:cs="Calibri"/>
        </w:rPr>
      </w:pPr>
      <w:r w:rsidRPr="00A17A95">
        <w:rPr>
          <w:rFonts w:ascii="Cambria" w:hAnsi="Cambria" w:cs="Calibri"/>
        </w:rPr>
        <w:t>Make changes for allowed details and should track the changes made for audit trail. Email and address should be changed anywhere but with permission from the company/system</w:t>
      </w:r>
    </w:p>
    <w:p w:rsidR="00932A29" w:rsidRPr="00A17A95" w:rsidRDefault="00932A29" w:rsidP="00E259CB">
      <w:pPr>
        <w:numPr>
          <w:ilvl w:val="0"/>
          <w:numId w:val="54"/>
        </w:numPr>
        <w:spacing w:line="360" w:lineRule="auto"/>
        <w:rPr>
          <w:rFonts w:ascii="Cambria" w:hAnsi="Cambria" w:cs="Calibri"/>
        </w:rPr>
      </w:pPr>
      <w:r w:rsidRPr="00A17A95">
        <w:rPr>
          <w:rFonts w:ascii="Cambria" w:hAnsi="Cambria" w:cs="Calibri"/>
        </w:rPr>
        <w:t>Should be authenticated on login by providing queries that relate to the details captured i.e. mobile number, policy number, date of birth. Allow company to set the criteria for authentication and attach to the client records</w:t>
      </w:r>
    </w:p>
    <w:p w:rsidR="004D69A4" w:rsidRPr="00A17A95" w:rsidRDefault="004D69A4" w:rsidP="00E259CB">
      <w:pPr>
        <w:numPr>
          <w:ilvl w:val="0"/>
          <w:numId w:val="54"/>
        </w:numPr>
        <w:spacing w:line="360" w:lineRule="auto"/>
        <w:rPr>
          <w:rFonts w:ascii="Cambria" w:hAnsi="Cambria" w:cs="Calibri"/>
        </w:rPr>
      </w:pPr>
      <w:r w:rsidRPr="00A17A95">
        <w:rPr>
          <w:rFonts w:ascii="Cambria" w:hAnsi="Cambria" w:cs="Calibri"/>
        </w:rPr>
        <w:t>Use the portal as a KYC tool to capture compulsory details like ID number, Postal address. The system should be able to tag the necessary details for knowing the client</w:t>
      </w:r>
    </w:p>
    <w:p w:rsidR="004D69A4" w:rsidRPr="00A17A95" w:rsidRDefault="004D69A4" w:rsidP="00E259CB">
      <w:pPr>
        <w:numPr>
          <w:ilvl w:val="0"/>
          <w:numId w:val="54"/>
        </w:numPr>
        <w:spacing w:line="360" w:lineRule="auto"/>
        <w:rPr>
          <w:rFonts w:ascii="Cambria" w:hAnsi="Cambria" w:cs="Calibri"/>
        </w:rPr>
      </w:pPr>
      <w:r w:rsidRPr="00A17A95">
        <w:rPr>
          <w:rFonts w:ascii="Cambria" w:hAnsi="Cambria" w:cs="Calibri"/>
        </w:rPr>
        <w:t xml:space="preserve">Generate the </w:t>
      </w:r>
    </w:p>
    <w:p w:rsidR="004D69A4" w:rsidRPr="00A17A95" w:rsidRDefault="004D69A4" w:rsidP="00E259CB">
      <w:pPr>
        <w:numPr>
          <w:ilvl w:val="1"/>
          <w:numId w:val="54"/>
        </w:numPr>
        <w:spacing w:line="360" w:lineRule="auto"/>
        <w:rPr>
          <w:rFonts w:ascii="Cambria" w:hAnsi="Cambria" w:cs="Calibri"/>
        </w:rPr>
      </w:pPr>
      <w:r w:rsidRPr="00A17A95">
        <w:rPr>
          <w:rFonts w:ascii="Cambria" w:hAnsi="Cambria" w:cs="Calibri"/>
        </w:rPr>
        <w:t>Policy Statement</w:t>
      </w:r>
    </w:p>
    <w:p w:rsidR="004D69A4" w:rsidRPr="00A17A95" w:rsidRDefault="004D69A4" w:rsidP="00E259CB">
      <w:pPr>
        <w:numPr>
          <w:ilvl w:val="1"/>
          <w:numId w:val="54"/>
        </w:numPr>
        <w:spacing w:line="360" w:lineRule="auto"/>
        <w:rPr>
          <w:rFonts w:ascii="Cambria" w:hAnsi="Cambria" w:cs="Calibri"/>
        </w:rPr>
      </w:pPr>
      <w:r w:rsidRPr="00A17A95">
        <w:rPr>
          <w:rFonts w:ascii="Cambria" w:hAnsi="Cambria" w:cs="Calibri"/>
        </w:rPr>
        <w:t>Payment history report</w:t>
      </w:r>
    </w:p>
    <w:p w:rsidR="004D69A4" w:rsidRPr="00A17A95" w:rsidRDefault="004D69A4" w:rsidP="00E259CB">
      <w:pPr>
        <w:numPr>
          <w:ilvl w:val="1"/>
          <w:numId w:val="54"/>
        </w:numPr>
        <w:spacing w:line="360" w:lineRule="auto"/>
        <w:rPr>
          <w:rFonts w:ascii="Cambria" w:hAnsi="Cambria" w:cs="Calibri"/>
        </w:rPr>
      </w:pPr>
      <w:r w:rsidRPr="00A17A95">
        <w:rPr>
          <w:rFonts w:ascii="Cambria" w:hAnsi="Cambria" w:cs="Calibri"/>
        </w:rPr>
        <w:t>Inflation Protector audit trail</w:t>
      </w:r>
    </w:p>
    <w:p w:rsidR="004D69A4" w:rsidRPr="00A17A95" w:rsidRDefault="004D69A4" w:rsidP="00E259CB">
      <w:pPr>
        <w:numPr>
          <w:ilvl w:val="0"/>
          <w:numId w:val="54"/>
        </w:numPr>
        <w:spacing w:line="360" w:lineRule="auto"/>
        <w:rPr>
          <w:rFonts w:ascii="Cambria" w:hAnsi="Cambria" w:cs="Calibri"/>
        </w:rPr>
      </w:pPr>
      <w:r w:rsidRPr="00A17A95">
        <w:rPr>
          <w:rFonts w:ascii="Cambria" w:hAnsi="Cambria" w:cs="Calibri"/>
        </w:rPr>
        <w:t>Claims initiation and submitting of claims documentation</w:t>
      </w:r>
      <w:r w:rsidR="005F26F1">
        <w:rPr>
          <w:rFonts w:ascii="Cambria" w:hAnsi="Cambria" w:cs="Calibri"/>
        </w:rPr>
        <w:t xml:space="preserve">. The client should be able to scan and attach the documents online. The request form should be made part of the screen which the client fills, prints it out and signs then scans and submits. </w:t>
      </w:r>
      <w:r w:rsidR="00241A98">
        <w:rPr>
          <w:rFonts w:ascii="Cambria" w:hAnsi="Cambria" w:cs="Calibri"/>
        </w:rPr>
        <w:t>Every claim has different required documents the system should allow for selecting of the claim type and viewing the required documents. The client can then attach the documents against each required document and submit.</w:t>
      </w:r>
    </w:p>
    <w:p w:rsidR="004D69A4" w:rsidRPr="00A17A95" w:rsidRDefault="004D69A4" w:rsidP="00E259CB">
      <w:pPr>
        <w:numPr>
          <w:ilvl w:val="0"/>
          <w:numId w:val="54"/>
        </w:numPr>
        <w:spacing w:line="360" w:lineRule="auto"/>
        <w:rPr>
          <w:rFonts w:ascii="Cambria" w:hAnsi="Cambria" w:cs="Calibri"/>
        </w:rPr>
      </w:pPr>
      <w:r w:rsidRPr="00A17A95">
        <w:rPr>
          <w:rFonts w:ascii="Cambria" w:hAnsi="Cambria" w:cs="Calibri"/>
        </w:rPr>
        <w:t>View their requests and communication history</w:t>
      </w:r>
      <w:r w:rsidR="00F47BA7" w:rsidRPr="00A17A95">
        <w:rPr>
          <w:rFonts w:ascii="Cambria" w:hAnsi="Cambria" w:cs="Calibri"/>
        </w:rPr>
        <w:t>. This should show all communication done and feedback provided from the company. The status of all the requests should be indicated for the client to view.</w:t>
      </w:r>
    </w:p>
    <w:p w:rsidR="00F47BA7" w:rsidRDefault="00F47BA7" w:rsidP="00E259CB">
      <w:pPr>
        <w:numPr>
          <w:ilvl w:val="0"/>
          <w:numId w:val="54"/>
        </w:numPr>
        <w:spacing w:line="360" w:lineRule="auto"/>
        <w:rPr>
          <w:rFonts w:ascii="Cambria" w:hAnsi="Cambria" w:cs="Calibri"/>
        </w:rPr>
      </w:pPr>
      <w:r w:rsidRPr="00A17A95">
        <w:rPr>
          <w:rFonts w:ascii="Cambria" w:hAnsi="Cambria" w:cs="Calibri"/>
        </w:rPr>
        <w:t>Display prerequisites for initiating</w:t>
      </w:r>
      <w:r w:rsidR="00E01EC8" w:rsidRPr="00A17A95">
        <w:rPr>
          <w:rFonts w:ascii="Cambria" w:hAnsi="Cambria" w:cs="Calibri"/>
        </w:rPr>
        <w:t xml:space="preserve"> transactions i.e. proposals, claims, change requests</w:t>
      </w:r>
      <w:r w:rsidR="001D5CA5" w:rsidRPr="00A17A95">
        <w:rPr>
          <w:rFonts w:ascii="Cambria" w:hAnsi="Cambria" w:cs="Calibri"/>
        </w:rPr>
        <w:t xml:space="preserve"> for the clients to always be informed on requirements.</w:t>
      </w:r>
    </w:p>
    <w:p w:rsidR="001A7922" w:rsidRDefault="001A7922" w:rsidP="00E259CB">
      <w:pPr>
        <w:numPr>
          <w:ilvl w:val="0"/>
          <w:numId w:val="54"/>
        </w:numPr>
        <w:spacing w:line="360" w:lineRule="auto"/>
        <w:rPr>
          <w:rFonts w:ascii="Cambria" w:hAnsi="Cambria" w:cs="Calibri"/>
        </w:rPr>
      </w:pPr>
      <w:r>
        <w:rPr>
          <w:rFonts w:ascii="Cambria" w:hAnsi="Cambria" w:cs="Calibri"/>
        </w:rPr>
        <w:lastRenderedPageBreak/>
        <w:t>Clients should be able to access product broadcast information</w:t>
      </w:r>
      <w:r w:rsidR="00241A98">
        <w:rPr>
          <w:rFonts w:ascii="Cambria" w:hAnsi="Cambria" w:cs="Calibri"/>
        </w:rPr>
        <w:t xml:space="preserve"> for products that they have not taken a policy on</w:t>
      </w:r>
    </w:p>
    <w:p w:rsidR="00593959" w:rsidRPr="00A17A95" w:rsidRDefault="00593959" w:rsidP="00E259CB">
      <w:pPr>
        <w:numPr>
          <w:ilvl w:val="0"/>
          <w:numId w:val="54"/>
        </w:numPr>
        <w:spacing w:line="360" w:lineRule="auto"/>
        <w:rPr>
          <w:rFonts w:ascii="Cambria" w:hAnsi="Cambria" w:cs="Calibri"/>
        </w:rPr>
      </w:pPr>
      <w:r>
        <w:rPr>
          <w:rFonts w:ascii="Cambria" w:hAnsi="Cambria" w:cs="Calibri"/>
        </w:rPr>
        <w:t>Clients should be able to view their profile and send requests/complaints on wrong  information for the customer service staff to correct</w:t>
      </w:r>
    </w:p>
    <w:p w:rsidR="00AB52BC" w:rsidRPr="00A17A95" w:rsidRDefault="00AB52BC" w:rsidP="00AB52BC">
      <w:pPr>
        <w:pStyle w:val="Heading2"/>
        <w:rPr>
          <w:rFonts w:ascii="Cambria" w:hAnsi="Cambria"/>
        </w:rPr>
      </w:pPr>
      <w:bookmarkStart w:id="463" w:name="_Toc371586601"/>
      <w:r w:rsidRPr="00A17A95">
        <w:rPr>
          <w:rFonts w:ascii="Cambria" w:hAnsi="Cambria"/>
        </w:rPr>
        <w:t>Agents Portal</w:t>
      </w:r>
      <w:bookmarkEnd w:id="463"/>
    </w:p>
    <w:p w:rsidR="00AB52BC" w:rsidRPr="00A17A95" w:rsidRDefault="00AB52BC" w:rsidP="00092462">
      <w:pPr>
        <w:spacing w:line="360" w:lineRule="auto"/>
        <w:rPr>
          <w:rFonts w:ascii="Cambria" w:hAnsi="Cambria"/>
        </w:rPr>
      </w:pPr>
      <w:r w:rsidRPr="00A17A95">
        <w:rPr>
          <w:rFonts w:ascii="Cambria" w:hAnsi="Cambria"/>
        </w:rPr>
        <w:t xml:space="preserve">The agents portal is used by agents to interface with the TurnQuest LMS system. The agents should be able to </w:t>
      </w:r>
      <w:r w:rsidR="00026D83" w:rsidRPr="00A17A95">
        <w:rPr>
          <w:rFonts w:ascii="Cambria" w:hAnsi="Cambria"/>
        </w:rPr>
        <w:t>do the following</w:t>
      </w:r>
    </w:p>
    <w:p w:rsidR="001376C0" w:rsidRPr="00A17A95" w:rsidRDefault="001376C0" w:rsidP="00E259CB">
      <w:pPr>
        <w:numPr>
          <w:ilvl w:val="0"/>
          <w:numId w:val="55"/>
        </w:numPr>
        <w:spacing w:line="360" w:lineRule="auto"/>
        <w:rPr>
          <w:rFonts w:ascii="Cambria" w:hAnsi="Cambria" w:cs="Calibri"/>
        </w:rPr>
      </w:pPr>
      <w:r w:rsidRPr="00A17A95">
        <w:rPr>
          <w:rFonts w:ascii="Cambria" w:hAnsi="Cambria" w:cs="Calibri"/>
        </w:rPr>
        <w:t>View Existing Portfolio</w:t>
      </w:r>
    </w:p>
    <w:p w:rsidR="001376C0" w:rsidRPr="00A17A95" w:rsidRDefault="001376C0" w:rsidP="00E259CB">
      <w:pPr>
        <w:numPr>
          <w:ilvl w:val="0"/>
          <w:numId w:val="55"/>
        </w:numPr>
        <w:spacing w:line="360" w:lineRule="auto"/>
        <w:rPr>
          <w:rFonts w:ascii="Cambria" w:hAnsi="Cambria" w:cs="Calibri"/>
        </w:rPr>
      </w:pPr>
      <w:r w:rsidRPr="00A17A95">
        <w:rPr>
          <w:rFonts w:ascii="Cambria" w:hAnsi="Cambria" w:cs="Calibri"/>
        </w:rPr>
        <w:t>Create and View Quotations</w:t>
      </w:r>
    </w:p>
    <w:p w:rsidR="001376C0" w:rsidRPr="00A17A95" w:rsidRDefault="00F074A6" w:rsidP="00E259CB">
      <w:pPr>
        <w:numPr>
          <w:ilvl w:val="0"/>
          <w:numId w:val="55"/>
        </w:numPr>
        <w:spacing w:line="360" w:lineRule="auto"/>
        <w:rPr>
          <w:rFonts w:ascii="Cambria" w:hAnsi="Cambria" w:cs="Calibri"/>
        </w:rPr>
      </w:pPr>
      <w:r w:rsidRPr="00A17A95">
        <w:rPr>
          <w:rFonts w:ascii="Cambria" w:hAnsi="Cambria" w:cs="Calibri"/>
        </w:rPr>
        <w:t xml:space="preserve">Initiate new business at </w:t>
      </w:r>
      <w:r w:rsidR="001376C0" w:rsidRPr="00A17A95">
        <w:rPr>
          <w:rFonts w:ascii="Cambria" w:hAnsi="Cambria" w:cs="Calibri"/>
        </w:rPr>
        <w:t>Underwriting/Policy Management</w:t>
      </w:r>
      <w:r w:rsidRPr="00A17A95">
        <w:rPr>
          <w:rFonts w:ascii="Cambria" w:hAnsi="Cambria" w:cs="Calibri"/>
        </w:rPr>
        <w:t xml:space="preserve"> for their clients</w:t>
      </w:r>
    </w:p>
    <w:p w:rsidR="001376C0" w:rsidRPr="00A17A95" w:rsidRDefault="001376C0" w:rsidP="00E259CB">
      <w:pPr>
        <w:numPr>
          <w:ilvl w:val="0"/>
          <w:numId w:val="55"/>
        </w:numPr>
        <w:spacing w:line="360" w:lineRule="auto"/>
        <w:rPr>
          <w:rFonts w:ascii="Cambria" w:hAnsi="Cambria" w:cs="Calibri"/>
        </w:rPr>
      </w:pPr>
      <w:r w:rsidRPr="00A17A95">
        <w:rPr>
          <w:rFonts w:ascii="Cambria" w:hAnsi="Cambria" w:cs="Calibri"/>
        </w:rPr>
        <w:t>Policy Maintenance</w:t>
      </w:r>
    </w:p>
    <w:p w:rsidR="001376C0" w:rsidRPr="00A17A95" w:rsidRDefault="001376C0" w:rsidP="00E259CB">
      <w:pPr>
        <w:numPr>
          <w:ilvl w:val="0"/>
          <w:numId w:val="55"/>
        </w:numPr>
        <w:spacing w:line="360" w:lineRule="auto"/>
        <w:rPr>
          <w:rFonts w:ascii="Cambria" w:hAnsi="Cambria" w:cs="Calibri"/>
        </w:rPr>
      </w:pPr>
      <w:r w:rsidRPr="00A17A95">
        <w:rPr>
          <w:rFonts w:ascii="Cambria" w:hAnsi="Cambria" w:cs="Calibri"/>
        </w:rPr>
        <w:t>Create service requests</w:t>
      </w:r>
    </w:p>
    <w:p w:rsidR="001376C0" w:rsidRPr="00A17A95" w:rsidRDefault="001376C0" w:rsidP="00E259CB">
      <w:pPr>
        <w:numPr>
          <w:ilvl w:val="0"/>
          <w:numId w:val="55"/>
        </w:numPr>
        <w:spacing w:line="360" w:lineRule="auto"/>
        <w:rPr>
          <w:rFonts w:ascii="Cambria" w:hAnsi="Cambria" w:cs="Calibri"/>
        </w:rPr>
      </w:pPr>
      <w:r w:rsidRPr="00A17A95">
        <w:rPr>
          <w:rFonts w:ascii="Cambria" w:hAnsi="Cambria" w:cs="Calibri"/>
        </w:rPr>
        <w:t>Participate in online surveys</w:t>
      </w:r>
    </w:p>
    <w:p w:rsidR="00865452" w:rsidRPr="00A17A95" w:rsidRDefault="00865452" w:rsidP="00092462">
      <w:pPr>
        <w:spacing w:line="360" w:lineRule="auto"/>
        <w:rPr>
          <w:rFonts w:ascii="Cambria" w:hAnsi="Cambria" w:cs="Calibri"/>
        </w:rPr>
      </w:pPr>
      <w:r w:rsidRPr="00A17A95">
        <w:rPr>
          <w:rFonts w:ascii="Cambria" w:hAnsi="Cambria" w:cs="Calibri"/>
        </w:rPr>
        <w:t>The logon point for agents should be able to show them their basic details i.e</w:t>
      </w:r>
    </w:p>
    <w:p w:rsidR="00865452" w:rsidRPr="00A17A95" w:rsidRDefault="00865452" w:rsidP="00E259CB">
      <w:pPr>
        <w:pStyle w:val="ListParagraph"/>
        <w:numPr>
          <w:ilvl w:val="0"/>
          <w:numId w:val="61"/>
        </w:numPr>
        <w:spacing w:after="0"/>
        <w:ind w:left="714" w:hanging="357"/>
        <w:rPr>
          <w:rFonts w:ascii="Cambria" w:hAnsi="Cambria"/>
          <w:sz w:val="24"/>
          <w:szCs w:val="24"/>
        </w:rPr>
      </w:pPr>
      <w:r w:rsidRPr="00A17A95">
        <w:rPr>
          <w:rFonts w:ascii="Cambria" w:hAnsi="Cambria"/>
          <w:sz w:val="24"/>
          <w:szCs w:val="24"/>
        </w:rPr>
        <w:t>MO Name</w:t>
      </w:r>
    </w:p>
    <w:p w:rsidR="00865452" w:rsidRPr="00A17A95" w:rsidRDefault="00865452" w:rsidP="00E259CB">
      <w:pPr>
        <w:pStyle w:val="ListParagraph"/>
        <w:numPr>
          <w:ilvl w:val="0"/>
          <w:numId w:val="61"/>
        </w:numPr>
        <w:spacing w:after="0"/>
        <w:ind w:left="714" w:hanging="357"/>
        <w:rPr>
          <w:rFonts w:ascii="Cambria" w:hAnsi="Cambria"/>
          <w:sz w:val="24"/>
          <w:szCs w:val="24"/>
        </w:rPr>
      </w:pPr>
      <w:r w:rsidRPr="00A17A95">
        <w:rPr>
          <w:rFonts w:ascii="Cambria" w:hAnsi="Cambria"/>
          <w:sz w:val="24"/>
          <w:szCs w:val="24"/>
        </w:rPr>
        <w:t>MO ID</w:t>
      </w:r>
    </w:p>
    <w:p w:rsidR="00865452" w:rsidRPr="00A17A95" w:rsidRDefault="00865452" w:rsidP="00E259CB">
      <w:pPr>
        <w:pStyle w:val="ListParagraph"/>
        <w:numPr>
          <w:ilvl w:val="0"/>
          <w:numId w:val="61"/>
        </w:numPr>
        <w:spacing w:after="0"/>
        <w:ind w:left="714" w:hanging="357"/>
        <w:rPr>
          <w:rFonts w:ascii="Cambria" w:hAnsi="Cambria"/>
          <w:sz w:val="24"/>
          <w:szCs w:val="24"/>
        </w:rPr>
      </w:pPr>
      <w:r w:rsidRPr="00A17A95">
        <w:rPr>
          <w:rFonts w:ascii="Cambria" w:hAnsi="Cambria"/>
          <w:sz w:val="24"/>
          <w:szCs w:val="24"/>
        </w:rPr>
        <w:t>Registered details (If Not registered provide registration screen)</w:t>
      </w:r>
    </w:p>
    <w:p w:rsidR="00865452" w:rsidRPr="00A17A95" w:rsidRDefault="00865452" w:rsidP="00E259CB">
      <w:pPr>
        <w:pStyle w:val="ListParagraph"/>
        <w:numPr>
          <w:ilvl w:val="0"/>
          <w:numId w:val="61"/>
        </w:numPr>
        <w:spacing w:after="0"/>
        <w:ind w:left="714" w:hanging="357"/>
        <w:rPr>
          <w:rFonts w:ascii="Cambria" w:hAnsi="Cambria"/>
          <w:sz w:val="24"/>
          <w:szCs w:val="24"/>
        </w:rPr>
      </w:pPr>
      <w:r w:rsidRPr="00A17A95">
        <w:rPr>
          <w:rFonts w:ascii="Cambria" w:hAnsi="Cambria"/>
          <w:sz w:val="24"/>
          <w:szCs w:val="24"/>
        </w:rPr>
        <w:t>Address</w:t>
      </w:r>
    </w:p>
    <w:p w:rsidR="00865452" w:rsidRPr="00A17A95" w:rsidRDefault="00865452" w:rsidP="00E259CB">
      <w:pPr>
        <w:pStyle w:val="ListParagraph"/>
        <w:numPr>
          <w:ilvl w:val="0"/>
          <w:numId w:val="61"/>
        </w:numPr>
        <w:spacing w:after="0"/>
        <w:ind w:left="714" w:hanging="357"/>
        <w:rPr>
          <w:rFonts w:ascii="Cambria" w:hAnsi="Cambria"/>
          <w:sz w:val="24"/>
          <w:szCs w:val="24"/>
        </w:rPr>
      </w:pPr>
      <w:r w:rsidRPr="00A17A95">
        <w:rPr>
          <w:rFonts w:ascii="Cambria" w:hAnsi="Cambria"/>
          <w:sz w:val="24"/>
          <w:szCs w:val="24"/>
        </w:rPr>
        <w:t>Phone Number</w:t>
      </w:r>
    </w:p>
    <w:p w:rsidR="000426B7" w:rsidRPr="00A17A95" w:rsidRDefault="00865452" w:rsidP="00E259CB">
      <w:pPr>
        <w:pStyle w:val="ListParagraph"/>
        <w:numPr>
          <w:ilvl w:val="0"/>
          <w:numId w:val="61"/>
        </w:numPr>
        <w:spacing w:after="0"/>
        <w:ind w:left="714" w:hanging="357"/>
        <w:rPr>
          <w:rFonts w:ascii="Cambria" w:hAnsi="Cambria"/>
          <w:sz w:val="24"/>
          <w:szCs w:val="24"/>
        </w:rPr>
      </w:pPr>
      <w:r w:rsidRPr="00A17A95">
        <w:rPr>
          <w:rFonts w:ascii="Cambria" w:hAnsi="Cambria"/>
          <w:sz w:val="24"/>
          <w:szCs w:val="24"/>
        </w:rPr>
        <w:t>Summary production details i.e</w:t>
      </w:r>
    </w:p>
    <w:p w:rsidR="000426B7" w:rsidRPr="00A17A95" w:rsidRDefault="00865452" w:rsidP="00E259CB">
      <w:pPr>
        <w:pStyle w:val="ListParagraph"/>
        <w:numPr>
          <w:ilvl w:val="1"/>
          <w:numId w:val="61"/>
        </w:numPr>
        <w:spacing w:after="0"/>
        <w:rPr>
          <w:rFonts w:ascii="Cambria" w:hAnsi="Cambria"/>
          <w:sz w:val="24"/>
          <w:szCs w:val="24"/>
        </w:rPr>
      </w:pPr>
      <w:r w:rsidRPr="00A17A95">
        <w:rPr>
          <w:rFonts w:ascii="Cambria" w:hAnsi="Cambria"/>
          <w:sz w:val="24"/>
          <w:szCs w:val="24"/>
        </w:rPr>
        <w:t xml:space="preserve">Policies Brought </w:t>
      </w:r>
    </w:p>
    <w:p w:rsidR="000426B7" w:rsidRPr="00A17A95" w:rsidRDefault="00865452" w:rsidP="00E259CB">
      <w:pPr>
        <w:pStyle w:val="ListParagraph"/>
        <w:numPr>
          <w:ilvl w:val="1"/>
          <w:numId w:val="61"/>
        </w:numPr>
        <w:spacing w:after="0"/>
        <w:rPr>
          <w:rFonts w:ascii="Cambria" w:hAnsi="Cambria"/>
          <w:sz w:val="24"/>
          <w:szCs w:val="24"/>
        </w:rPr>
      </w:pPr>
      <w:r w:rsidRPr="00A17A95">
        <w:rPr>
          <w:rFonts w:ascii="Cambria" w:hAnsi="Cambria"/>
          <w:sz w:val="24"/>
          <w:szCs w:val="24"/>
        </w:rPr>
        <w:t>Policies accepted</w:t>
      </w:r>
    </w:p>
    <w:p w:rsidR="000426B7" w:rsidRPr="00A17A95" w:rsidRDefault="00865452" w:rsidP="00E259CB">
      <w:pPr>
        <w:pStyle w:val="ListParagraph"/>
        <w:numPr>
          <w:ilvl w:val="1"/>
          <w:numId w:val="61"/>
        </w:numPr>
        <w:spacing w:after="0"/>
        <w:rPr>
          <w:rFonts w:ascii="Cambria" w:hAnsi="Cambria"/>
          <w:sz w:val="24"/>
          <w:szCs w:val="24"/>
        </w:rPr>
      </w:pPr>
      <w:r w:rsidRPr="00A17A95">
        <w:rPr>
          <w:rFonts w:ascii="Cambria" w:hAnsi="Cambria"/>
          <w:sz w:val="24"/>
          <w:szCs w:val="24"/>
        </w:rPr>
        <w:t>Policies incepted</w:t>
      </w:r>
    </w:p>
    <w:p w:rsidR="000426B7" w:rsidRPr="00A17A95" w:rsidRDefault="000426B7" w:rsidP="00E259CB">
      <w:pPr>
        <w:pStyle w:val="ListParagraph"/>
        <w:numPr>
          <w:ilvl w:val="1"/>
          <w:numId w:val="61"/>
        </w:numPr>
        <w:spacing w:after="0"/>
        <w:rPr>
          <w:rFonts w:ascii="Cambria" w:hAnsi="Cambria"/>
          <w:sz w:val="24"/>
          <w:szCs w:val="24"/>
        </w:rPr>
      </w:pPr>
      <w:r w:rsidRPr="00A17A95">
        <w:rPr>
          <w:rFonts w:ascii="Cambria" w:hAnsi="Cambria"/>
          <w:sz w:val="24"/>
          <w:szCs w:val="24"/>
        </w:rPr>
        <w:t>Total active policies</w:t>
      </w:r>
    </w:p>
    <w:p w:rsidR="00865452" w:rsidRPr="00A17A95" w:rsidRDefault="000426B7" w:rsidP="00E259CB">
      <w:pPr>
        <w:pStyle w:val="ListParagraph"/>
        <w:numPr>
          <w:ilvl w:val="1"/>
          <w:numId w:val="61"/>
        </w:numPr>
        <w:spacing w:after="0"/>
        <w:rPr>
          <w:rFonts w:ascii="Cambria" w:hAnsi="Cambria"/>
          <w:sz w:val="24"/>
          <w:szCs w:val="24"/>
        </w:rPr>
      </w:pPr>
      <w:r w:rsidRPr="00A17A95">
        <w:rPr>
          <w:rFonts w:ascii="Cambria" w:hAnsi="Cambria"/>
          <w:sz w:val="24"/>
          <w:szCs w:val="24"/>
        </w:rPr>
        <w:t>N</w:t>
      </w:r>
      <w:r w:rsidR="00865452" w:rsidRPr="00A17A95">
        <w:rPr>
          <w:rFonts w:ascii="Cambria" w:hAnsi="Cambria"/>
          <w:sz w:val="24"/>
          <w:szCs w:val="24"/>
        </w:rPr>
        <w:t>ot accepted with reasons displayed)</w:t>
      </w:r>
    </w:p>
    <w:p w:rsidR="000426B7" w:rsidRPr="00A17A95" w:rsidRDefault="000426B7" w:rsidP="00E259CB">
      <w:pPr>
        <w:pStyle w:val="ListParagraph"/>
        <w:numPr>
          <w:ilvl w:val="1"/>
          <w:numId w:val="61"/>
        </w:numPr>
        <w:spacing w:after="0"/>
        <w:rPr>
          <w:rFonts w:ascii="Cambria" w:hAnsi="Cambria"/>
          <w:sz w:val="24"/>
          <w:szCs w:val="24"/>
        </w:rPr>
      </w:pPr>
      <w:r w:rsidRPr="00A17A95">
        <w:rPr>
          <w:rFonts w:ascii="Cambria" w:hAnsi="Cambria"/>
          <w:sz w:val="24"/>
          <w:szCs w:val="24"/>
        </w:rPr>
        <w:t>No of CVs reffered</w:t>
      </w:r>
    </w:p>
    <w:p w:rsidR="00865452" w:rsidRPr="00A17A95" w:rsidRDefault="00865452" w:rsidP="00E259CB">
      <w:pPr>
        <w:pStyle w:val="ListParagraph"/>
        <w:numPr>
          <w:ilvl w:val="0"/>
          <w:numId w:val="61"/>
        </w:numPr>
        <w:spacing w:after="0"/>
        <w:ind w:left="714" w:hanging="357"/>
        <w:rPr>
          <w:rFonts w:ascii="Cambria" w:hAnsi="Cambria"/>
          <w:sz w:val="24"/>
          <w:szCs w:val="24"/>
        </w:rPr>
      </w:pPr>
      <w:r w:rsidRPr="00A17A95">
        <w:rPr>
          <w:rFonts w:ascii="Cambria" w:hAnsi="Cambria"/>
          <w:sz w:val="24"/>
          <w:szCs w:val="24"/>
        </w:rPr>
        <w:t>Have an inbox where all reports are sent i.e. non incepted cases</w:t>
      </w:r>
    </w:p>
    <w:p w:rsidR="000426B7" w:rsidRPr="00A17A95" w:rsidRDefault="000426B7" w:rsidP="00E259CB">
      <w:pPr>
        <w:pStyle w:val="ListParagraph"/>
        <w:numPr>
          <w:ilvl w:val="0"/>
          <w:numId w:val="61"/>
        </w:numPr>
        <w:spacing w:after="0"/>
        <w:ind w:left="714" w:hanging="357"/>
        <w:rPr>
          <w:rFonts w:ascii="Cambria" w:hAnsi="Cambria"/>
          <w:sz w:val="24"/>
          <w:szCs w:val="24"/>
        </w:rPr>
      </w:pPr>
      <w:r w:rsidRPr="00A17A95">
        <w:rPr>
          <w:rFonts w:ascii="Cambria" w:hAnsi="Cambria"/>
          <w:sz w:val="24"/>
          <w:szCs w:val="24"/>
        </w:rPr>
        <w:t xml:space="preserve">Commission Details </w:t>
      </w:r>
    </w:p>
    <w:p w:rsidR="000426B7" w:rsidRPr="00A17A95" w:rsidRDefault="00865452" w:rsidP="00E259CB">
      <w:pPr>
        <w:pStyle w:val="ListParagraph"/>
        <w:numPr>
          <w:ilvl w:val="1"/>
          <w:numId w:val="61"/>
        </w:numPr>
        <w:spacing w:after="0"/>
        <w:rPr>
          <w:rFonts w:ascii="Cambria" w:hAnsi="Cambria"/>
          <w:sz w:val="24"/>
          <w:szCs w:val="24"/>
        </w:rPr>
      </w:pPr>
      <w:r w:rsidRPr="00A17A95">
        <w:rPr>
          <w:rFonts w:ascii="Cambria" w:hAnsi="Cambria"/>
          <w:sz w:val="24"/>
          <w:szCs w:val="24"/>
        </w:rPr>
        <w:t xml:space="preserve">Total earned to date, </w:t>
      </w:r>
    </w:p>
    <w:p w:rsidR="000426B7" w:rsidRPr="00A17A95" w:rsidRDefault="000426B7" w:rsidP="00E259CB">
      <w:pPr>
        <w:pStyle w:val="ListParagraph"/>
        <w:numPr>
          <w:ilvl w:val="1"/>
          <w:numId w:val="61"/>
        </w:numPr>
        <w:spacing w:after="0"/>
        <w:rPr>
          <w:rFonts w:ascii="Cambria" w:hAnsi="Cambria"/>
          <w:sz w:val="24"/>
          <w:szCs w:val="24"/>
        </w:rPr>
      </w:pPr>
      <w:r w:rsidRPr="00A17A95">
        <w:rPr>
          <w:rFonts w:ascii="Cambria" w:hAnsi="Cambria"/>
          <w:sz w:val="24"/>
          <w:szCs w:val="24"/>
        </w:rPr>
        <w:t>T</w:t>
      </w:r>
      <w:r w:rsidR="00865452" w:rsidRPr="00A17A95">
        <w:rPr>
          <w:rFonts w:ascii="Cambria" w:hAnsi="Cambria"/>
          <w:sz w:val="24"/>
          <w:szCs w:val="24"/>
        </w:rPr>
        <w:t xml:space="preserve">otal paid, </w:t>
      </w:r>
    </w:p>
    <w:p w:rsidR="00865452" w:rsidRPr="00A17A95" w:rsidRDefault="000426B7" w:rsidP="00E259CB">
      <w:pPr>
        <w:pStyle w:val="ListParagraph"/>
        <w:numPr>
          <w:ilvl w:val="1"/>
          <w:numId w:val="61"/>
        </w:numPr>
        <w:spacing w:after="0"/>
        <w:rPr>
          <w:rFonts w:ascii="Cambria" w:hAnsi="Cambria"/>
          <w:sz w:val="24"/>
          <w:szCs w:val="24"/>
        </w:rPr>
      </w:pPr>
      <w:r w:rsidRPr="00A17A95">
        <w:rPr>
          <w:rFonts w:ascii="Cambria" w:hAnsi="Cambria"/>
          <w:sz w:val="24"/>
          <w:szCs w:val="24"/>
        </w:rPr>
        <w:t>S</w:t>
      </w:r>
      <w:r w:rsidR="00865452" w:rsidRPr="00A17A95">
        <w:rPr>
          <w:rFonts w:ascii="Cambria" w:hAnsi="Cambria"/>
          <w:sz w:val="24"/>
          <w:szCs w:val="24"/>
        </w:rPr>
        <w:t>tatements of commission earned within a specifie</w:t>
      </w:r>
      <w:r w:rsidRPr="00A17A95">
        <w:rPr>
          <w:rFonts w:ascii="Cambria" w:hAnsi="Cambria"/>
          <w:sz w:val="24"/>
          <w:szCs w:val="24"/>
        </w:rPr>
        <w:t>d period i.e. 5 month to 1 year</w:t>
      </w:r>
    </w:p>
    <w:p w:rsidR="000426B7" w:rsidRPr="00A17A95" w:rsidRDefault="000426B7" w:rsidP="000426B7">
      <w:pPr>
        <w:pStyle w:val="ListParagraph"/>
        <w:spacing w:after="0"/>
        <w:ind w:left="1440"/>
        <w:rPr>
          <w:rFonts w:ascii="Cambria" w:hAnsi="Cambria"/>
          <w:sz w:val="24"/>
          <w:szCs w:val="24"/>
        </w:rPr>
      </w:pPr>
    </w:p>
    <w:p w:rsidR="00865452" w:rsidRPr="00A17A95" w:rsidRDefault="00865452" w:rsidP="00E259CB">
      <w:pPr>
        <w:pStyle w:val="ListParagraph"/>
        <w:numPr>
          <w:ilvl w:val="0"/>
          <w:numId w:val="61"/>
        </w:numPr>
        <w:spacing w:after="0"/>
        <w:ind w:left="714" w:hanging="357"/>
        <w:rPr>
          <w:rFonts w:ascii="Cambria" w:hAnsi="Cambria"/>
          <w:sz w:val="24"/>
          <w:szCs w:val="24"/>
        </w:rPr>
      </w:pPr>
      <w:r w:rsidRPr="00A17A95">
        <w:rPr>
          <w:rFonts w:ascii="Cambria" w:hAnsi="Cambria"/>
          <w:sz w:val="24"/>
          <w:szCs w:val="24"/>
        </w:rPr>
        <w:t>View their client</w:t>
      </w:r>
      <w:r w:rsidR="000426B7" w:rsidRPr="00A17A95">
        <w:rPr>
          <w:rFonts w:ascii="Cambria" w:hAnsi="Cambria"/>
          <w:sz w:val="24"/>
          <w:szCs w:val="24"/>
        </w:rPr>
        <w:t>s'</w:t>
      </w:r>
      <w:r w:rsidRPr="00A17A95">
        <w:rPr>
          <w:rFonts w:ascii="Cambria" w:hAnsi="Cambria"/>
          <w:sz w:val="24"/>
          <w:szCs w:val="24"/>
        </w:rPr>
        <w:t xml:space="preserve"> records</w:t>
      </w:r>
    </w:p>
    <w:p w:rsidR="000426B7" w:rsidRPr="00A17A95" w:rsidRDefault="000426B7" w:rsidP="00E259CB">
      <w:pPr>
        <w:pStyle w:val="ListParagraph"/>
        <w:numPr>
          <w:ilvl w:val="0"/>
          <w:numId w:val="61"/>
        </w:numPr>
        <w:spacing w:after="0"/>
        <w:ind w:left="714" w:hanging="357"/>
        <w:rPr>
          <w:rFonts w:ascii="Cambria" w:hAnsi="Cambria"/>
          <w:sz w:val="24"/>
          <w:szCs w:val="24"/>
        </w:rPr>
      </w:pPr>
      <w:r w:rsidRPr="00A17A95">
        <w:rPr>
          <w:rFonts w:ascii="Cambria" w:hAnsi="Cambria"/>
          <w:sz w:val="24"/>
          <w:szCs w:val="24"/>
        </w:rPr>
        <w:lastRenderedPageBreak/>
        <w:t>Submit CVs for referral and system should track the number of CVs submitted per period</w:t>
      </w:r>
    </w:p>
    <w:p w:rsidR="000426B7" w:rsidRPr="00A17A95" w:rsidRDefault="000426B7" w:rsidP="00E259CB">
      <w:pPr>
        <w:pStyle w:val="ListParagraph"/>
        <w:numPr>
          <w:ilvl w:val="0"/>
          <w:numId w:val="61"/>
        </w:numPr>
        <w:rPr>
          <w:rFonts w:ascii="Cambria" w:hAnsi="Cambria"/>
          <w:sz w:val="24"/>
          <w:szCs w:val="24"/>
        </w:rPr>
      </w:pPr>
      <w:r w:rsidRPr="00A17A95">
        <w:rPr>
          <w:rFonts w:ascii="Cambria" w:hAnsi="Cambria"/>
          <w:sz w:val="24"/>
          <w:szCs w:val="24"/>
        </w:rPr>
        <w:t>Managers portal to view their team, branch and regions portfolio i.e total commissions, override commission, productivity for the branch and teams</w:t>
      </w:r>
      <w:r w:rsidR="007F054A" w:rsidRPr="00A17A95">
        <w:rPr>
          <w:rFonts w:ascii="Cambria" w:hAnsi="Cambria"/>
          <w:sz w:val="24"/>
          <w:szCs w:val="24"/>
        </w:rPr>
        <w:t>, daily activity report per team, branch and region</w:t>
      </w:r>
    </w:p>
    <w:p w:rsidR="000426B7" w:rsidRPr="00A17A95" w:rsidRDefault="000426B7" w:rsidP="00E259CB">
      <w:pPr>
        <w:pStyle w:val="ListParagraph"/>
        <w:numPr>
          <w:ilvl w:val="0"/>
          <w:numId w:val="61"/>
        </w:numPr>
        <w:rPr>
          <w:rFonts w:ascii="Cambria" w:hAnsi="Cambria"/>
          <w:sz w:val="24"/>
          <w:szCs w:val="24"/>
        </w:rPr>
      </w:pPr>
      <w:r w:rsidRPr="00A17A95">
        <w:rPr>
          <w:rFonts w:ascii="Cambria" w:hAnsi="Cambria"/>
          <w:sz w:val="24"/>
          <w:szCs w:val="24"/>
        </w:rPr>
        <w:t>Track the number of times one has to visited the portal</w:t>
      </w:r>
    </w:p>
    <w:p w:rsidR="000426B7" w:rsidRPr="00A17A95" w:rsidRDefault="000426B7" w:rsidP="00E259CB">
      <w:pPr>
        <w:pStyle w:val="ListParagraph"/>
        <w:numPr>
          <w:ilvl w:val="0"/>
          <w:numId w:val="61"/>
        </w:numPr>
        <w:rPr>
          <w:rFonts w:ascii="Cambria" w:hAnsi="Cambria"/>
          <w:sz w:val="24"/>
          <w:szCs w:val="24"/>
        </w:rPr>
      </w:pPr>
      <w:r w:rsidRPr="00A17A95">
        <w:rPr>
          <w:rFonts w:ascii="Cambria" w:hAnsi="Cambria"/>
          <w:sz w:val="24"/>
          <w:szCs w:val="24"/>
        </w:rPr>
        <w:t>Broadcast messages on the portal i.e. meetings, trainings etc</w:t>
      </w:r>
    </w:p>
    <w:p w:rsidR="000B2102" w:rsidRPr="00A17A95" w:rsidRDefault="000B2102" w:rsidP="00E259CB">
      <w:pPr>
        <w:pStyle w:val="ListParagraph"/>
        <w:numPr>
          <w:ilvl w:val="0"/>
          <w:numId w:val="61"/>
        </w:numPr>
        <w:rPr>
          <w:rFonts w:ascii="Cambria" w:hAnsi="Cambria"/>
          <w:sz w:val="24"/>
          <w:szCs w:val="24"/>
        </w:rPr>
      </w:pPr>
      <w:r w:rsidRPr="00A17A95">
        <w:rPr>
          <w:rFonts w:ascii="Cambria" w:hAnsi="Cambria"/>
          <w:sz w:val="24"/>
          <w:szCs w:val="24"/>
        </w:rPr>
        <w:t xml:space="preserve">Capture the details of the daily SMS sent to the office reporting </w:t>
      </w:r>
      <w:r w:rsidR="00CD6A77" w:rsidRPr="00A17A95">
        <w:rPr>
          <w:rFonts w:ascii="Cambria" w:hAnsi="Cambria"/>
          <w:sz w:val="24"/>
          <w:szCs w:val="24"/>
        </w:rPr>
        <w:t>on the daily activities i.e. no of appointments, No of cases closed, Risk product cases, savings cases</w:t>
      </w:r>
    </w:p>
    <w:p w:rsidR="00955218" w:rsidRPr="00A17A95" w:rsidRDefault="000E1CB6" w:rsidP="000E1CB6">
      <w:pPr>
        <w:pStyle w:val="Heading1"/>
        <w:rPr>
          <w:rFonts w:ascii="Cambria" w:hAnsi="Cambria"/>
        </w:rPr>
      </w:pPr>
      <w:bookmarkStart w:id="464" w:name="_Toc371586602"/>
      <w:r w:rsidRPr="00A17A95">
        <w:rPr>
          <w:rFonts w:ascii="Cambria" w:hAnsi="Cambria"/>
        </w:rPr>
        <w:t>Process Flows</w:t>
      </w:r>
      <w:bookmarkEnd w:id="464"/>
    </w:p>
    <w:p w:rsidR="00CE242A" w:rsidRPr="00A17A95" w:rsidRDefault="00CE242A" w:rsidP="000E1CB6">
      <w:pPr>
        <w:pStyle w:val="Heading2"/>
        <w:rPr>
          <w:rFonts w:ascii="Cambria" w:hAnsi="Cambria"/>
        </w:rPr>
      </w:pPr>
      <w:bookmarkStart w:id="465" w:name="_Toc371586603"/>
      <w:r w:rsidRPr="00A17A95">
        <w:rPr>
          <w:rFonts w:ascii="Cambria" w:hAnsi="Cambria"/>
        </w:rPr>
        <w:t>New Business</w:t>
      </w:r>
      <w:bookmarkEnd w:id="465"/>
    </w:p>
    <w:p w:rsidR="00CE242A" w:rsidRPr="00A17A95" w:rsidRDefault="00CE242A" w:rsidP="00CE242A">
      <w:pPr>
        <w:rPr>
          <w:rFonts w:ascii="Cambria" w:hAnsi="Cambria"/>
        </w:rPr>
      </w:pPr>
    </w:p>
    <w:p w:rsidR="00CE242A" w:rsidRPr="00A17A95" w:rsidRDefault="00CE242A" w:rsidP="00CE242A">
      <w:pPr>
        <w:rPr>
          <w:rFonts w:ascii="Cambria" w:hAnsi="Cambria"/>
        </w:rPr>
      </w:pPr>
      <w:r w:rsidRPr="00A17A95">
        <w:rPr>
          <w:rFonts w:ascii="Cambria" w:hAnsi="Cambria"/>
          <w:noProof/>
        </w:rPr>
        <w:drawing>
          <wp:inline distT="0" distB="0" distL="0" distR="0">
            <wp:extent cx="6776569" cy="3519377"/>
            <wp:effectExtent l="19050" t="0" r="5231"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l="15595" t="10828" r="14799" b="6051"/>
                    <a:stretch>
                      <a:fillRect/>
                    </a:stretch>
                  </pic:blipFill>
                  <pic:spPr bwMode="auto">
                    <a:xfrm>
                      <a:off x="0" y="0"/>
                      <a:ext cx="6781612" cy="3521996"/>
                    </a:xfrm>
                    <a:prstGeom prst="rect">
                      <a:avLst/>
                    </a:prstGeom>
                    <a:noFill/>
                    <a:ln w="9525">
                      <a:noFill/>
                      <a:miter lim="800000"/>
                      <a:headEnd/>
                      <a:tailEnd/>
                    </a:ln>
                  </pic:spPr>
                </pic:pic>
              </a:graphicData>
            </a:graphic>
          </wp:inline>
        </w:drawing>
      </w:r>
    </w:p>
    <w:p w:rsidR="00CE242A" w:rsidRPr="00A17A95" w:rsidRDefault="00CE242A" w:rsidP="000E1CB6">
      <w:pPr>
        <w:pStyle w:val="Heading2"/>
        <w:rPr>
          <w:rFonts w:ascii="Cambria" w:hAnsi="Cambria"/>
        </w:rPr>
      </w:pPr>
      <w:bookmarkStart w:id="466" w:name="_Toc371586604"/>
      <w:r w:rsidRPr="00A17A95">
        <w:rPr>
          <w:rFonts w:ascii="Cambria" w:hAnsi="Cambria"/>
        </w:rPr>
        <w:t>Policy Servicing</w:t>
      </w:r>
      <w:bookmarkEnd w:id="466"/>
    </w:p>
    <w:p w:rsidR="00CE242A" w:rsidRPr="00A17A95" w:rsidRDefault="00CE242A" w:rsidP="00CE242A">
      <w:pPr>
        <w:rPr>
          <w:rFonts w:ascii="Cambria" w:hAnsi="Cambria"/>
        </w:rPr>
      </w:pPr>
    </w:p>
    <w:p w:rsidR="00CE242A" w:rsidRPr="00A17A95" w:rsidRDefault="00CE242A" w:rsidP="00CE242A">
      <w:pPr>
        <w:rPr>
          <w:rFonts w:ascii="Cambria" w:hAnsi="Cambria"/>
        </w:rPr>
      </w:pPr>
      <w:r w:rsidRPr="00A17A95">
        <w:rPr>
          <w:rFonts w:ascii="Cambria" w:hAnsi="Cambria"/>
          <w:noProof/>
        </w:rPr>
        <w:lastRenderedPageBreak/>
        <w:drawing>
          <wp:inline distT="0" distB="0" distL="0" distR="0">
            <wp:extent cx="6092131" cy="2913321"/>
            <wp:effectExtent l="19050" t="0" r="3869"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l="19350" t="21656" r="16734" b="27342"/>
                    <a:stretch>
                      <a:fillRect/>
                    </a:stretch>
                  </pic:blipFill>
                  <pic:spPr bwMode="auto">
                    <a:xfrm>
                      <a:off x="0" y="0"/>
                      <a:ext cx="6100271" cy="2917214"/>
                    </a:xfrm>
                    <a:prstGeom prst="rect">
                      <a:avLst/>
                    </a:prstGeom>
                    <a:noFill/>
                    <a:ln w="9525">
                      <a:noFill/>
                      <a:miter lim="800000"/>
                      <a:headEnd/>
                      <a:tailEnd/>
                    </a:ln>
                  </pic:spPr>
                </pic:pic>
              </a:graphicData>
            </a:graphic>
          </wp:inline>
        </w:drawing>
      </w:r>
    </w:p>
    <w:p w:rsidR="00CE242A" w:rsidRPr="00A17A95" w:rsidRDefault="00CE242A" w:rsidP="00CE242A">
      <w:pPr>
        <w:rPr>
          <w:rFonts w:ascii="Cambria" w:hAnsi="Cambria"/>
        </w:rPr>
      </w:pPr>
    </w:p>
    <w:p w:rsidR="000E1CB6" w:rsidRPr="00A17A95" w:rsidRDefault="000E1CB6" w:rsidP="000E1CB6">
      <w:pPr>
        <w:pStyle w:val="Heading2"/>
        <w:rPr>
          <w:rFonts w:ascii="Cambria" w:hAnsi="Cambria"/>
        </w:rPr>
      </w:pPr>
      <w:bookmarkStart w:id="467" w:name="_Toc371586605"/>
      <w:r w:rsidRPr="00A17A95">
        <w:rPr>
          <w:rFonts w:ascii="Cambria" w:hAnsi="Cambria"/>
        </w:rPr>
        <w:t>Partial withdrawals</w:t>
      </w:r>
      <w:bookmarkEnd w:id="467"/>
    </w:p>
    <w:p w:rsidR="000E1CB6" w:rsidRPr="00A17A95" w:rsidRDefault="000E1CB6" w:rsidP="000E1CB6">
      <w:pPr>
        <w:rPr>
          <w:rFonts w:ascii="Cambria" w:hAnsi="Cambria"/>
        </w:rPr>
      </w:pPr>
    </w:p>
    <w:p w:rsidR="000E1CB6" w:rsidRPr="00A17A95" w:rsidRDefault="000E1CB6" w:rsidP="000E1CB6">
      <w:pPr>
        <w:rPr>
          <w:rFonts w:ascii="Cambria" w:hAnsi="Cambria"/>
        </w:rPr>
      </w:pPr>
      <w:r w:rsidRPr="00A17A95">
        <w:rPr>
          <w:rFonts w:ascii="Cambria" w:hAnsi="Cambria"/>
          <w:noProof/>
        </w:rPr>
        <w:drawing>
          <wp:inline distT="0" distB="0" distL="0" distR="0">
            <wp:extent cx="6009610" cy="343431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l="19350" t="17834" r="12082" b="19059"/>
                    <a:stretch>
                      <a:fillRect/>
                    </a:stretch>
                  </pic:blipFill>
                  <pic:spPr bwMode="auto">
                    <a:xfrm>
                      <a:off x="0" y="0"/>
                      <a:ext cx="6014289" cy="3436990"/>
                    </a:xfrm>
                    <a:prstGeom prst="rect">
                      <a:avLst/>
                    </a:prstGeom>
                    <a:noFill/>
                    <a:ln w="9525">
                      <a:noFill/>
                      <a:miter lim="800000"/>
                      <a:headEnd/>
                      <a:tailEnd/>
                    </a:ln>
                  </pic:spPr>
                </pic:pic>
              </a:graphicData>
            </a:graphic>
          </wp:inline>
        </w:drawing>
      </w:r>
    </w:p>
    <w:p w:rsidR="000E1CB6" w:rsidRPr="00A17A95" w:rsidRDefault="000E1CB6" w:rsidP="000E1CB6">
      <w:pPr>
        <w:pStyle w:val="Heading2"/>
        <w:rPr>
          <w:rFonts w:ascii="Cambria" w:hAnsi="Cambria"/>
        </w:rPr>
      </w:pPr>
      <w:bookmarkStart w:id="468" w:name="_Toc371586606"/>
      <w:r w:rsidRPr="00A17A95">
        <w:rPr>
          <w:rFonts w:ascii="Cambria" w:hAnsi="Cambria"/>
        </w:rPr>
        <w:t>Loans</w:t>
      </w:r>
      <w:bookmarkEnd w:id="468"/>
    </w:p>
    <w:p w:rsidR="000E1CB6" w:rsidRPr="00A17A95" w:rsidRDefault="000E1CB6" w:rsidP="000E1CB6">
      <w:pPr>
        <w:rPr>
          <w:rFonts w:ascii="Cambria" w:hAnsi="Cambria"/>
        </w:rPr>
      </w:pPr>
    </w:p>
    <w:p w:rsidR="000E1CB6" w:rsidRPr="00A17A95" w:rsidRDefault="000E1CB6" w:rsidP="000E1CB6">
      <w:pPr>
        <w:rPr>
          <w:rFonts w:ascii="Cambria" w:hAnsi="Cambria"/>
        </w:rPr>
      </w:pPr>
      <w:r w:rsidRPr="00A17A95">
        <w:rPr>
          <w:rFonts w:ascii="Cambria" w:hAnsi="Cambria"/>
          <w:noProof/>
        </w:rPr>
        <w:lastRenderedPageBreak/>
        <w:drawing>
          <wp:inline distT="0" distB="0" distL="0" distR="0">
            <wp:extent cx="6009610" cy="317913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l="19529" t="26115" r="11223" b="4140"/>
                    <a:stretch>
                      <a:fillRect/>
                    </a:stretch>
                  </pic:blipFill>
                  <pic:spPr bwMode="auto">
                    <a:xfrm>
                      <a:off x="0" y="0"/>
                      <a:ext cx="6012846" cy="3180846"/>
                    </a:xfrm>
                    <a:prstGeom prst="rect">
                      <a:avLst/>
                    </a:prstGeom>
                    <a:noFill/>
                    <a:ln w="9525">
                      <a:noFill/>
                      <a:miter lim="800000"/>
                      <a:headEnd/>
                      <a:tailEnd/>
                    </a:ln>
                  </pic:spPr>
                </pic:pic>
              </a:graphicData>
            </a:graphic>
          </wp:inline>
        </w:drawing>
      </w:r>
    </w:p>
    <w:p w:rsidR="00CE242A" w:rsidRPr="00A17A95" w:rsidRDefault="00CE242A" w:rsidP="000E1CB6">
      <w:pPr>
        <w:pStyle w:val="Heading2"/>
        <w:rPr>
          <w:rFonts w:ascii="Cambria" w:hAnsi="Cambria"/>
        </w:rPr>
      </w:pPr>
      <w:bookmarkStart w:id="469" w:name="_Toc371586607"/>
      <w:r w:rsidRPr="00A17A95">
        <w:rPr>
          <w:rFonts w:ascii="Cambria" w:hAnsi="Cambria"/>
        </w:rPr>
        <w:t>Refunds</w:t>
      </w:r>
      <w:bookmarkEnd w:id="469"/>
    </w:p>
    <w:p w:rsidR="00CE242A" w:rsidRPr="00A17A95" w:rsidRDefault="00CE242A" w:rsidP="00CE242A">
      <w:pPr>
        <w:rPr>
          <w:rFonts w:ascii="Cambria" w:hAnsi="Cambria"/>
        </w:rPr>
      </w:pPr>
    </w:p>
    <w:p w:rsidR="00CE242A" w:rsidRPr="00A17A95" w:rsidRDefault="00CE242A" w:rsidP="00CE242A">
      <w:pPr>
        <w:rPr>
          <w:rFonts w:ascii="Cambria" w:hAnsi="Cambria"/>
        </w:rPr>
      </w:pPr>
      <w:r w:rsidRPr="00A17A95">
        <w:rPr>
          <w:rFonts w:ascii="Cambria" w:hAnsi="Cambria"/>
          <w:noProof/>
        </w:rPr>
        <w:drawing>
          <wp:inline distT="0" distB="0" distL="0" distR="0">
            <wp:extent cx="6151202" cy="3242930"/>
            <wp:effectExtent l="19050" t="0" r="1948"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l="19529" t="17516" r="12475" b="10828"/>
                    <a:stretch>
                      <a:fillRect/>
                    </a:stretch>
                  </pic:blipFill>
                  <pic:spPr bwMode="auto">
                    <a:xfrm>
                      <a:off x="0" y="0"/>
                      <a:ext cx="6151202" cy="3242930"/>
                    </a:xfrm>
                    <a:prstGeom prst="rect">
                      <a:avLst/>
                    </a:prstGeom>
                    <a:noFill/>
                    <a:ln w="9525">
                      <a:noFill/>
                      <a:miter lim="800000"/>
                      <a:headEnd/>
                      <a:tailEnd/>
                    </a:ln>
                  </pic:spPr>
                </pic:pic>
              </a:graphicData>
            </a:graphic>
          </wp:inline>
        </w:drawing>
      </w:r>
    </w:p>
    <w:p w:rsidR="00CE242A" w:rsidRPr="00A17A95" w:rsidRDefault="00CE242A" w:rsidP="00CE242A">
      <w:pPr>
        <w:rPr>
          <w:rFonts w:ascii="Cambria" w:hAnsi="Cambria"/>
        </w:rPr>
      </w:pPr>
    </w:p>
    <w:p w:rsidR="00CE242A" w:rsidRPr="00A17A95" w:rsidRDefault="00CE242A" w:rsidP="00CE242A">
      <w:pPr>
        <w:rPr>
          <w:rFonts w:ascii="Cambria" w:hAnsi="Cambria"/>
        </w:rPr>
      </w:pPr>
    </w:p>
    <w:p w:rsidR="00CE242A" w:rsidRPr="00A17A95" w:rsidRDefault="00CE242A" w:rsidP="00CE242A">
      <w:pPr>
        <w:rPr>
          <w:rFonts w:ascii="Cambria" w:hAnsi="Cambria"/>
        </w:rPr>
      </w:pPr>
    </w:p>
    <w:p w:rsidR="00CE242A" w:rsidRPr="00A17A95" w:rsidRDefault="00CE242A" w:rsidP="00CE242A">
      <w:pPr>
        <w:rPr>
          <w:rFonts w:ascii="Cambria" w:hAnsi="Cambria"/>
        </w:rPr>
      </w:pPr>
    </w:p>
    <w:p w:rsidR="000E1CB6" w:rsidRPr="00A17A95" w:rsidRDefault="000E1CB6" w:rsidP="000E1CB6">
      <w:pPr>
        <w:pStyle w:val="Heading2"/>
        <w:rPr>
          <w:rFonts w:ascii="Cambria" w:hAnsi="Cambria"/>
        </w:rPr>
      </w:pPr>
      <w:bookmarkStart w:id="470" w:name="_Toc371586608"/>
      <w:r w:rsidRPr="00A17A95">
        <w:rPr>
          <w:rFonts w:ascii="Cambria" w:hAnsi="Cambria"/>
        </w:rPr>
        <w:t>Surrenders</w:t>
      </w:r>
      <w:bookmarkEnd w:id="470"/>
    </w:p>
    <w:p w:rsidR="003848F0" w:rsidRPr="00A17A95" w:rsidRDefault="003848F0" w:rsidP="003848F0">
      <w:pPr>
        <w:rPr>
          <w:rFonts w:ascii="Cambria" w:hAnsi="Cambria"/>
        </w:rPr>
      </w:pPr>
    </w:p>
    <w:p w:rsidR="000E1CB6" w:rsidRPr="00A17A95" w:rsidRDefault="00CE242A" w:rsidP="000E1CB6">
      <w:pPr>
        <w:rPr>
          <w:rFonts w:ascii="Cambria" w:hAnsi="Cambria"/>
        </w:rPr>
      </w:pPr>
      <w:r w:rsidRPr="00A17A95">
        <w:rPr>
          <w:rFonts w:ascii="Cambria" w:hAnsi="Cambria"/>
          <w:noProof/>
        </w:rPr>
        <w:lastRenderedPageBreak/>
        <w:drawing>
          <wp:anchor distT="0" distB="0" distL="114300" distR="114300" simplePos="0" relativeHeight="251707392" behindDoc="0" locked="0" layoutInCell="1" allowOverlap="1">
            <wp:simplePos x="0" y="0"/>
            <wp:positionH relativeFrom="column">
              <wp:posOffset>19050</wp:posOffset>
            </wp:positionH>
            <wp:positionV relativeFrom="paragraph">
              <wp:posOffset>145415</wp:posOffset>
            </wp:positionV>
            <wp:extent cx="6519545" cy="3125470"/>
            <wp:effectExtent l="19050" t="0" r="0" b="0"/>
            <wp:wrapSquare wrapText="bothSides"/>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19691" t="16879" r="11520" b="8917"/>
                    <a:stretch>
                      <a:fillRect/>
                    </a:stretch>
                  </pic:blipFill>
                  <pic:spPr bwMode="auto">
                    <a:xfrm>
                      <a:off x="0" y="0"/>
                      <a:ext cx="6519545" cy="3125470"/>
                    </a:xfrm>
                    <a:prstGeom prst="rect">
                      <a:avLst/>
                    </a:prstGeom>
                    <a:noFill/>
                    <a:ln w="9525">
                      <a:noFill/>
                      <a:miter lim="800000"/>
                      <a:headEnd/>
                      <a:tailEnd/>
                    </a:ln>
                  </pic:spPr>
                </pic:pic>
              </a:graphicData>
            </a:graphic>
          </wp:anchor>
        </w:drawing>
      </w:r>
      <w:r w:rsidR="000E1CB6" w:rsidRPr="00A17A95">
        <w:rPr>
          <w:rFonts w:ascii="Cambria" w:hAnsi="Cambria"/>
        </w:rPr>
        <w:br w:type="textWrapping" w:clear="all"/>
      </w:r>
    </w:p>
    <w:p w:rsidR="000E1CB6" w:rsidRPr="00A17A95" w:rsidRDefault="000E1CB6" w:rsidP="000E1CB6">
      <w:pPr>
        <w:pStyle w:val="Heading2"/>
        <w:rPr>
          <w:rFonts w:ascii="Cambria" w:hAnsi="Cambria"/>
        </w:rPr>
      </w:pPr>
      <w:bookmarkStart w:id="471" w:name="_Toc371586609"/>
      <w:r w:rsidRPr="00A17A95">
        <w:rPr>
          <w:rFonts w:ascii="Cambria" w:hAnsi="Cambria"/>
        </w:rPr>
        <w:t>Death Claims</w:t>
      </w:r>
      <w:bookmarkEnd w:id="471"/>
    </w:p>
    <w:p w:rsidR="000E1CB6" w:rsidRPr="00A17A95" w:rsidRDefault="000E1CB6" w:rsidP="000E1CB6">
      <w:pPr>
        <w:rPr>
          <w:rFonts w:ascii="Cambria" w:hAnsi="Cambria"/>
        </w:rPr>
      </w:pPr>
      <w:r w:rsidRPr="00A17A95">
        <w:rPr>
          <w:rFonts w:ascii="Cambria" w:hAnsi="Cambria"/>
          <w:noProof/>
        </w:rPr>
        <w:drawing>
          <wp:inline distT="0" distB="0" distL="0" distR="0">
            <wp:extent cx="5805052" cy="3094075"/>
            <wp:effectExtent l="19050" t="0" r="5198"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l="19515" t="28662" r="10626" b="6688"/>
                    <a:stretch>
                      <a:fillRect/>
                    </a:stretch>
                  </pic:blipFill>
                  <pic:spPr bwMode="auto">
                    <a:xfrm>
                      <a:off x="0" y="0"/>
                      <a:ext cx="5807589" cy="3095427"/>
                    </a:xfrm>
                    <a:prstGeom prst="rect">
                      <a:avLst/>
                    </a:prstGeom>
                    <a:noFill/>
                    <a:ln w="9525">
                      <a:noFill/>
                      <a:miter lim="800000"/>
                      <a:headEnd/>
                      <a:tailEnd/>
                    </a:ln>
                  </pic:spPr>
                </pic:pic>
              </a:graphicData>
            </a:graphic>
          </wp:inline>
        </w:drawing>
      </w:r>
    </w:p>
    <w:p w:rsidR="00CE242A" w:rsidRPr="00A17A95" w:rsidRDefault="00CE242A" w:rsidP="000E1CB6">
      <w:pPr>
        <w:rPr>
          <w:rFonts w:ascii="Cambria" w:hAnsi="Cambria"/>
        </w:rPr>
      </w:pPr>
    </w:p>
    <w:p w:rsidR="00CE242A" w:rsidRPr="00A17A95" w:rsidRDefault="00CE242A" w:rsidP="00CE242A">
      <w:pPr>
        <w:pStyle w:val="Heading2"/>
        <w:rPr>
          <w:rFonts w:ascii="Cambria" w:hAnsi="Cambria"/>
        </w:rPr>
      </w:pPr>
      <w:bookmarkStart w:id="472" w:name="_Toc371586610"/>
      <w:r w:rsidRPr="00A17A95">
        <w:rPr>
          <w:rFonts w:ascii="Cambria" w:hAnsi="Cambria"/>
        </w:rPr>
        <w:lastRenderedPageBreak/>
        <w:t>Payment Outgo</w:t>
      </w:r>
      <w:bookmarkEnd w:id="472"/>
    </w:p>
    <w:p w:rsidR="00CE242A" w:rsidRPr="00A17A95" w:rsidRDefault="00CE242A" w:rsidP="000E1CB6">
      <w:pPr>
        <w:rPr>
          <w:rFonts w:ascii="Cambria" w:hAnsi="Cambria"/>
        </w:rPr>
      </w:pPr>
      <w:r w:rsidRPr="00A17A95">
        <w:rPr>
          <w:rFonts w:ascii="Cambria" w:hAnsi="Cambria"/>
          <w:noProof/>
        </w:rPr>
        <w:drawing>
          <wp:inline distT="0" distB="0" distL="0" distR="0">
            <wp:extent cx="4112246" cy="2615610"/>
            <wp:effectExtent l="19050" t="0" r="255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l="19708" t="15287" r="11215" b="6369"/>
                    <a:stretch>
                      <a:fillRect/>
                    </a:stretch>
                  </pic:blipFill>
                  <pic:spPr bwMode="auto">
                    <a:xfrm>
                      <a:off x="0" y="0"/>
                      <a:ext cx="4112246" cy="2615610"/>
                    </a:xfrm>
                    <a:prstGeom prst="rect">
                      <a:avLst/>
                    </a:prstGeom>
                    <a:noFill/>
                    <a:ln w="9525">
                      <a:noFill/>
                      <a:miter lim="800000"/>
                      <a:headEnd/>
                      <a:tailEnd/>
                    </a:ln>
                  </pic:spPr>
                </pic:pic>
              </a:graphicData>
            </a:graphic>
          </wp:inline>
        </w:drawing>
      </w:r>
    </w:p>
    <w:sectPr w:rsidR="00CE242A" w:rsidRPr="00A17A95" w:rsidSect="00325CD2">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1055" w:rsidRDefault="00AE1055" w:rsidP="00455230">
      <w:r>
        <w:separator/>
      </w:r>
    </w:p>
  </w:endnote>
  <w:endnote w:type="continuationSeparator" w:id="0">
    <w:p w:rsidR="00AE1055" w:rsidRDefault="00AE1055" w:rsidP="004552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3" w:usb2="00000000" w:usb3="00000000" w:csb0="0000009F" w:csb1="00000000"/>
  </w:font>
  <w:font w:name="HelveticaLTMM_800_201">
    <w:panose1 w:val="00000000000000000000"/>
    <w:charset w:val="00"/>
    <w:family w:val="swiss"/>
    <w:notTrueType/>
    <w:pitch w:val="default"/>
    <w:sig w:usb0="00000003" w:usb1="00000000" w:usb2="00000000" w:usb3="00000000" w:csb0="00000001" w:csb1="00000000"/>
  </w:font>
  <w:font w:name="HelveticaLTMM_1000_201">
    <w:panose1 w:val="00000000000000000000"/>
    <w:charset w:val="00"/>
    <w:family w:val="swiss"/>
    <w:notTrueType/>
    <w:pitch w:val="default"/>
    <w:sig w:usb0="00000003" w:usb1="00000000" w:usb2="00000000" w:usb3="00000000" w:csb0="00000001" w:csb1="00000000"/>
  </w:font>
  <w:font w:name="HelveticaLTMM_267_1">
    <w:panose1 w:val="00000000000000000000"/>
    <w:charset w:val="00"/>
    <w:family w:val="swiss"/>
    <w:notTrueType/>
    <w:pitch w:val="default"/>
    <w:sig w:usb0="00000003" w:usb1="00000000" w:usb2="00000000" w:usb3="00000000" w:csb0="00000001" w:csb1="00000000"/>
  </w:font>
  <w:font w:name="HelveticaLTMM_267_933">
    <w:panose1 w:val="00000000000000000000"/>
    <w:charset w:val="00"/>
    <w:family w:val="swiss"/>
    <w:notTrueType/>
    <w:pitch w:val="default"/>
    <w:sig w:usb0="00000003" w:usb1="00000000" w:usb2="00000000" w:usb3="00000000" w:csb0="00000001" w:csb1="00000000"/>
  </w:font>
  <w:font w:name="HelveticaLTMM_1_1000">
    <w:panose1 w:val="00000000000000000000"/>
    <w:charset w:val="00"/>
    <w:family w:val="swiss"/>
    <w:notTrueType/>
    <w:pitch w:val="default"/>
    <w:sig w:usb0="00000003" w:usb1="00000000" w:usb2="00000000" w:usb3="00000000" w:csb0="00000001" w:csb1="00000000"/>
  </w:font>
  <w:font w:name="HelveticaLTMM_734_134">
    <w:panose1 w:val="00000000000000000000"/>
    <w:charset w:val="00"/>
    <w:family w:val="swiss"/>
    <w:notTrueType/>
    <w:pitch w:val="default"/>
    <w:sig w:usb0="00000003" w:usb1="00000000" w:usb2="00000000" w:usb3="00000000" w:csb0="00000001" w:csb1="00000000"/>
  </w:font>
  <w:font w:name="TTE2275120t00">
    <w:panose1 w:val="00000000000000000000"/>
    <w:charset w:val="00"/>
    <w:family w:val="auto"/>
    <w:notTrueType/>
    <w:pitch w:val="default"/>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 w:name="Helvetica-Oblique">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Cambria-Bold">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Cambria,Bold">
    <w:panose1 w:val="00000000000000000000"/>
    <w:charset w:val="00"/>
    <w:family w:val="swiss"/>
    <w:notTrueType/>
    <w:pitch w:val="default"/>
    <w:sig w:usb0="00000003" w:usb1="00000000" w:usb2="00000000" w:usb3="00000000" w:csb0="00000001" w:csb1="00000000"/>
  </w:font>
  <w:font w:name="Helvetica-Bold">
    <w:panose1 w:val="00000000000000000000"/>
    <w:charset w:val="00"/>
    <w:family w:val="swiss"/>
    <w:notTrueType/>
    <w:pitch w:val="default"/>
    <w:sig w:usb0="00000003" w:usb1="00000000" w:usb2="00000000" w:usb3="00000000" w:csb0="00000001" w:csb1="00000000"/>
  </w:font>
  <w:font w:name="HelveticaLTMM_1_800">
    <w:panose1 w:val="00000000000000000000"/>
    <w:charset w:val="00"/>
    <w:family w:val="swiss"/>
    <w:notTrueType/>
    <w:pitch w:val="default"/>
    <w:sig w:usb0="00000003" w:usb1="00000000" w:usb2="00000000" w:usb3="00000000" w:csb0="00000001" w:csb1="00000000"/>
  </w:font>
  <w:font w:name="HelveticaLTMM_1_1">
    <w:panose1 w:val="00000000000000000000"/>
    <w:charset w:val="00"/>
    <w:family w:val="swiss"/>
    <w:notTrueType/>
    <w:pitch w:val="default"/>
    <w:sig w:usb0="00000003" w:usb1="00000000" w:usb2="00000000" w:usb3="00000000" w:csb0="00000001" w:csb1="00000000"/>
  </w:font>
  <w:font w:name="HelveticaLTMM_334_933">
    <w:panose1 w:val="00000000000000000000"/>
    <w:charset w:val="00"/>
    <w:family w:val="swiss"/>
    <w:notTrueType/>
    <w:pitch w:val="default"/>
    <w:sig w:usb0="00000003" w:usb1="00000000" w:usb2="00000000" w:usb3="00000000" w:csb0="00000001" w:csb1="00000000"/>
  </w:font>
  <w:font w:name="HelveticaLTMM_267_1000">
    <w:panose1 w:val="00000000000000000000"/>
    <w:charset w:val="00"/>
    <w:family w:val="swiss"/>
    <w:notTrueType/>
    <w:pitch w:val="default"/>
    <w:sig w:usb0="00000003" w:usb1="00000000" w:usb2="00000000" w:usb3="00000000" w:csb0="00000001" w:csb1="00000000"/>
  </w:font>
  <w:font w:name="HelveticaLTMM_1_933">
    <w:panose1 w:val="00000000000000000000"/>
    <w:charset w:val="00"/>
    <w:family w:val="swiss"/>
    <w:notTrueType/>
    <w:pitch w:val="default"/>
    <w:sig w:usb0="00000003" w:usb1="00000000" w:usb2="00000000" w:usb3="00000000" w:csb0="00000001" w:csb1="00000000"/>
  </w:font>
  <w:font w:name="HelveticaLTMM_267_867">
    <w:panose1 w:val="00000000000000000000"/>
    <w:charset w:val="00"/>
    <w:family w:val="swiss"/>
    <w:notTrueType/>
    <w:pitch w:val="default"/>
    <w:sig w:usb0="00000003" w:usb1="00000000" w:usb2="00000000" w:usb3="00000000" w:csb0="00000001" w:csb1="00000000"/>
  </w:font>
  <w:font w:name="HelveticaLTMM_1_867">
    <w:panose1 w:val="00000000000000000000"/>
    <w:charset w:val="00"/>
    <w:family w:val="swiss"/>
    <w:notTrueType/>
    <w:pitch w:val="default"/>
    <w:sig w:usb0="00000003" w:usb1="00000000" w:usb2="00000000" w:usb3="00000000" w:csb0="00000001" w:csb1="00000000"/>
  </w:font>
  <w:font w:name="HelveticaLTMM_1_334">
    <w:panose1 w:val="00000000000000000000"/>
    <w:charset w:val="00"/>
    <w:family w:val="swiss"/>
    <w:notTrueType/>
    <w:pitch w:val="default"/>
    <w:sig w:usb0="00000003" w:usb1="00000000" w:usb2="00000000" w:usb3="00000000" w:csb0="00000001" w:csb1="00000000"/>
  </w:font>
  <w:font w:name="PTSans-Regular">
    <w:panose1 w:val="00000000000000000000"/>
    <w:charset w:val="00"/>
    <w:family w:val="swiss"/>
    <w:notTrueType/>
    <w:pitch w:val="default"/>
    <w:sig w:usb0="00000003" w:usb1="00000000" w:usb2="00000000" w:usb3="00000000" w:csb0="00000001" w:csb1="00000000"/>
  </w:font>
  <w:font w:name="PTSans-Bold">
    <w:panose1 w:val="00000000000000000000"/>
    <w:charset w:val="00"/>
    <w:family w:val="swiss"/>
    <w:notTrueType/>
    <w:pitch w:val="default"/>
    <w:sig w:usb0="00000003" w:usb1="00000000" w:usb2="00000000" w:usb3="00000000" w:csb0="00000001" w:csb1="00000000"/>
  </w:font>
  <w:font w:name="HelveticaLTMM_334_867">
    <w:panose1 w:val="00000000000000000000"/>
    <w:charset w:val="00"/>
    <w:family w:val="swiss"/>
    <w:notTrueType/>
    <w:pitch w:val="default"/>
    <w:sig w:usb0="00000003" w:usb1="00000000" w:usb2="00000000" w:usb3="00000000" w:csb0="00000001" w:csb1="00000000"/>
  </w:font>
  <w:font w:name="Cambria-Italic">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1055" w:rsidRDefault="00AE1055" w:rsidP="00455230">
      <w:r>
        <w:separator/>
      </w:r>
    </w:p>
  </w:footnote>
  <w:footnote w:type="continuationSeparator" w:id="0">
    <w:p w:rsidR="00AE1055" w:rsidRDefault="00AE1055" w:rsidP="004552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26D" w:rsidRDefault="007A126D">
    <w:pPr>
      <w:pStyle w:val="Header"/>
    </w:pPr>
    <w:r w:rsidRPr="00D64C27">
      <w:rPr>
        <w:rFonts w:ascii="Cambria" w:hAnsi="Cambria"/>
        <w:sz w:val="20"/>
        <w:szCs w:val="20"/>
      </w:rPr>
      <w:t>TurnQuest Individual life analysis document</w:t>
    </w:r>
    <w:r>
      <w:rPr>
        <w:noProof/>
      </w:rPr>
      <w:drawing>
        <wp:inline distT="0" distB="0" distL="0" distR="0">
          <wp:extent cx="442269" cy="436605"/>
          <wp:effectExtent l="19050" t="0" r="0" b="0"/>
          <wp:docPr id="4" name="Picture 3" descr="T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QUEST.jpg"/>
                  <pic:cNvPicPr/>
                </pic:nvPicPr>
                <pic:blipFill>
                  <a:blip r:embed="rId1"/>
                  <a:stretch>
                    <a:fillRect/>
                  </a:stretch>
                </pic:blipFill>
                <pic:spPr>
                  <a:xfrm>
                    <a:off x="0" y="0"/>
                    <a:ext cx="443754" cy="438071"/>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358A2"/>
    <w:multiLevelType w:val="hybridMultilevel"/>
    <w:tmpl w:val="29AAC5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nsid w:val="02146544"/>
    <w:multiLevelType w:val="hybridMultilevel"/>
    <w:tmpl w:val="7BFE3EE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nsid w:val="03CA7BD9"/>
    <w:multiLevelType w:val="hybridMultilevel"/>
    <w:tmpl w:val="1A4E6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8F1EB2"/>
    <w:multiLevelType w:val="hybridMultilevel"/>
    <w:tmpl w:val="A1EA21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nsid w:val="04B94F57"/>
    <w:multiLevelType w:val="hybridMultilevel"/>
    <w:tmpl w:val="079E79C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nsid w:val="04E62554"/>
    <w:multiLevelType w:val="hybridMultilevel"/>
    <w:tmpl w:val="979CA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A4084C"/>
    <w:multiLevelType w:val="hybridMultilevel"/>
    <w:tmpl w:val="8A4E3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644089E"/>
    <w:multiLevelType w:val="hybridMultilevel"/>
    <w:tmpl w:val="923C9B2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nsid w:val="074C15D7"/>
    <w:multiLevelType w:val="hybridMultilevel"/>
    <w:tmpl w:val="3C7269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nsid w:val="086D6724"/>
    <w:multiLevelType w:val="hybridMultilevel"/>
    <w:tmpl w:val="5ADE74A2"/>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nsid w:val="089B6149"/>
    <w:multiLevelType w:val="hybridMultilevel"/>
    <w:tmpl w:val="5BF05C6A"/>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nsid w:val="0AAC291F"/>
    <w:multiLevelType w:val="singleLevel"/>
    <w:tmpl w:val="04090001"/>
    <w:lvl w:ilvl="0">
      <w:start w:val="1"/>
      <w:numFmt w:val="bullet"/>
      <w:lvlText w:val=""/>
      <w:lvlJc w:val="left"/>
      <w:pPr>
        <w:ind w:left="1800" w:hanging="360"/>
      </w:pPr>
      <w:rPr>
        <w:rFonts w:ascii="Symbol" w:hAnsi="Symbol" w:hint="default"/>
      </w:rPr>
    </w:lvl>
  </w:abstractNum>
  <w:abstractNum w:abstractNumId="12">
    <w:nsid w:val="0CD624EC"/>
    <w:multiLevelType w:val="hybridMultilevel"/>
    <w:tmpl w:val="7840D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26137FD"/>
    <w:multiLevelType w:val="hybridMultilevel"/>
    <w:tmpl w:val="59DA9B70"/>
    <w:lvl w:ilvl="0" w:tplc="04090019">
      <w:start w:val="1"/>
      <w:numFmt w:val="bullet"/>
      <w:lvlText w:val="o"/>
      <w:lvlJc w:val="left"/>
      <w:pPr>
        <w:ind w:left="792" w:hanging="360"/>
      </w:pPr>
      <w:rPr>
        <w:rFonts w:ascii="Courier New" w:hAnsi="Courier New" w:cs="Courier New" w:hint="default"/>
      </w:rPr>
    </w:lvl>
    <w:lvl w:ilvl="1" w:tplc="1C090003" w:tentative="1">
      <w:start w:val="1"/>
      <w:numFmt w:val="bullet"/>
      <w:lvlText w:val="o"/>
      <w:lvlJc w:val="left"/>
      <w:pPr>
        <w:ind w:left="72" w:hanging="360"/>
      </w:pPr>
      <w:rPr>
        <w:rFonts w:ascii="Courier New" w:hAnsi="Courier New" w:cs="Courier New" w:hint="default"/>
      </w:rPr>
    </w:lvl>
    <w:lvl w:ilvl="2" w:tplc="1C090005" w:tentative="1">
      <w:start w:val="1"/>
      <w:numFmt w:val="bullet"/>
      <w:lvlText w:val=""/>
      <w:lvlJc w:val="left"/>
      <w:pPr>
        <w:ind w:left="792" w:hanging="360"/>
      </w:pPr>
      <w:rPr>
        <w:rFonts w:ascii="Wingdings" w:hAnsi="Wingdings" w:hint="default"/>
      </w:rPr>
    </w:lvl>
    <w:lvl w:ilvl="3" w:tplc="1C090001" w:tentative="1">
      <w:start w:val="1"/>
      <w:numFmt w:val="bullet"/>
      <w:lvlText w:val=""/>
      <w:lvlJc w:val="left"/>
      <w:pPr>
        <w:ind w:left="1512" w:hanging="360"/>
      </w:pPr>
      <w:rPr>
        <w:rFonts w:ascii="Symbol" w:hAnsi="Symbol" w:hint="default"/>
      </w:rPr>
    </w:lvl>
    <w:lvl w:ilvl="4" w:tplc="1C090003" w:tentative="1">
      <w:start w:val="1"/>
      <w:numFmt w:val="bullet"/>
      <w:lvlText w:val="o"/>
      <w:lvlJc w:val="left"/>
      <w:pPr>
        <w:ind w:left="2232" w:hanging="360"/>
      </w:pPr>
      <w:rPr>
        <w:rFonts w:ascii="Courier New" w:hAnsi="Courier New" w:cs="Courier New" w:hint="default"/>
      </w:rPr>
    </w:lvl>
    <w:lvl w:ilvl="5" w:tplc="1C090005" w:tentative="1">
      <w:start w:val="1"/>
      <w:numFmt w:val="bullet"/>
      <w:lvlText w:val=""/>
      <w:lvlJc w:val="left"/>
      <w:pPr>
        <w:ind w:left="2952" w:hanging="360"/>
      </w:pPr>
      <w:rPr>
        <w:rFonts w:ascii="Wingdings" w:hAnsi="Wingdings" w:hint="default"/>
      </w:rPr>
    </w:lvl>
    <w:lvl w:ilvl="6" w:tplc="1C090001" w:tentative="1">
      <w:start w:val="1"/>
      <w:numFmt w:val="bullet"/>
      <w:lvlText w:val=""/>
      <w:lvlJc w:val="left"/>
      <w:pPr>
        <w:ind w:left="3672" w:hanging="360"/>
      </w:pPr>
      <w:rPr>
        <w:rFonts w:ascii="Symbol" w:hAnsi="Symbol" w:hint="default"/>
      </w:rPr>
    </w:lvl>
    <w:lvl w:ilvl="7" w:tplc="1C090003" w:tentative="1">
      <w:start w:val="1"/>
      <w:numFmt w:val="bullet"/>
      <w:lvlText w:val="o"/>
      <w:lvlJc w:val="left"/>
      <w:pPr>
        <w:ind w:left="4392" w:hanging="360"/>
      </w:pPr>
      <w:rPr>
        <w:rFonts w:ascii="Courier New" w:hAnsi="Courier New" w:cs="Courier New" w:hint="default"/>
      </w:rPr>
    </w:lvl>
    <w:lvl w:ilvl="8" w:tplc="1C090005" w:tentative="1">
      <w:start w:val="1"/>
      <w:numFmt w:val="bullet"/>
      <w:lvlText w:val=""/>
      <w:lvlJc w:val="left"/>
      <w:pPr>
        <w:ind w:left="5112" w:hanging="360"/>
      </w:pPr>
      <w:rPr>
        <w:rFonts w:ascii="Wingdings" w:hAnsi="Wingdings" w:hint="default"/>
      </w:rPr>
    </w:lvl>
  </w:abstractNum>
  <w:abstractNum w:abstractNumId="14">
    <w:nsid w:val="15371B49"/>
    <w:multiLevelType w:val="hybridMultilevel"/>
    <w:tmpl w:val="03F6392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nsid w:val="15656A43"/>
    <w:multiLevelType w:val="hybridMultilevel"/>
    <w:tmpl w:val="97729AF8"/>
    <w:lvl w:ilvl="0" w:tplc="18C0E63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58D6D58"/>
    <w:multiLevelType w:val="hybridMultilevel"/>
    <w:tmpl w:val="9158487A"/>
    <w:lvl w:ilvl="0" w:tplc="1C090001">
      <w:start w:val="1"/>
      <w:numFmt w:val="bullet"/>
      <w:lvlText w:val=""/>
      <w:lvlJc w:val="left"/>
      <w:pPr>
        <w:ind w:left="770" w:hanging="360"/>
      </w:pPr>
      <w:rPr>
        <w:rFonts w:ascii="Symbol" w:hAnsi="Symbol" w:hint="default"/>
      </w:rPr>
    </w:lvl>
    <w:lvl w:ilvl="1" w:tplc="1C090003">
      <w:start w:val="1"/>
      <w:numFmt w:val="bullet"/>
      <w:lvlText w:val="o"/>
      <w:lvlJc w:val="left"/>
      <w:pPr>
        <w:ind w:left="1490" w:hanging="360"/>
      </w:pPr>
      <w:rPr>
        <w:rFonts w:ascii="Courier New" w:hAnsi="Courier New" w:cs="Courier New" w:hint="default"/>
      </w:rPr>
    </w:lvl>
    <w:lvl w:ilvl="2" w:tplc="1C090005" w:tentative="1">
      <w:start w:val="1"/>
      <w:numFmt w:val="bullet"/>
      <w:lvlText w:val=""/>
      <w:lvlJc w:val="left"/>
      <w:pPr>
        <w:ind w:left="2210" w:hanging="360"/>
      </w:pPr>
      <w:rPr>
        <w:rFonts w:ascii="Wingdings" w:hAnsi="Wingdings" w:hint="default"/>
      </w:rPr>
    </w:lvl>
    <w:lvl w:ilvl="3" w:tplc="1C090001" w:tentative="1">
      <w:start w:val="1"/>
      <w:numFmt w:val="bullet"/>
      <w:lvlText w:val=""/>
      <w:lvlJc w:val="left"/>
      <w:pPr>
        <w:ind w:left="2930" w:hanging="360"/>
      </w:pPr>
      <w:rPr>
        <w:rFonts w:ascii="Symbol" w:hAnsi="Symbol" w:hint="default"/>
      </w:rPr>
    </w:lvl>
    <w:lvl w:ilvl="4" w:tplc="1C090003" w:tentative="1">
      <w:start w:val="1"/>
      <w:numFmt w:val="bullet"/>
      <w:lvlText w:val="o"/>
      <w:lvlJc w:val="left"/>
      <w:pPr>
        <w:ind w:left="3650" w:hanging="360"/>
      </w:pPr>
      <w:rPr>
        <w:rFonts w:ascii="Courier New" w:hAnsi="Courier New" w:cs="Courier New" w:hint="default"/>
      </w:rPr>
    </w:lvl>
    <w:lvl w:ilvl="5" w:tplc="1C090005" w:tentative="1">
      <w:start w:val="1"/>
      <w:numFmt w:val="bullet"/>
      <w:lvlText w:val=""/>
      <w:lvlJc w:val="left"/>
      <w:pPr>
        <w:ind w:left="4370" w:hanging="360"/>
      </w:pPr>
      <w:rPr>
        <w:rFonts w:ascii="Wingdings" w:hAnsi="Wingdings" w:hint="default"/>
      </w:rPr>
    </w:lvl>
    <w:lvl w:ilvl="6" w:tplc="1C090001" w:tentative="1">
      <w:start w:val="1"/>
      <w:numFmt w:val="bullet"/>
      <w:lvlText w:val=""/>
      <w:lvlJc w:val="left"/>
      <w:pPr>
        <w:ind w:left="5090" w:hanging="360"/>
      </w:pPr>
      <w:rPr>
        <w:rFonts w:ascii="Symbol" w:hAnsi="Symbol" w:hint="default"/>
      </w:rPr>
    </w:lvl>
    <w:lvl w:ilvl="7" w:tplc="1C090003" w:tentative="1">
      <w:start w:val="1"/>
      <w:numFmt w:val="bullet"/>
      <w:lvlText w:val="o"/>
      <w:lvlJc w:val="left"/>
      <w:pPr>
        <w:ind w:left="5810" w:hanging="360"/>
      </w:pPr>
      <w:rPr>
        <w:rFonts w:ascii="Courier New" w:hAnsi="Courier New" w:cs="Courier New" w:hint="default"/>
      </w:rPr>
    </w:lvl>
    <w:lvl w:ilvl="8" w:tplc="1C090005" w:tentative="1">
      <w:start w:val="1"/>
      <w:numFmt w:val="bullet"/>
      <w:lvlText w:val=""/>
      <w:lvlJc w:val="left"/>
      <w:pPr>
        <w:ind w:left="6530" w:hanging="360"/>
      </w:pPr>
      <w:rPr>
        <w:rFonts w:ascii="Wingdings" w:hAnsi="Wingdings" w:hint="default"/>
      </w:rPr>
    </w:lvl>
  </w:abstractNum>
  <w:abstractNum w:abstractNumId="17">
    <w:nsid w:val="189A0FAA"/>
    <w:multiLevelType w:val="hybridMultilevel"/>
    <w:tmpl w:val="A8A093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9AE6C00"/>
    <w:multiLevelType w:val="hybridMultilevel"/>
    <w:tmpl w:val="31480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9E479FC"/>
    <w:multiLevelType w:val="hybridMultilevel"/>
    <w:tmpl w:val="2556A15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0">
    <w:nsid w:val="1BDE4B88"/>
    <w:multiLevelType w:val="multilevel"/>
    <w:tmpl w:val="B3704104"/>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1116"/>
        </w:tabs>
        <w:ind w:left="1116" w:hanging="576"/>
      </w:pPr>
      <w:rPr>
        <w:rFonts w:hint="default"/>
      </w:rPr>
    </w:lvl>
    <w:lvl w:ilvl="2">
      <w:start w:val="1"/>
      <w:numFmt w:val="decimal"/>
      <w:lvlText w:val="%1.%2.%3"/>
      <w:lvlJc w:val="left"/>
      <w:pPr>
        <w:tabs>
          <w:tab w:val="num" w:pos="1170"/>
        </w:tabs>
        <w:ind w:left="1170" w:hanging="720"/>
      </w:pPr>
      <w:rPr>
        <w:rFonts w:hint="default"/>
        <w:b/>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nsid w:val="1BF0021D"/>
    <w:multiLevelType w:val="hybridMultilevel"/>
    <w:tmpl w:val="5C84ABB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nsid w:val="1F5E008B"/>
    <w:multiLevelType w:val="hybridMultilevel"/>
    <w:tmpl w:val="FEEA1380"/>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nsid w:val="20D70845"/>
    <w:multiLevelType w:val="hybridMultilevel"/>
    <w:tmpl w:val="CBAA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17E089E"/>
    <w:multiLevelType w:val="hybridMultilevel"/>
    <w:tmpl w:val="40322A9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21CF4D9B"/>
    <w:multiLevelType w:val="hybridMultilevel"/>
    <w:tmpl w:val="E90ABE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nsid w:val="24BB49D5"/>
    <w:multiLevelType w:val="hybridMultilevel"/>
    <w:tmpl w:val="D528E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5B71C89"/>
    <w:multiLevelType w:val="hybridMultilevel"/>
    <w:tmpl w:val="A0C41C40"/>
    <w:lvl w:ilvl="0" w:tplc="33A6E2F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61231A8"/>
    <w:multiLevelType w:val="hybridMultilevel"/>
    <w:tmpl w:val="49F01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6C91C7E"/>
    <w:multiLevelType w:val="hybridMultilevel"/>
    <w:tmpl w:val="9AAC3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7CF6884"/>
    <w:multiLevelType w:val="hybridMultilevel"/>
    <w:tmpl w:val="DAF0D9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nsid w:val="2A3861C2"/>
    <w:multiLevelType w:val="hybridMultilevel"/>
    <w:tmpl w:val="3832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A9C6E7B"/>
    <w:multiLevelType w:val="hybridMultilevel"/>
    <w:tmpl w:val="58541C7C"/>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3">
    <w:nsid w:val="2AA53215"/>
    <w:multiLevelType w:val="hybridMultilevel"/>
    <w:tmpl w:val="8A4E3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ACF0E53"/>
    <w:multiLevelType w:val="hybridMultilevel"/>
    <w:tmpl w:val="6EB482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nsid w:val="2C8F3513"/>
    <w:multiLevelType w:val="hybridMultilevel"/>
    <w:tmpl w:val="B1B29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827995"/>
    <w:multiLevelType w:val="hybridMultilevel"/>
    <w:tmpl w:val="362A5CA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nsid w:val="2FCE2993"/>
    <w:multiLevelType w:val="hybridMultilevel"/>
    <w:tmpl w:val="6F765C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nsid w:val="320C437B"/>
    <w:multiLevelType w:val="hybridMultilevel"/>
    <w:tmpl w:val="EAA8B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6C4333D"/>
    <w:multiLevelType w:val="hybridMultilevel"/>
    <w:tmpl w:val="D9B0EB58"/>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380E41AE"/>
    <w:multiLevelType w:val="hybridMultilevel"/>
    <w:tmpl w:val="ED08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8862B19"/>
    <w:multiLevelType w:val="hybridMultilevel"/>
    <w:tmpl w:val="2C1CB2E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nsid w:val="3A686415"/>
    <w:multiLevelType w:val="hybridMultilevel"/>
    <w:tmpl w:val="A1827A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3A964993"/>
    <w:multiLevelType w:val="hybridMultilevel"/>
    <w:tmpl w:val="9C90D5E6"/>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4">
    <w:nsid w:val="3B7E0ED3"/>
    <w:multiLevelType w:val="hybridMultilevel"/>
    <w:tmpl w:val="5350770E"/>
    <w:lvl w:ilvl="0" w:tplc="0409000F">
      <w:start w:val="1"/>
      <w:numFmt w:val="decimal"/>
      <w:lvlText w:val="%1."/>
      <w:lvlJc w:val="left"/>
      <w:pPr>
        <w:ind w:left="720" w:hanging="360"/>
      </w:pPr>
    </w:lvl>
    <w:lvl w:ilvl="1" w:tplc="C9B26A72">
      <w:start w:val="4"/>
      <w:numFmt w:val="bullet"/>
      <w:lvlText w:val="•"/>
      <w:lvlJc w:val="left"/>
      <w:pPr>
        <w:ind w:left="1440" w:hanging="360"/>
      </w:pPr>
      <w:rPr>
        <w:rFonts w:ascii="Cambria" w:eastAsiaTheme="minorHAnsi" w:hAnsi="Cambria" w:cs="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BB24FDB"/>
    <w:multiLevelType w:val="hybridMultilevel"/>
    <w:tmpl w:val="78BE8F14"/>
    <w:lvl w:ilvl="0" w:tplc="04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nsid w:val="3BC817CF"/>
    <w:multiLevelType w:val="hybridMultilevel"/>
    <w:tmpl w:val="1F383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37D5E3D"/>
    <w:multiLevelType w:val="hybridMultilevel"/>
    <w:tmpl w:val="4B80ECE8"/>
    <w:lvl w:ilvl="0" w:tplc="007E3AB6">
      <w:start w:val="1"/>
      <w:numFmt w:val="bullet"/>
      <w:lvlText w:val=""/>
      <w:lvlJc w:val="left"/>
      <w:pPr>
        <w:ind w:left="720" w:hanging="360"/>
      </w:pPr>
      <w:rPr>
        <w:rFonts w:ascii="Symbol" w:hAnsi="Symbol" w:hint="default"/>
      </w:rPr>
    </w:lvl>
    <w:lvl w:ilvl="1" w:tplc="B0121CC8" w:tentative="1">
      <w:start w:val="1"/>
      <w:numFmt w:val="bullet"/>
      <w:lvlText w:val="o"/>
      <w:lvlJc w:val="left"/>
      <w:pPr>
        <w:ind w:left="1440" w:hanging="360"/>
      </w:pPr>
      <w:rPr>
        <w:rFonts w:ascii="Courier New" w:hAnsi="Courier New" w:cs="Courier New" w:hint="default"/>
      </w:rPr>
    </w:lvl>
    <w:lvl w:ilvl="2" w:tplc="6FBC02DE" w:tentative="1">
      <w:start w:val="1"/>
      <w:numFmt w:val="bullet"/>
      <w:lvlText w:val=""/>
      <w:lvlJc w:val="left"/>
      <w:pPr>
        <w:ind w:left="2160" w:hanging="360"/>
      </w:pPr>
      <w:rPr>
        <w:rFonts w:ascii="Wingdings" w:hAnsi="Wingdings" w:hint="default"/>
      </w:rPr>
    </w:lvl>
    <w:lvl w:ilvl="3" w:tplc="43EAEED2" w:tentative="1">
      <w:start w:val="1"/>
      <w:numFmt w:val="bullet"/>
      <w:lvlText w:val=""/>
      <w:lvlJc w:val="left"/>
      <w:pPr>
        <w:ind w:left="2880" w:hanging="360"/>
      </w:pPr>
      <w:rPr>
        <w:rFonts w:ascii="Symbol" w:hAnsi="Symbol" w:hint="default"/>
      </w:rPr>
    </w:lvl>
    <w:lvl w:ilvl="4" w:tplc="7246759C" w:tentative="1">
      <w:start w:val="1"/>
      <w:numFmt w:val="bullet"/>
      <w:lvlText w:val="o"/>
      <w:lvlJc w:val="left"/>
      <w:pPr>
        <w:ind w:left="3600" w:hanging="360"/>
      </w:pPr>
      <w:rPr>
        <w:rFonts w:ascii="Courier New" w:hAnsi="Courier New" w:cs="Courier New" w:hint="default"/>
      </w:rPr>
    </w:lvl>
    <w:lvl w:ilvl="5" w:tplc="477A6986" w:tentative="1">
      <w:start w:val="1"/>
      <w:numFmt w:val="bullet"/>
      <w:lvlText w:val=""/>
      <w:lvlJc w:val="left"/>
      <w:pPr>
        <w:ind w:left="4320" w:hanging="360"/>
      </w:pPr>
      <w:rPr>
        <w:rFonts w:ascii="Wingdings" w:hAnsi="Wingdings" w:hint="default"/>
      </w:rPr>
    </w:lvl>
    <w:lvl w:ilvl="6" w:tplc="D6703E58" w:tentative="1">
      <w:start w:val="1"/>
      <w:numFmt w:val="bullet"/>
      <w:lvlText w:val=""/>
      <w:lvlJc w:val="left"/>
      <w:pPr>
        <w:ind w:left="5040" w:hanging="360"/>
      </w:pPr>
      <w:rPr>
        <w:rFonts w:ascii="Symbol" w:hAnsi="Symbol" w:hint="default"/>
      </w:rPr>
    </w:lvl>
    <w:lvl w:ilvl="7" w:tplc="FEDCD4B0" w:tentative="1">
      <w:start w:val="1"/>
      <w:numFmt w:val="bullet"/>
      <w:lvlText w:val="o"/>
      <w:lvlJc w:val="left"/>
      <w:pPr>
        <w:ind w:left="5760" w:hanging="360"/>
      </w:pPr>
      <w:rPr>
        <w:rFonts w:ascii="Courier New" w:hAnsi="Courier New" w:cs="Courier New" w:hint="default"/>
      </w:rPr>
    </w:lvl>
    <w:lvl w:ilvl="8" w:tplc="F3C2EDE4" w:tentative="1">
      <w:start w:val="1"/>
      <w:numFmt w:val="bullet"/>
      <w:lvlText w:val=""/>
      <w:lvlJc w:val="left"/>
      <w:pPr>
        <w:ind w:left="6480" w:hanging="360"/>
      </w:pPr>
      <w:rPr>
        <w:rFonts w:ascii="Wingdings" w:hAnsi="Wingdings" w:hint="default"/>
      </w:rPr>
    </w:lvl>
  </w:abstractNum>
  <w:abstractNum w:abstractNumId="48">
    <w:nsid w:val="44397491"/>
    <w:multiLevelType w:val="hybridMultilevel"/>
    <w:tmpl w:val="72B652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9">
    <w:nsid w:val="47D626B1"/>
    <w:multiLevelType w:val="hybridMultilevel"/>
    <w:tmpl w:val="1A86D70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87453C2"/>
    <w:multiLevelType w:val="hybridMultilevel"/>
    <w:tmpl w:val="77A0D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A9F0174"/>
    <w:multiLevelType w:val="hybridMultilevel"/>
    <w:tmpl w:val="107823B6"/>
    <w:lvl w:ilvl="0" w:tplc="04090001">
      <w:start w:val="1"/>
      <w:numFmt w:val="lowerLetter"/>
      <w:lvlText w:val="%1)"/>
      <w:lvlJc w:val="left"/>
      <w:pPr>
        <w:tabs>
          <w:tab w:val="num" w:pos="1440"/>
        </w:tabs>
        <w:ind w:left="1440" w:hanging="360"/>
      </w:pPr>
      <w:rPr>
        <w:rFonts w:hint="default"/>
      </w:rPr>
    </w:lvl>
    <w:lvl w:ilvl="1" w:tplc="04090003">
      <w:numFmt w:val="bullet"/>
      <w:lvlText w:val="-"/>
      <w:lvlJc w:val="left"/>
      <w:pPr>
        <w:tabs>
          <w:tab w:val="num" w:pos="1800"/>
        </w:tabs>
        <w:ind w:left="1800" w:hanging="720"/>
      </w:pPr>
      <w:rPr>
        <w:rFonts w:ascii="Times New Roman" w:eastAsia="Times New Roman" w:hAnsi="Times New Roman" w:cs="Times New Roman" w:hint="default"/>
      </w:r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2">
    <w:nsid w:val="4B0412D5"/>
    <w:multiLevelType w:val="hybridMultilevel"/>
    <w:tmpl w:val="3E78EE20"/>
    <w:lvl w:ilvl="0" w:tplc="28BE58EC">
      <w:start w:val="1"/>
      <w:numFmt w:val="decimal"/>
      <w:lvlText w:val="%1."/>
      <w:lvlJc w:val="left"/>
      <w:pPr>
        <w:ind w:left="720" w:hanging="360"/>
      </w:pPr>
      <w:rPr>
        <w:rFonts w:hint="default"/>
      </w:rPr>
    </w:lvl>
    <w:lvl w:ilvl="1" w:tplc="648CACD0"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B4B3735"/>
    <w:multiLevelType w:val="hybridMultilevel"/>
    <w:tmpl w:val="65B406B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4">
    <w:nsid w:val="4B960C1C"/>
    <w:multiLevelType w:val="hybridMultilevel"/>
    <w:tmpl w:val="FAAE71C2"/>
    <w:lvl w:ilvl="0" w:tplc="1C09000F">
      <w:start w:val="1"/>
      <w:numFmt w:val="bullet"/>
      <w:lvlText w:val=""/>
      <w:lvlJc w:val="left"/>
      <w:pPr>
        <w:ind w:left="720" w:hanging="360"/>
      </w:pPr>
      <w:rPr>
        <w:rFonts w:ascii="Symbol" w:hAnsi="Symbol" w:hint="default"/>
      </w:rPr>
    </w:lvl>
    <w:lvl w:ilvl="1" w:tplc="1C090019">
      <w:start w:val="1"/>
      <w:numFmt w:val="bullet"/>
      <w:lvlText w:val="o"/>
      <w:lvlJc w:val="left"/>
      <w:pPr>
        <w:ind w:left="1440" w:hanging="360"/>
      </w:pPr>
      <w:rPr>
        <w:rFonts w:ascii="Courier New" w:hAnsi="Courier New" w:cs="Courier New" w:hint="default"/>
      </w:rPr>
    </w:lvl>
    <w:lvl w:ilvl="2" w:tplc="1C09001B" w:tentative="1">
      <w:start w:val="1"/>
      <w:numFmt w:val="bullet"/>
      <w:lvlText w:val=""/>
      <w:lvlJc w:val="left"/>
      <w:pPr>
        <w:ind w:left="2160" w:hanging="360"/>
      </w:pPr>
      <w:rPr>
        <w:rFonts w:ascii="Wingdings" w:hAnsi="Wingdings" w:hint="default"/>
      </w:rPr>
    </w:lvl>
    <w:lvl w:ilvl="3" w:tplc="1C09000F" w:tentative="1">
      <w:start w:val="1"/>
      <w:numFmt w:val="bullet"/>
      <w:lvlText w:val=""/>
      <w:lvlJc w:val="left"/>
      <w:pPr>
        <w:ind w:left="2880" w:hanging="360"/>
      </w:pPr>
      <w:rPr>
        <w:rFonts w:ascii="Symbol" w:hAnsi="Symbol" w:hint="default"/>
      </w:rPr>
    </w:lvl>
    <w:lvl w:ilvl="4" w:tplc="1C090019" w:tentative="1">
      <w:start w:val="1"/>
      <w:numFmt w:val="bullet"/>
      <w:lvlText w:val="o"/>
      <w:lvlJc w:val="left"/>
      <w:pPr>
        <w:ind w:left="3600" w:hanging="360"/>
      </w:pPr>
      <w:rPr>
        <w:rFonts w:ascii="Courier New" w:hAnsi="Courier New" w:cs="Courier New" w:hint="default"/>
      </w:rPr>
    </w:lvl>
    <w:lvl w:ilvl="5" w:tplc="1C09001B" w:tentative="1">
      <w:start w:val="1"/>
      <w:numFmt w:val="bullet"/>
      <w:lvlText w:val=""/>
      <w:lvlJc w:val="left"/>
      <w:pPr>
        <w:ind w:left="4320" w:hanging="360"/>
      </w:pPr>
      <w:rPr>
        <w:rFonts w:ascii="Wingdings" w:hAnsi="Wingdings" w:hint="default"/>
      </w:rPr>
    </w:lvl>
    <w:lvl w:ilvl="6" w:tplc="1C09000F" w:tentative="1">
      <w:start w:val="1"/>
      <w:numFmt w:val="bullet"/>
      <w:lvlText w:val=""/>
      <w:lvlJc w:val="left"/>
      <w:pPr>
        <w:ind w:left="5040" w:hanging="360"/>
      </w:pPr>
      <w:rPr>
        <w:rFonts w:ascii="Symbol" w:hAnsi="Symbol" w:hint="default"/>
      </w:rPr>
    </w:lvl>
    <w:lvl w:ilvl="7" w:tplc="1C090019" w:tentative="1">
      <w:start w:val="1"/>
      <w:numFmt w:val="bullet"/>
      <w:lvlText w:val="o"/>
      <w:lvlJc w:val="left"/>
      <w:pPr>
        <w:ind w:left="5760" w:hanging="360"/>
      </w:pPr>
      <w:rPr>
        <w:rFonts w:ascii="Courier New" w:hAnsi="Courier New" w:cs="Courier New" w:hint="default"/>
      </w:rPr>
    </w:lvl>
    <w:lvl w:ilvl="8" w:tplc="1C09001B" w:tentative="1">
      <w:start w:val="1"/>
      <w:numFmt w:val="bullet"/>
      <w:lvlText w:val=""/>
      <w:lvlJc w:val="left"/>
      <w:pPr>
        <w:ind w:left="6480" w:hanging="360"/>
      </w:pPr>
      <w:rPr>
        <w:rFonts w:ascii="Wingdings" w:hAnsi="Wingdings" w:hint="default"/>
      </w:rPr>
    </w:lvl>
  </w:abstractNum>
  <w:abstractNum w:abstractNumId="55">
    <w:nsid w:val="4C436DF7"/>
    <w:multiLevelType w:val="hybridMultilevel"/>
    <w:tmpl w:val="F6F25382"/>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56">
    <w:nsid w:val="4D784CBE"/>
    <w:multiLevelType w:val="hybridMultilevel"/>
    <w:tmpl w:val="83387BCE"/>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57">
    <w:nsid w:val="4E171804"/>
    <w:multiLevelType w:val="hybridMultilevel"/>
    <w:tmpl w:val="336622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E9A2F03"/>
    <w:multiLevelType w:val="hybridMultilevel"/>
    <w:tmpl w:val="8190E930"/>
    <w:lvl w:ilvl="0" w:tplc="1C090001">
      <w:start w:val="1"/>
      <w:numFmt w:val="decimal"/>
      <w:lvlText w:val="%1."/>
      <w:lvlJc w:val="left"/>
      <w:pPr>
        <w:ind w:left="1080" w:hanging="360"/>
      </w:pPr>
      <w:rPr>
        <w:rFonts w:hint="default"/>
      </w:rPr>
    </w:lvl>
    <w:lvl w:ilvl="1" w:tplc="1C090003" w:tentative="1">
      <w:start w:val="1"/>
      <w:numFmt w:val="lowerLetter"/>
      <w:lvlText w:val="%2."/>
      <w:lvlJc w:val="left"/>
      <w:pPr>
        <w:ind w:left="1800" w:hanging="360"/>
      </w:pPr>
    </w:lvl>
    <w:lvl w:ilvl="2" w:tplc="1C090005" w:tentative="1">
      <w:start w:val="1"/>
      <w:numFmt w:val="lowerRoman"/>
      <w:lvlText w:val="%3."/>
      <w:lvlJc w:val="right"/>
      <w:pPr>
        <w:ind w:left="2520" w:hanging="180"/>
      </w:pPr>
    </w:lvl>
    <w:lvl w:ilvl="3" w:tplc="1C090001" w:tentative="1">
      <w:start w:val="1"/>
      <w:numFmt w:val="decimal"/>
      <w:lvlText w:val="%4."/>
      <w:lvlJc w:val="left"/>
      <w:pPr>
        <w:ind w:left="3240" w:hanging="360"/>
      </w:pPr>
    </w:lvl>
    <w:lvl w:ilvl="4" w:tplc="1C090003" w:tentative="1">
      <w:start w:val="1"/>
      <w:numFmt w:val="lowerLetter"/>
      <w:lvlText w:val="%5."/>
      <w:lvlJc w:val="left"/>
      <w:pPr>
        <w:ind w:left="3960" w:hanging="360"/>
      </w:pPr>
    </w:lvl>
    <w:lvl w:ilvl="5" w:tplc="1C090005" w:tentative="1">
      <w:start w:val="1"/>
      <w:numFmt w:val="lowerRoman"/>
      <w:lvlText w:val="%6."/>
      <w:lvlJc w:val="right"/>
      <w:pPr>
        <w:ind w:left="4680" w:hanging="180"/>
      </w:pPr>
    </w:lvl>
    <w:lvl w:ilvl="6" w:tplc="1C090001" w:tentative="1">
      <w:start w:val="1"/>
      <w:numFmt w:val="decimal"/>
      <w:lvlText w:val="%7."/>
      <w:lvlJc w:val="left"/>
      <w:pPr>
        <w:ind w:left="5400" w:hanging="360"/>
      </w:pPr>
    </w:lvl>
    <w:lvl w:ilvl="7" w:tplc="1C090003" w:tentative="1">
      <w:start w:val="1"/>
      <w:numFmt w:val="lowerLetter"/>
      <w:lvlText w:val="%8."/>
      <w:lvlJc w:val="left"/>
      <w:pPr>
        <w:ind w:left="6120" w:hanging="360"/>
      </w:pPr>
    </w:lvl>
    <w:lvl w:ilvl="8" w:tplc="1C090005" w:tentative="1">
      <w:start w:val="1"/>
      <w:numFmt w:val="lowerRoman"/>
      <w:lvlText w:val="%9."/>
      <w:lvlJc w:val="right"/>
      <w:pPr>
        <w:ind w:left="6840" w:hanging="180"/>
      </w:pPr>
    </w:lvl>
  </w:abstractNum>
  <w:abstractNum w:abstractNumId="59">
    <w:nsid w:val="4ED46CCF"/>
    <w:multiLevelType w:val="hybridMultilevel"/>
    <w:tmpl w:val="FFA4E2BE"/>
    <w:lvl w:ilvl="0" w:tplc="18C0E6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FCA4980"/>
    <w:multiLevelType w:val="hybridMultilevel"/>
    <w:tmpl w:val="EF8EE1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1">
    <w:nsid w:val="500B074F"/>
    <w:multiLevelType w:val="hybridMultilevel"/>
    <w:tmpl w:val="49943FFA"/>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2">
    <w:nsid w:val="51171CEB"/>
    <w:multiLevelType w:val="hybridMultilevel"/>
    <w:tmpl w:val="3328CCB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3">
    <w:nsid w:val="51A02F9C"/>
    <w:multiLevelType w:val="hybridMultilevel"/>
    <w:tmpl w:val="77846B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4">
    <w:nsid w:val="53454894"/>
    <w:multiLevelType w:val="hybridMultilevel"/>
    <w:tmpl w:val="BDCE001C"/>
    <w:lvl w:ilvl="0" w:tplc="04090001">
      <w:start w:val="1"/>
      <w:numFmt w:val="decimal"/>
      <w:lvlText w:val="%1)"/>
      <w:lvlJc w:val="left"/>
      <w:pPr>
        <w:ind w:left="720" w:hanging="360"/>
      </w:pPr>
      <w:rPr>
        <w:rFonts w:hint="default"/>
      </w:rPr>
    </w:lvl>
    <w:lvl w:ilvl="1" w:tplc="04090003">
      <w:start w:val="1"/>
      <w:numFmt w:val="lowerLetter"/>
      <w:lvlText w:val="%2)"/>
      <w:lvlJc w:val="left"/>
      <w:pPr>
        <w:ind w:left="1440" w:hanging="360"/>
      </w:pPr>
      <w:rPr>
        <w:rFonts w:hint="default"/>
      </w:r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5">
    <w:nsid w:val="534D7F00"/>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66">
    <w:nsid w:val="55461B3F"/>
    <w:multiLevelType w:val="hybridMultilevel"/>
    <w:tmpl w:val="DFE4AA0E"/>
    <w:lvl w:ilvl="0" w:tplc="1EA2B340">
      <w:start w:val="1"/>
      <w:numFmt w:val="bullet"/>
      <w:lvlText w:val=""/>
      <w:lvlJc w:val="left"/>
      <w:pPr>
        <w:ind w:left="720" w:hanging="360"/>
      </w:pPr>
      <w:rPr>
        <w:rFonts w:ascii="Symbol" w:hAnsi="Symbol" w:hint="default"/>
      </w:rPr>
    </w:lvl>
    <w:lvl w:ilvl="1" w:tplc="147E79CC" w:tentative="1">
      <w:start w:val="1"/>
      <w:numFmt w:val="bullet"/>
      <w:lvlText w:val="o"/>
      <w:lvlJc w:val="left"/>
      <w:pPr>
        <w:ind w:left="1440" w:hanging="360"/>
      </w:pPr>
      <w:rPr>
        <w:rFonts w:ascii="Courier New" w:hAnsi="Courier New" w:cs="Courier New" w:hint="default"/>
      </w:rPr>
    </w:lvl>
    <w:lvl w:ilvl="2" w:tplc="14E87DE6" w:tentative="1">
      <w:start w:val="1"/>
      <w:numFmt w:val="bullet"/>
      <w:lvlText w:val=""/>
      <w:lvlJc w:val="left"/>
      <w:pPr>
        <w:ind w:left="2160" w:hanging="360"/>
      </w:pPr>
      <w:rPr>
        <w:rFonts w:ascii="Wingdings" w:hAnsi="Wingdings" w:hint="default"/>
      </w:rPr>
    </w:lvl>
    <w:lvl w:ilvl="3" w:tplc="77706756" w:tentative="1">
      <w:start w:val="1"/>
      <w:numFmt w:val="bullet"/>
      <w:lvlText w:val=""/>
      <w:lvlJc w:val="left"/>
      <w:pPr>
        <w:ind w:left="2880" w:hanging="360"/>
      </w:pPr>
      <w:rPr>
        <w:rFonts w:ascii="Symbol" w:hAnsi="Symbol" w:hint="default"/>
      </w:rPr>
    </w:lvl>
    <w:lvl w:ilvl="4" w:tplc="D7708852" w:tentative="1">
      <w:start w:val="1"/>
      <w:numFmt w:val="bullet"/>
      <w:lvlText w:val="o"/>
      <w:lvlJc w:val="left"/>
      <w:pPr>
        <w:ind w:left="3600" w:hanging="360"/>
      </w:pPr>
      <w:rPr>
        <w:rFonts w:ascii="Courier New" w:hAnsi="Courier New" w:cs="Courier New" w:hint="default"/>
      </w:rPr>
    </w:lvl>
    <w:lvl w:ilvl="5" w:tplc="4CC8148A" w:tentative="1">
      <w:start w:val="1"/>
      <w:numFmt w:val="bullet"/>
      <w:lvlText w:val=""/>
      <w:lvlJc w:val="left"/>
      <w:pPr>
        <w:ind w:left="4320" w:hanging="360"/>
      </w:pPr>
      <w:rPr>
        <w:rFonts w:ascii="Wingdings" w:hAnsi="Wingdings" w:hint="default"/>
      </w:rPr>
    </w:lvl>
    <w:lvl w:ilvl="6" w:tplc="71147FB0" w:tentative="1">
      <w:start w:val="1"/>
      <w:numFmt w:val="bullet"/>
      <w:lvlText w:val=""/>
      <w:lvlJc w:val="left"/>
      <w:pPr>
        <w:ind w:left="5040" w:hanging="360"/>
      </w:pPr>
      <w:rPr>
        <w:rFonts w:ascii="Symbol" w:hAnsi="Symbol" w:hint="default"/>
      </w:rPr>
    </w:lvl>
    <w:lvl w:ilvl="7" w:tplc="1D00044A" w:tentative="1">
      <w:start w:val="1"/>
      <w:numFmt w:val="bullet"/>
      <w:lvlText w:val="o"/>
      <w:lvlJc w:val="left"/>
      <w:pPr>
        <w:ind w:left="5760" w:hanging="360"/>
      </w:pPr>
      <w:rPr>
        <w:rFonts w:ascii="Courier New" w:hAnsi="Courier New" w:cs="Courier New" w:hint="default"/>
      </w:rPr>
    </w:lvl>
    <w:lvl w:ilvl="8" w:tplc="0996042E" w:tentative="1">
      <w:start w:val="1"/>
      <w:numFmt w:val="bullet"/>
      <w:lvlText w:val=""/>
      <w:lvlJc w:val="left"/>
      <w:pPr>
        <w:ind w:left="6480" w:hanging="360"/>
      </w:pPr>
      <w:rPr>
        <w:rFonts w:ascii="Wingdings" w:hAnsi="Wingdings" w:hint="default"/>
      </w:rPr>
    </w:lvl>
  </w:abstractNum>
  <w:abstractNum w:abstractNumId="67">
    <w:nsid w:val="55AC7B6B"/>
    <w:multiLevelType w:val="hybridMultilevel"/>
    <w:tmpl w:val="12B88A2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8">
    <w:nsid w:val="56677B05"/>
    <w:multiLevelType w:val="hybridMultilevel"/>
    <w:tmpl w:val="8190E930"/>
    <w:lvl w:ilvl="0" w:tplc="1C090001">
      <w:start w:val="1"/>
      <w:numFmt w:val="decimal"/>
      <w:lvlText w:val="%1."/>
      <w:lvlJc w:val="left"/>
      <w:pPr>
        <w:ind w:left="1080" w:hanging="360"/>
      </w:pPr>
      <w:rPr>
        <w:rFonts w:hint="default"/>
      </w:rPr>
    </w:lvl>
    <w:lvl w:ilvl="1" w:tplc="1C090003" w:tentative="1">
      <w:start w:val="1"/>
      <w:numFmt w:val="lowerLetter"/>
      <w:lvlText w:val="%2."/>
      <w:lvlJc w:val="left"/>
      <w:pPr>
        <w:ind w:left="1800" w:hanging="360"/>
      </w:pPr>
    </w:lvl>
    <w:lvl w:ilvl="2" w:tplc="1C090005" w:tentative="1">
      <w:start w:val="1"/>
      <w:numFmt w:val="lowerRoman"/>
      <w:lvlText w:val="%3."/>
      <w:lvlJc w:val="right"/>
      <w:pPr>
        <w:ind w:left="2520" w:hanging="180"/>
      </w:pPr>
    </w:lvl>
    <w:lvl w:ilvl="3" w:tplc="1C090001" w:tentative="1">
      <w:start w:val="1"/>
      <w:numFmt w:val="decimal"/>
      <w:lvlText w:val="%4."/>
      <w:lvlJc w:val="left"/>
      <w:pPr>
        <w:ind w:left="3240" w:hanging="360"/>
      </w:pPr>
    </w:lvl>
    <w:lvl w:ilvl="4" w:tplc="1C090003" w:tentative="1">
      <w:start w:val="1"/>
      <w:numFmt w:val="lowerLetter"/>
      <w:lvlText w:val="%5."/>
      <w:lvlJc w:val="left"/>
      <w:pPr>
        <w:ind w:left="3960" w:hanging="360"/>
      </w:pPr>
    </w:lvl>
    <w:lvl w:ilvl="5" w:tplc="1C090005" w:tentative="1">
      <w:start w:val="1"/>
      <w:numFmt w:val="lowerRoman"/>
      <w:lvlText w:val="%6."/>
      <w:lvlJc w:val="right"/>
      <w:pPr>
        <w:ind w:left="4680" w:hanging="180"/>
      </w:pPr>
    </w:lvl>
    <w:lvl w:ilvl="6" w:tplc="1C090001" w:tentative="1">
      <w:start w:val="1"/>
      <w:numFmt w:val="decimal"/>
      <w:lvlText w:val="%7."/>
      <w:lvlJc w:val="left"/>
      <w:pPr>
        <w:ind w:left="5400" w:hanging="360"/>
      </w:pPr>
    </w:lvl>
    <w:lvl w:ilvl="7" w:tplc="1C090003" w:tentative="1">
      <w:start w:val="1"/>
      <w:numFmt w:val="lowerLetter"/>
      <w:lvlText w:val="%8."/>
      <w:lvlJc w:val="left"/>
      <w:pPr>
        <w:ind w:left="6120" w:hanging="360"/>
      </w:pPr>
    </w:lvl>
    <w:lvl w:ilvl="8" w:tplc="1C090005" w:tentative="1">
      <w:start w:val="1"/>
      <w:numFmt w:val="lowerRoman"/>
      <w:lvlText w:val="%9."/>
      <w:lvlJc w:val="right"/>
      <w:pPr>
        <w:ind w:left="6840" w:hanging="180"/>
      </w:pPr>
    </w:lvl>
  </w:abstractNum>
  <w:abstractNum w:abstractNumId="69">
    <w:nsid w:val="566D6ED9"/>
    <w:multiLevelType w:val="hybridMultilevel"/>
    <w:tmpl w:val="B6E62B8C"/>
    <w:lvl w:ilvl="0" w:tplc="1C090001">
      <w:start w:val="1"/>
      <w:numFmt w:val="bullet"/>
      <w:lvlText w:val=""/>
      <w:lvlJc w:val="left"/>
      <w:pPr>
        <w:ind w:left="6" w:hanging="360"/>
      </w:pPr>
      <w:rPr>
        <w:rFonts w:ascii="Symbol" w:hAnsi="Symbol" w:hint="default"/>
      </w:rPr>
    </w:lvl>
    <w:lvl w:ilvl="1" w:tplc="1C090003" w:tentative="1">
      <w:start w:val="1"/>
      <w:numFmt w:val="bullet"/>
      <w:lvlText w:val="o"/>
      <w:lvlJc w:val="left"/>
      <w:pPr>
        <w:ind w:left="726" w:hanging="360"/>
      </w:pPr>
      <w:rPr>
        <w:rFonts w:ascii="Courier New" w:hAnsi="Courier New" w:cs="Courier New" w:hint="default"/>
      </w:rPr>
    </w:lvl>
    <w:lvl w:ilvl="2" w:tplc="1C090005" w:tentative="1">
      <w:start w:val="1"/>
      <w:numFmt w:val="bullet"/>
      <w:lvlText w:val=""/>
      <w:lvlJc w:val="left"/>
      <w:pPr>
        <w:ind w:left="1446" w:hanging="360"/>
      </w:pPr>
      <w:rPr>
        <w:rFonts w:ascii="Wingdings" w:hAnsi="Wingdings" w:hint="default"/>
      </w:rPr>
    </w:lvl>
    <w:lvl w:ilvl="3" w:tplc="1C090001" w:tentative="1">
      <w:start w:val="1"/>
      <w:numFmt w:val="bullet"/>
      <w:lvlText w:val=""/>
      <w:lvlJc w:val="left"/>
      <w:pPr>
        <w:ind w:left="2166" w:hanging="360"/>
      </w:pPr>
      <w:rPr>
        <w:rFonts w:ascii="Symbol" w:hAnsi="Symbol" w:hint="default"/>
      </w:rPr>
    </w:lvl>
    <w:lvl w:ilvl="4" w:tplc="1C090003" w:tentative="1">
      <w:start w:val="1"/>
      <w:numFmt w:val="bullet"/>
      <w:lvlText w:val="o"/>
      <w:lvlJc w:val="left"/>
      <w:pPr>
        <w:ind w:left="2886" w:hanging="360"/>
      </w:pPr>
      <w:rPr>
        <w:rFonts w:ascii="Courier New" w:hAnsi="Courier New" w:cs="Courier New" w:hint="default"/>
      </w:rPr>
    </w:lvl>
    <w:lvl w:ilvl="5" w:tplc="1C090005" w:tentative="1">
      <w:start w:val="1"/>
      <w:numFmt w:val="bullet"/>
      <w:lvlText w:val=""/>
      <w:lvlJc w:val="left"/>
      <w:pPr>
        <w:ind w:left="3606" w:hanging="360"/>
      </w:pPr>
      <w:rPr>
        <w:rFonts w:ascii="Wingdings" w:hAnsi="Wingdings" w:hint="default"/>
      </w:rPr>
    </w:lvl>
    <w:lvl w:ilvl="6" w:tplc="1C090001" w:tentative="1">
      <w:start w:val="1"/>
      <w:numFmt w:val="bullet"/>
      <w:lvlText w:val=""/>
      <w:lvlJc w:val="left"/>
      <w:pPr>
        <w:ind w:left="4326" w:hanging="360"/>
      </w:pPr>
      <w:rPr>
        <w:rFonts w:ascii="Symbol" w:hAnsi="Symbol" w:hint="default"/>
      </w:rPr>
    </w:lvl>
    <w:lvl w:ilvl="7" w:tplc="1C090003" w:tentative="1">
      <w:start w:val="1"/>
      <w:numFmt w:val="bullet"/>
      <w:lvlText w:val="o"/>
      <w:lvlJc w:val="left"/>
      <w:pPr>
        <w:ind w:left="5046" w:hanging="360"/>
      </w:pPr>
      <w:rPr>
        <w:rFonts w:ascii="Courier New" w:hAnsi="Courier New" w:cs="Courier New" w:hint="default"/>
      </w:rPr>
    </w:lvl>
    <w:lvl w:ilvl="8" w:tplc="1C090005" w:tentative="1">
      <w:start w:val="1"/>
      <w:numFmt w:val="bullet"/>
      <w:lvlText w:val=""/>
      <w:lvlJc w:val="left"/>
      <w:pPr>
        <w:ind w:left="5766" w:hanging="360"/>
      </w:pPr>
      <w:rPr>
        <w:rFonts w:ascii="Wingdings" w:hAnsi="Wingdings" w:hint="default"/>
      </w:rPr>
    </w:lvl>
  </w:abstractNum>
  <w:abstractNum w:abstractNumId="70">
    <w:nsid w:val="5A054176"/>
    <w:multiLevelType w:val="hybridMultilevel"/>
    <w:tmpl w:val="9B42B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C4F7C19"/>
    <w:multiLevelType w:val="hybridMultilevel"/>
    <w:tmpl w:val="5CCEC95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nsid w:val="5E7F04CA"/>
    <w:multiLevelType w:val="hybridMultilevel"/>
    <w:tmpl w:val="E8B64F76"/>
    <w:lvl w:ilvl="0" w:tplc="04090001">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108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73">
    <w:nsid w:val="5EBB6800"/>
    <w:multiLevelType w:val="hybridMultilevel"/>
    <w:tmpl w:val="356E0F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4">
    <w:nsid w:val="60810180"/>
    <w:multiLevelType w:val="hybridMultilevel"/>
    <w:tmpl w:val="84A65D28"/>
    <w:lvl w:ilvl="0" w:tplc="04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5">
    <w:nsid w:val="60E2151C"/>
    <w:multiLevelType w:val="hybridMultilevel"/>
    <w:tmpl w:val="8A4E3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19852A4"/>
    <w:multiLevelType w:val="hybridMultilevel"/>
    <w:tmpl w:val="684827D6"/>
    <w:lvl w:ilvl="0" w:tplc="04090019">
      <w:start w:val="1"/>
      <w:numFmt w:val="bullet"/>
      <w:lvlText w:val="o"/>
      <w:lvlJc w:val="left"/>
      <w:pPr>
        <w:ind w:left="1080" w:hanging="360"/>
      </w:pPr>
      <w:rPr>
        <w:rFonts w:ascii="Courier New" w:hAnsi="Courier New" w:cs="Courier New" w:hint="default"/>
      </w:rPr>
    </w:lvl>
    <w:lvl w:ilvl="1" w:tplc="1C090003">
      <w:start w:val="1"/>
      <w:numFmt w:val="bullet"/>
      <w:lvlText w:val="o"/>
      <w:lvlJc w:val="left"/>
      <w:pPr>
        <w:ind w:left="360" w:hanging="360"/>
      </w:pPr>
      <w:rPr>
        <w:rFonts w:ascii="Courier New" w:hAnsi="Courier New" w:cs="Courier New" w:hint="default"/>
      </w:rPr>
    </w:lvl>
    <w:lvl w:ilvl="2" w:tplc="1C090005" w:tentative="1">
      <w:start w:val="1"/>
      <w:numFmt w:val="bullet"/>
      <w:lvlText w:val=""/>
      <w:lvlJc w:val="left"/>
      <w:pPr>
        <w:ind w:left="1080" w:hanging="360"/>
      </w:pPr>
      <w:rPr>
        <w:rFonts w:ascii="Wingdings" w:hAnsi="Wingdings" w:hint="default"/>
      </w:rPr>
    </w:lvl>
    <w:lvl w:ilvl="3" w:tplc="1C090001" w:tentative="1">
      <w:start w:val="1"/>
      <w:numFmt w:val="bullet"/>
      <w:lvlText w:val=""/>
      <w:lvlJc w:val="left"/>
      <w:pPr>
        <w:ind w:left="1800" w:hanging="360"/>
      </w:pPr>
      <w:rPr>
        <w:rFonts w:ascii="Symbol" w:hAnsi="Symbol" w:hint="default"/>
      </w:rPr>
    </w:lvl>
    <w:lvl w:ilvl="4" w:tplc="1C090003" w:tentative="1">
      <w:start w:val="1"/>
      <w:numFmt w:val="bullet"/>
      <w:lvlText w:val="o"/>
      <w:lvlJc w:val="left"/>
      <w:pPr>
        <w:ind w:left="2520" w:hanging="360"/>
      </w:pPr>
      <w:rPr>
        <w:rFonts w:ascii="Courier New" w:hAnsi="Courier New" w:cs="Courier New" w:hint="default"/>
      </w:rPr>
    </w:lvl>
    <w:lvl w:ilvl="5" w:tplc="1C090005" w:tentative="1">
      <w:start w:val="1"/>
      <w:numFmt w:val="bullet"/>
      <w:lvlText w:val=""/>
      <w:lvlJc w:val="left"/>
      <w:pPr>
        <w:ind w:left="3240" w:hanging="360"/>
      </w:pPr>
      <w:rPr>
        <w:rFonts w:ascii="Wingdings" w:hAnsi="Wingdings" w:hint="default"/>
      </w:rPr>
    </w:lvl>
    <w:lvl w:ilvl="6" w:tplc="1C090001" w:tentative="1">
      <w:start w:val="1"/>
      <w:numFmt w:val="bullet"/>
      <w:lvlText w:val=""/>
      <w:lvlJc w:val="left"/>
      <w:pPr>
        <w:ind w:left="3960" w:hanging="360"/>
      </w:pPr>
      <w:rPr>
        <w:rFonts w:ascii="Symbol" w:hAnsi="Symbol" w:hint="default"/>
      </w:rPr>
    </w:lvl>
    <w:lvl w:ilvl="7" w:tplc="1C090003" w:tentative="1">
      <w:start w:val="1"/>
      <w:numFmt w:val="bullet"/>
      <w:lvlText w:val="o"/>
      <w:lvlJc w:val="left"/>
      <w:pPr>
        <w:ind w:left="4680" w:hanging="360"/>
      </w:pPr>
      <w:rPr>
        <w:rFonts w:ascii="Courier New" w:hAnsi="Courier New" w:cs="Courier New" w:hint="default"/>
      </w:rPr>
    </w:lvl>
    <w:lvl w:ilvl="8" w:tplc="1C090005" w:tentative="1">
      <w:start w:val="1"/>
      <w:numFmt w:val="bullet"/>
      <w:lvlText w:val=""/>
      <w:lvlJc w:val="left"/>
      <w:pPr>
        <w:ind w:left="5400" w:hanging="360"/>
      </w:pPr>
      <w:rPr>
        <w:rFonts w:ascii="Wingdings" w:hAnsi="Wingdings" w:hint="default"/>
      </w:rPr>
    </w:lvl>
  </w:abstractNum>
  <w:abstractNum w:abstractNumId="77">
    <w:nsid w:val="6438159C"/>
    <w:multiLevelType w:val="hybridMultilevel"/>
    <w:tmpl w:val="457E82DC"/>
    <w:lvl w:ilvl="0" w:tplc="04090019">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8">
    <w:nsid w:val="652D2F51"/>
    <w:multiLevelType w:val="hybridMultilevel"/>
    <w:tmpl w:val="06624338"/>
    <w:lvl w:ilvl="0" w:tplc="0409001B">
      <w:start w:val="1"/>
      <w:numFmt w:val="lowerRoman"/>
      <w:lvlText w:val="%1."/>
      <w:lvlJc w:val="right"/>
      <w:pPr>
        <w:ind w:left="995" w:hanging="360"/>
      </w:pPr>
    </w:lvl>
    <w:lvl w:ilvl="1" w:tplc="04090019" w:tentative="1">
      <w:start w:val="1"/>
      <w:numFmt w:val="lowerLetter"/>
      <w:lvlText w:val="%2."/>
      <w:lvlJc w:val="left"/>
      <w:pPr>
        <w:ind w:left="1715" w:hanging="360"/>
      </w:pPr>
    </w:lvl>
    <w:lvl w:ilvl="2" w:tplc="0409001B" w:tentative="1">
      <w:start w:val="1"/>
      <w:numFmt w:val="lowerRoman"/>
      <w:lvlText w:val="%3."/>
      <w:lvlJc w:val="right"/>
      <w:pPr>
        <w:ind w:left="2435" w:hanging="180"/>
      </w:pPr>
    </w:lvl>
    <w:lvl w:ilvl="3" w:tplc="0409000F" w:tentative="1">
      <w:start w:val="1"/>
      <w:numFmt w:val="decimal"/>
      <w:lvlText w:val="%4."/>
      <w:lvlJc w:val="left"/>
      <w:pPr>
        <w:ind w:left="3155" w:hanging="360"/>
      </w:pPr>
    </w:lvl>
    <w:lvl w:ilvl="4" w:tplc="04090019" w:tentative="1">
      <w:start w:val="1"/>
      <w:numFmt w:val="lowerLetter"/>
      <w:lvlText w:val="%5."/>
      <w:lvlJc w:val="left"/>
      <w:pPr>
        <w:ind w:left="3875" w:hanging="360"/>
      </w:pPr>
    </w:lvl>
    <w:lvl w:ilvl="5" w:tplc="0409001B" w:tentative="1">
      <w:start w:val="1"/>
      <w:numFmt w:val="lowerRoman"/>
      <w:lvlText w:val="%6."/>
      <w:lvlJc w:val="right"/>
      <w:pPr>
        <w:ind w:left="4595" w:hanging="180"/>
      </w:pPr>
    </w:lvl>
    <w:lvl w:ilvl="6" w:tplc="0409000F" w:tentative="1">
      <w:start w:val="1"/>
      <w:numFmt w:val="decimal"/>
      <w:lvlText w:val="%7."/>
      <w:lvlJc w:val="left"/>
      <w:pPr>
        <w:ind w:left="5315" w:hanging="360"/>
      </w:pPr>
    </w:lvl>
    <w:lvl w:ilvl="7" w:tplc="04090019" w:tentative="1">
      <w:start w:val="1"/>
      <w:numFmt w:val="lowerLetter"/>
      <w:lvlText w:val="%8."/>
      <w:lvlJc w:val="left"/>
      <w:pPr>
        <w:ind w:left="6035" w:hanging="360"/>
      </w:pPr>
    </w:lvl>
    <w:lvl w:ilvl="8" w:tplc="0409001B" w:tentative="1">
      <w:start w:val="1"/>
      <w:numFmt w:val="lowerRoman"/>
      <w:lvlText w:val="%9."/>
      <w:lvlJc w:val="right"/>
      <w:pPr>
        <w:ind w:left="6755" w:hanging="180"/>
      </w:pPr>
    </w:lvl>
  </w:abstractNum>
  <w:abstractNum w:abstractNumId="79">
    <w:nsid w:val="65DC77B9"/>
    <w:multiLevelType w:val="hybridMultilevel"/>
    <w:tmpl w:val="A2228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6AF10E6"/>
    <w:multiLevelType w:val="hybridMultilevel"/>
    <w:tmpl w:val="E9446E7A"/>
    <w:lvl w:ilvl="0" w:tplc="04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1">
    <w:nsid w:val="6835762B"/>
    <w:multiLevelType w:val="hybridMultilevel"/>
    <w:tmpl w:val="1E563EFA"/>
    <w:lvl w:ilvl="0" w:tplc="1C090001">
      <w:start w:val="1"/>
      <w:numFmt w:val="bullet"/>
      <w:lvlText w:val=""/>
      <w:lvlJc w:val="left"/>
      <w:pPr>
        <w:ind w:left="720" w:hanging="360"/>
      </w:pPr>
      <w:rPr>
        <w:rFonts w:ascii="Symbol" w:hAnsi="Symbol" w:hint="default"/>
      </w:rPr>
    </w:lvl>
    <w:lvl w:ilvl="1" w:tplc="1C090003">
      <w:numFmt w:val="bullet"/>
      <w:lvlText w:val="•"/>
      <w:lvlJc w:val="left"/>
      <w:pPr>
        <w:ind w:left="1440" w:hanging="360"/>
      </w:pPr>
      <w:rPr>
        <w:rFonts w:ascii="Cambria" w:eastAsiaTheme="minorHAnsi" w:hAnsi="Cambria" w:cs="Symbol"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2">
    <w:nsid w:val="691D490A"/>
    <w:multiLevelType w:val="hybridMultilevel"/>
    <w:tmpl w:val="92F89916"/>
    <w:lvl w:ilvl="0" w:tplc="1C090019">
      <w:start w:val="1"/>
      <w:numFmt w:val="lowerLetter"/>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83">
    <w:nsid w:val="6ADB2DD9"/>
    <w:multiLevelType w:val="hybridMultilevel"/>
    <w:tmpl w:val="03B203E4"/>
    <w:lvl w:ilvl="0" w:tplc="04090001">
      <w:start w:val="6"/>
      <w:numFmt w:val="bullet"/>
      <w:lvlText w:val="-"/>
      <w:lvlJc w:val="left"/>
      <w:pPr>
        <w:ind w:left="720" w:hanging="360"/>
      </w:pPr>
      <w:rPr>
        <w:rFonts w:ascii="Times New Roman" w:eastAsia="Times New Roman" w:hAnsi="Times New Roman" w:cs="Times New Roman" w:hint="default"/>
      </w:rPr>
    </w:lvl>
    <w:lvl w:ilvl="1" w:tplc="0CE278A6"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6B2F339F"/>
    <w:multiLevelType w:val="hybridMultilevel"/>
    <w:tmpl w:val="F06E3AE2"/>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nsid w:val="6B3111D3"/>
    <w:multiLevelType w:val="hybridMultilevel"/>
    <w:tmpl w:val="5F3AA00C"/>
    <w:lvl w:ilvl="0" w:tplc="FFFFFFFF">
      <w:start w:val="1"/>
      <w:numFmt w:val="bullet"/>
      <w:lvlText w:val=""/>
      <w:lvlJc w:val="left"/>
      <w:pPr>
        <w:tabs>
          <w:tab w:val="num" w:pos="587"/>
        </w:tabs>
        <w:ind w:left="587" w:hanging="227"/>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nsid w:val="6B445C81"/>
    <w:multiLevelType w:val="hybridMultilevel"/>
    <w:tmpl w:val="254637AA"/>
    <w:lvl w:ilvl="0" w:tplc="25245F1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6B932DD4"/>
    <w:multiLevelType w:val="hybridMultilevel"/>
    <w:tmpl w:val="C924E1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8">
    <w:nsid w:val="6BF5524E"/>
    <w:multiLevelType w:val="hybridMultilevel"/>
    <w:tmpl w:val="D9B0EB58"/>
    <w:lvl w:ilvl="0" w:tplc="04090001">
      <w:start w:val="1"/>
      <w:numFmt w:val="decimal"/>
      <w:lvlText w:val="%1."/>
      <w:lvlJc w:val="left"/>
      <w:pPr>
        <w:tabs>
          <w:tab w:val="num" w:pos="720"/>
        </w:tabs>
        <w:ind w:left="720" w:hanging="360"/>
      </w:pPr>
      <w:rPr>
        <w:rFonts w:hint="default"/>
      </w:rPr>
    </w:lvl>
    <w:lvl w:ilvl="1" w:tplc="04090003">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89">
    <w:nsid w:val="6D6874E6"/>
    <w:multiLevelType w:val="hybridMultilevel"/>
    <w:tmpl w:val="CA42E922"/>
    <w:lvl w:ilvl="0" w:tplc="0409000F">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90">
    <w:nsid w:val="6EB433E6"/>
    <w:multiLevelType w:val="hybridMultilevel"/>
    <w:tmpl w:val="9C387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0A95DFF"/>
    <w:multiLevelType w:val="multilevel"/>
    <w:tmpl w:val="B5647184"/>
    <w:lvl w:ilvl="0">
      <w:start w:val="1"/>
      <w:numFmt w:val="decimal"/>
      <w:pStyle w:val="Heading1"/>
      <w:lvlText w:val="%1"/>
      <w:lvlJc w:val="left"/>
      <w:pPr>
        <w:ind w:left="432" w:hanging="432"/>
      </w:pPr>
    </w:lvl>
    <w:lvl w:ilvl="1">
      <w:start w:val="1"/>
      <w:numFmt w:val="decimal"/>
      <w:pStyle w:val="Heading2"/>
      <w:lvlText w:val="%1.%2"/>
      <w:lvlJc w:val="left"/>
      <w:pPr>
        <w:ind w:left="5680" w:hanging="576"/>
      </w:pPr>
    </w:lvl>
    <w:lvl w:ilvl="2">
      <w:start w:val="1"/>
      <w:numFmt w:val="decimal"/>
      <w:pStyle w:val="Heading3"/>
      <w:lvlText w:val="%1.%2.%3"/>
      <w:lvlJc w:val="left"/>
      <w:pPr>
        <w:ind w:left="720" w:hanging="720"/>
      </w:pPr>
    </w:lvl>
    <w:lvl w:ilvl="3">
      <w:start w:val="1"/>
      <w:numFmt w:val="decimal"/>
      <w:pStyle w:val="Heading4"/>
      <w:lvlText w:val="%1.%2.%3.%4"/>
      <w:lvlJc w:val="left"/>
      <w:pPr>
        <w:ind w:left="6535"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294"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2">
    <w:nsid w:val="729224FF"/>
    <w:multiLevelType w:val="hybridMultilevel"/>
    <w:tmpl w:val="213C8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72B4411A"/>
    <w:multiLevelType w:val="hybridMultilevel"/>
    <w:tmpl w:val="8BB64CAE"/>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94">
    <w:nsid w:val="72C40D8F"/>
    <w:multiLevelType w:val="hybridMultilevel"/>
    <w:tmpl w:val="8DAA203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5">
    <w:nsid w:val="72D35516"/>
    <w:multiLevelType w:val="hybridMultilevel"/>
    <w:tmpl w:val="08D06F3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6">
    <w:nsid w:val="73293994"/>
    <w:multiLevelType w:val="hybridMultilevel"/>
    <w:tmpl w:val="2C4A8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nsid w:val="74B168F4"/>
    <w:multiLevelType w:val="hybridMultilevel"/>
    <w:tmpl w:val="6E1E09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8">
    <w:nsid w:val="78495C0A"/>
    <w:multiLevelType w:val="hybridMultilevel"/>
    <w:tmpl w:val="A8A0936C"/>
    <w:lvl w:ilvl="0" w:tplc="1C090001">
      <w:start w:val="1"/>
      <w:numFmt w:val="lowerLetter"/>
      <w:lvlText w:val="%1."/>
      <w:lvlJc w:val="left"/>
      <w:pPr>
        <w:ind w:left="720" w:hanging="360"/>
      </w:pPr>
      <w:rPr>
        <w:rFonts w:hint="default"/>
      </w:rPr>
    </w:lvl>
    <w:lvl w:ilvl="1" w:tplc="1C090003" w:tentative="1">
      <w:start w:val="1"/>
      <w:numFmt w:val="lowerLetter"/>
      <w:lvlText w:val="%2."/>
      <w:lvlJc w:val="left"/>
      <w:pPr>
        <w:ind w:left="1440" w:hanging="360"/>
      </w:pPr>
    </w:lvl>
    <w:lvl w:ilvl="2" w:tplc="1C090005" w:tentative="1">
      <w:start w:val="1"/>
      <w:numFmt w:val="lowerRoman"/>
      <w:lvlText w:val="%3."/>
      <w:lvlJc w:val="right"/>
      <w:pPr>
        <w:ind w:left="2160" w:hanging="180"/>
      </w:pPr>
    </w:lvl>
    <w:lvl w:ilvl="3" w:tplc="1C090001" w:tentative="1">
      <w:start w:val="1"/>
      <w:numFmt w:val="decimal"/>
      <w:lvlText w:val="%4."/>
      <w:lvlJc w:val="left"/>
      <w:pPr>
        <w:ind w:left="2880" w:hanging="360"/>
      </w:pPr>
    </w:lvl>
    <w:lvl w:ilvl="4" w:tplc="1C090003" w:tentative="1">
      <w:start w:val="1"/>
      <w:numFmt w:val="lowerLetter"/>
      <w:lvlText w:val="%5."/>
      <w:lvlJc w:val="left"/>
      <w:pPr>
        <w:ind w:left="3600" w:hanging="360"/>
      </w:pPr>
    </w:lvl>
    <w:lvl w:ilvl="5" w:tplc="1C090005" w:tentative="1">
      <w:start w:val="1"/>
      <w:numFmt w:val="lowerRoman"/>
      <w:lvlText w:val="%6."/>
      <w:lvlJc w:val="right"/>
      <w:pPr>
        <w:ind w:left="4320" w:hanging="180"/>
      </w:pPr>
    </w:lvl>
    <w:lvl w:ilvl="6" w:tplc="1C090001" w:tentative="1">
      <w:start w:val="1"/>
      <w:numFmt w:val="decimal"/>
      <w:lvlText w:val="%7."/>
      <w:lvlJc w:val="left"/>
      <w:pPr>
        <w:ind w:left="5040" w:hanging="360"/>
      </w:pPr>
    </w:lvl>
    <w:lvl w:ilvl="7" w:tplc="1C090003" w:tentative="1">
      <w:start w:val="1"/>
      <w:numFmt w:val="lowerLetter"/>
      <w:lvlText w:val="%8."/>
      <w:lvlJc w:val="left"/>
      <w:pPr>
        <w:ind w:left="5760" w:hanging="360"/>
      </w:pPr>
    </w:lvl>
    <w:lvl w:ilvl="8" w:tplc="1C090005" w:tentative="1">
      <w:start w:val="1"/>
      <w:numFmt w:val="lowerRoman"/>
      <w:lvlText w:val="%9."/>
      <w:lvlJc w:val="right"/>
      <w:pPr>
        <w:ind w:left="6480" w:hanging="180"/>
      </w:pPr>
    </w:lvl>
  </w:abstractNum>
  <w:abstractNum w:abstractNumId="99">
    <w:nsid w:val="798D7676"/>
    <w:multiLevelType w:val="hybridMultilevel"/>
    <w:tmpl w:val="8A4E3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79D54615"/>
    <w:multiLevelType w:val="hybridMultilevel"/>
    <w:tmpl w:val="C80864C2"/>
    <w:lvl w:ilvl="0" w:tplc="1C090019">
      <w:start w:val="1"/>
      <w:numFmt w:val="lowerLetter"/>
      <w:lvlText w:val="%1."/>
      <w:lvlJc w:val="left"/>
      <w:pPr>
        <w:ind w:left="2160" w:hanging="360"/>
      </w:pPr>
    </w:lvl>
    <w:lvl w:ilvl="1" w:tplc="1C090019" w:tentative="1">
      <w:start w:val="1"/>
      <w:numFmt w:val="lowerLetter"/>
      <w:lvlText w:val="%2."/>
      <w:lvlJc w:val="left"/>
      <w:pPr>
        <w:ind w:left="2880" w:hanging="360"/>
      </w:pPr>
    </w:lvl>
    <w:lvl w:ilvl="2" w:tplc="1C09001B" w:tentative="1">
      <w:start w:val="1"/>
      <w:numFmt w:val="lowerRoman"/>
      <w:lvlText w:val="%3."/>
      <w:lvlJc w:val="right"/>
      <w:pPr>
        <w:ind w:left="3600" w:hanging="18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101">
    <w:nsid w:val="7A990900"/>
    <w:multiLevelType w:val="multilevel"/>
    <w:tmpl w:val="75DCE4A2"/>
    <w:lvl w:ilvl="0">
      <w:start w:val="1"/>
      <w:numFmt w:val="decimal"/>
      <w:lvlText w:val="%1."/>
      <w:lvlJc w:val="left"/>
      <w:pPr>
        <w:tabs>
          <w:tab w:val="num" w:pos="720"/>
        </w:tabs>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2">
    <w:nsid w:val="7AA437AF"/>
    <w:multiLevelType w:val="hybridMultilevel"/>
    <w:tmpl w:val="CE62385A"/>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3">
    <w:nsid w:val="7AD17995"/>
    <w:multiLevelType w:val="hybridMultilevel"/>
    <w:tmpl w:val="5640535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4">
    <w:nsid w:val="7B2E5E29"/>
    <w:multiLevelType w:val="hybridMultilevel"/>
    <w:tmpl w:val="28968932"/>
    <w:lvl w:ilvl="0" w:tplc="CFB27F2E">
      <w:start w:val="1"/>
      <w:numFmt w:val="bullet"/>
      <w:lvlText w:val=""/>
      <w:lvlJc w:val="left"/>
      <w:pPr>
        <w:ind w:left="720" w:hanging="360"/>
      </w:pPr>
      <w:rPr>
        <w:rFonts w:ascii="Symbol" w:hAnsi="Symbol" w:hint="default"/>
      </w:rPr>
    </w:lvl>
    <w:lvl w:ilvl="1" w:tplc="9F68E064" w:tentative="1">
      <w:start w:val="1"/>
      <w:numFmt w:val="bullet"/>
      <w:lvlText w:val="o"/>
      <w:lvlJc w:val="left"/>
      <w:pPr>
        <w:ind w:left="1440" w:hanging="360"/>
      </w:pPr>
      <w:rPr>
        <w:rFonts w:ascii="Courier New" w:hAnsi="Courier New" w:cs="Courier New" w:hint="default"/>
      </w:rPr>
    </w:lvl>
    <w:lvl w:ilvl="2" w:tplc="1A464BB8" w:tentative="1">
      <w:start w:val="1"/>
      <w:numFmt w:val="bullet"/>
      <w:lvlText w:val=""/>
      <w:lvlJc w:val="left"/>
      <w:pPr>
        <w:ind w:left="2160" w:hanging="360"/>
      </w:pPr>
      <w:rPr>
        <w:rFonts w:ascii="Wingdings" w:hAnsi="Wingdings" w:hint="default"/>
      </w:rPr>
    </w:lvl>
    <w:lvl w:ilvl="3" w:tplc="565C9854" w:tentative="1">
      <w:start w:val="1"/>
      <w:numFmt w:val="bullet"/>
      <w:lvlText w:val=""/>
      <w:lvlJc w:val="left"/>
      <w:pPr>
        <w:ind w:left="2880" w:hanging="360"/>
      </w:pPr>
      <w:rPr>
        <w:rFonts w:ascii="Symbol" w:hAnsi="Symbol" w:hint="default"/>
      </w:rPr>
    </w:lvl>
    <w:lvl w:ilvl="4" w:tplc="6E7E4674" w:tentative="1">
      <w:start w:val="1"/>
      <w:numFmt w:val="bullet"/>
      <w:lvlText w:val="o"/>
      <w:lvlJc w:val="left"/>
      <w:pPr>
        <w:ind w:left="3600" w:hanging="360"/>
      </w:pPr>
      <w:rPr>
        <w:rFonts w:ascii="Courier New" w:hAnsi="Courier New" w:cs="Courier New" w:hint="default"/>
      </w:rPr>
    </w:lvl>
    <w:lvl w:ilvl="5" w:tplc="54FEFEC8" w:tentative="1">
      <w:start w:val="1"/>
      <w:numFmt w:val="bullet"/>
      <w:lvlText w:val=""/>
      <w:lvlJc w:val="left"/>
      <w:pPr>
        <w:ind w:left="4320" w:hanging="360"/>
      </w:pPr>
      <w:rPr>
        <w:rFonts w:ascii="Wingdings" w:hAnsi="Wingdings" w:hint="default"/>
      </w:rPr>
    </w:lvl>
    <w:lvl w:ilvl="6" w:tplc="E9D40038" w:tentative="1">
      <w:start w:val="1"/>
      <w:numFmt w:val="bullet"/>
      <w:lvlText w:val=""/>
      <w:lvlJc w:val="left"/>
      <w:pPr>
        <w:ind w:left="5040" w:hanging="360"/>
      </w:pPr>
      <w:rPr>
        <w:rFonts w:ascii="Symbol" w:hAnsi="Symbol" w:hint="default"/>
      </w:rPr>
    </w:lvl>
    <w:lvl w:ilvl="7" w:tplc="B064A116" w:tentative="1">
      <w:start w:val="1"/>
      <w:numFmt w:val="bullet"/>
      <w:lvlText w:val="o"/>
      <w:lvlJc w:val="left"/>
      <w:pPr>
        <w:ind w:left="5760" w:hanging="360"/>
      </w:pPr>
      <w:rPr>
        <w:rFonts w:ascii="Courier New" w:hAnsi="Courier New" w:cs="Courier New" w:hint="default"/>
      </w:rPr>
    </w:lvl>
    <w:lvl w:ilvl="8" w:tplc="476C49B8" w:tentative="1">
      <w:start w:val="1"/>
      <w:numFmt w:val="bullet"/>
      <w:lvlText w:val=""/>
      <w:lvlJc w:val="left"/>
      <w:pPr>
        <w:ind w:left="6480" w:hanging="360"/>
      </w:pPr>
      <w:rPr>
        <w:rFonts w:ascii="Wingdings" w:hAnsi="Wingdings" w:hint="default"/>
      </w:rPr>
    </w:lvl>
  </w:abstractNum>
  <w:abstractNum w:abstractNumId="105">
    <w:nsid w:val="7BB52351"/>
    <w:multiLevelType w:val="hybridMultilevel"/>
    <w:tmpl w:val="33245E7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6">
    <w:nsid w:val="7D09154C"/>
    <w:multiLevelType w:val="hybridMultilevel"/>
    <w:tmpl w:val="51743A5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7">
    <w:nsid w:val="7DC4283A"/>
    <w:multiLevelType w:val="hybridMultilevel"/>
    <w:tmpl w:val="E104F1F6"/>
    <w:lvl w:ilvl="0" w:tplc="1C090001">
      <w:start w:val="1"/>
      <w:numFmt w:val="decimal"/>
      <w:lvlText w:val="%1."/>
      <w:lvlJc w:val="left"/>
      <w:pPr>
        <w:ind w:left="720" w:hanging="360"/>
      </w:pPr>
    </w:lvl>
    <w:lvl w:ilvl="1" w:tplc="1C090003">
      <w:start w:val="1"/>
      <w:numFmt w:val="lowerLetter"/>
      <w:lvlText w:val="%2."/>
      <w:lvlJc w:val="left"/>
      <w:pPr>
        <w:ind w:left="1440" w:hanging="360"/>
      </w:pPr>
    </w:lvl>
    <w:lvl w:ilvl="2" w:tplc="1C090005" w:tentative="1">
      <w:start w:val="1"/>
      <w:numFmt w:val="lowerRoman"/>
      <w:lvlText w:val="%3."/>
      <w:lvlJc w:val="right"/>
      <w:pPr>
        <w:ind w:left="2160" w:hanging="180"/>
      </w:pPr>
    </w:lvl>
    <w:lvl w:ilvl="3" w:tplc="1C090001" w:tentative="1">
      <w:start w:val="1"/>
      <w:numFmt w:val="decimal"/>
      <w:lvlText w:val="%4."/>
      <w:lvlJc w:val="left"/>
      <w:pPr>
        <w:ind w:left="2880" w:hanging="360"/>
      </w:pPr>
    </w:lvl>
    <w:lvl w:ilvl="4" w:tplc="1C090003" w:tentative="1">
      <w:start w:val="1"/>
      <w:numFmt w:val="lowerLetter"/>
      <w:lvlText w:val="%5."/>
      <w:lvlJc w:val="left"/>
      <w:pPr>
        <w:ind w:left="3600" w:hanging="360"/>
      </w:pPr>
    </w:lvl>
    <w:lvl w:ilvl="5" w:tplc="1C090005" w:tentative="1">
      <w:start w:val="1"/>
      <w:numFmt w:val="lowerRoman"/>
      <w:lvlText w:val="%6."/>
      <w:lvlJc w:val="right"/>
      <w:pPr>
        <w:ind w:left="4320" w:hanging="180"/>
      </w:pPr>
    </w:lvl>
    <w:lvl w:ilvl="6" w:tplc="1C090001" w:tentative="1">
      <w:start w:val="1"/>
      <w:numFmt w:val="decimal"/>
      <w:lvlText w:val="%7."/>
      <w:lvlJc w:val="left"/>
      <w:pPr>
        <w:ind w:left="5040" w:hanging="360"/>
      </w:pPr>
    </w:lvl>
    <w:lvl w:ilvl="7" w:tplc="1C090003" w:tentative="1">
      <w:start w:val="1"/>
      <w:numFmt w:val="lowerLetter"/>
      <w:lvlText w:val="%8."/>
      <w:lvlJc w:val="left"/>
      <w:pPr>
        <w:ind w:left="5760" w:hanging="360"/>
      </w:pPr>
    </w:lvl>
    <w:lvl w:ilvl="8" w:tplc="1C090005" w:tentative="1">
      <w:start w:val="1"/>
      <w:numFmt w:val="lowerRoman"/>
      <w:lvlText w:val="%9."/>
      <w:lvlJc w:val="right"/>
      <w:pPr>
        <w:ind w:left="6480" w:hanging="180"/>
      </w:pPr>
    </w:lvl>
  </w:abstractNum>
  <w:abstractNum w:abstractNumId="108">
    <w:nsid w:val="7ECF1356"/>
    <w:multiLevelType w:val="hybridMultilevel"/>
    <w:tmpl w:val="140A29D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7F7A4894"/>
    <w:multiLevelType w:val="hybridMultilevel"/>
    <w:tmpl w:val="23BA0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1"/>
  </w:num>
  <w:num w:numId="2">
    <w:abstractNumId w:val="65"/>
  </w:num>
  <w:num w:numId="3">
    <w:abstractNumId w:val="20"/>
  </w:num>
  <w:num w:numId="4">
    <w:abstractNumId w:val="89"/>
  </w:num>
  <w:num w:numId="5">
    <w:abstractNumId w:val="2"/>
  </w:num>
  <w:num w:numId="6">
    <w:abstractNumId w:val="66"/>
  </w:num>
  <w:num w:numId="7">
    <w:abstractNumId w:val="18"/>
  </w:num>
  <w:num w:numId="8">
    <w:abstractNumId w:val="81"/>
  </w:num>
  <w:num w:numId="9">
    <w:abstractNumId w:val="101"/>
  </w:num>
  <w:num w:numId="10">
    <w:abstractNumId w:val="42"/>
  </w:num>
  <w:num w:numId="11">
    <w:abstractNumId w:val="44"/>
  </w:num>
  <w:num w:numId="12">
    <w:abstractNumId w:val="26"/>
  </w:num>
  <w:num w:numId="13">
    <w:abstractNumId w:val="62"/>
  </w:num>
  <w:num w:numId="14">
    <w:abstractNumId w:val="12"/>
  </w:num>
  <w:num w:numId="15">
    <w:abstractNumId w:val="19"/>
  </w:num>
  <w:num w:numId="16">
    <w:abstractNumId w:val="59"/>
  </w:num>
  <w:num w:numId="17">
    <w:abstractNumId w:val="29"/>
  </w:num>
  <w:num w:numId="18">
    <w:abstractNumId w:val="35"/>
  </w:num>
  <w:num w:numId="19">
    <w:abstractNumId w:val="77"/>
  </w:num>
  <w:num w:numId="20">
    <w:abstractNumId w:val="23"/>
  </w:num>
  <w:num w:numId="21">
    <w:abstractNumId w:val="5"/>
  </w:num>
  <w:num w:numId="22">
    <w:abstractNumId w:val="40"/>
  </w:num>
  <w:num w:numId="23">
    <w:abstractNumId w:val="87"/>
  </w:num>
  <w:num w:numId="24">
    <w:abstractNumId w:val="46"/>
  </w:num>
  <w:num w:numId="25">
    <w:abstractNumId w:val="70"/>
  </w:num>
  <w:num w:numId="26">
    <w:abstractNumId w:val="50"/>
  </w:num>
  <w:num w:numId="27">
    <w:abstractNumId w:val="48"/>
  </w:num>
  <w:num w:numId="28">
    <w:abstractNumId w:val="28"/>
  </w:num>
  <w:num w:numId="29">
    <w:abstractNumId w:val="31"/>
  </w:num>
  <w:num w:numId="30">
    <w:abstractNumId w:val="52"/>
  </w:num>
  <w:num w:numId="31">
    <w:abstractNumId w:val="17"/>
  </w:num>
  <w:num w:numId="32">
    <w:abstractNumId w:val="6"/>
  </w:num>
  <w:num w:numId="33">
    <w:abstractNumId w:val="56"/>
  </w:num>
  <w:num w:numId="34">
    <w:abstractNumId w:val="33"/>
  </w:num>
  <w:num w:numId="35">
    <w:abstractNumId w:val="38"/>
  </w:num>
  <w:num w:numId="36">
    <w:abstractNumId w:val="58"/>
  </w:num>
  <w:num w:numId="37">
    <w:abstractNumId w:val="15"/>
  </w:num>
  <w:num w:numId="38">
    <w:abstractNumId w:val="83"/>
  </w:num>
  <w:num w:numId="39">
    <w:abstractNumId w:val="61"/>
  </w:num>
  <w:num w:numId="40">
    <w:abstractNumId w:val="47"/>
  </w:num>
  <w:num w:numId="41">
    <w:abstractNumId w:val="98"/>
  </w:num>
  <w:num w:numId="42">
    <w:abstractNumId w:val="0"/>
  </w:num>
  <w:num w:numId="43">
    <w:abstractNumId w:val="90"/>
  </w:num>
  <w:num w:numId="44">
    <w:abstractNumId w:val="57"/>
  </w:num>
  <w:num w:numId="45">
    <w:abstractNumId w:val="104"/>
  </w:num>
  <w:num w:numId="46">
    <w:abstractNumId w:val="79"/>
  </w:num>
  <w:num w:numId="47">
    <w:abstractNumId w:val="86"/>
  </w:num>
  <w:num w:numId="48">
    <w:abstractNumId w:val="94"/>
  </w:num>
  <w:num w:numId="49">
    <w:abstractNumId w:val="93"/>
  </w:num>
  <w:num w:numId="50">
    <w:abstractNumId w:val="21"/>
  </w:num>
  <w:num w:numId="51">
    <w:abstractNumId w:val="54"/>
  </w:num>
  <w:num w:numId="52">
    <w:abstractNumId w:val="95"/>
  </w:num>
  <w:num w:numId="53">
    <w:abstractNumId w:val="36"/>
  </w:num>
  <w:num w:numId="54">
    <w:abstractNumId w:val="39"/>
  </w:num>
  <w:num w:numId="55">
    <w:abstractNumId w:val="88"/>
  </w:num>
  <w:num w:numId="56">
    <w:abstractNumId w:val="64"/>
  </w:num>
  <w:num w:numId="57">
    <w:abstractNumId w:val="51"/>
  </w:num>
  <w:num w:numId="58">
    <w:abstractNumId w:val="76"/>
  </w:num>
  <w:num w:numId="59">
    <w:abstractNumId w:val="13"/>
  </w:num>
  <w:num w:numId="60">
    <w:abstractNumId w:val="72"/>
  </w:num>
  <w:num w:numId="61">
    <w:abstractNumId w:val="107"/>
  </w:num>
  <w:num w:numId="62">
    <w:abstractNumId w:val="11"/>
  </w:num>
  <w:num w:numId="63">
    <w:abstractNumId w:val="27"/>
  </w:num>
  <w:num w:numId="64">
    <w:abstractNumId w:val="85"/>
  </w:num>
  <w:num w:numId="65">
    <w:abstractNumId w:val="7"/>
  </w:num>
  <w:num w:numId="66">
    <w:abstractNumId w:val="60"/>
  </w:num>
  <w:num w:numId="67">
    <w:abstractNumId w:val="34"/>
  </w:num>
  <w:num w:numId="68">
    <w:abstractNumId w:val="41"/>
  </w:num>
  <w:num w:numId="69">
    <w:abstractNumId w:val="4"/>
  </w:num>
  <w:num w:numId="70">
    <w:abstractNumId w:val="14"/>
  </w:num>
  <w:num w:numId="71">
    <w:abstractNumId w:val="8"/>
  </w:num>
  <w:num w:numId="72">
    <w:abstractNumId w:val="25"/>
  </w:num>
  <w:num w:numId="73">
    <w:abstractNumId w:val="53"/>
  </w:num>
  <w:num w:numId="74">
    <w:abstractNumId w:val="16"/>
  </w:num>
  <w:num w:numId="75">
    <w:abstractNumId w:val="10"/>
  </w:num>
  <w:num w:numId="76">
    <w:abstractNumId w:val="3"/>
  </w:num>
  <w:num w:numId="77">
    <w:abstractNumId w:val="73"/>
  </w:num>
  <w:num w:numId="78">
    <w:abstractNumId w:val="30"/>
  </w:num>
  <w:num w:numId="79">
    <w:abstractNumId w:val="67"/>
  </w:num>
  <w:num w:numId="80">
    <w:abstractNumId w:val="69"/>
  </w:num>
  <w:num w:numId="81">
    <w:abstractNumId w:val="55"/>
  </w:num>
  <w:num w:numId="82">
    <w:abstractNumId w:val="1"/>
  </w:num>
  <w:num w:numId="83">
    <w:abstractNumId w:val="102"/>
  </w:num>
  <w:num w:numId="84">
    <w:abstractNumId w:val="32"/>
  </w:num>
  <w:num w:numId="85">
    <w:abstractNumId w:val="106"/>
  </w:num>
  <w:num w:numId="86">
    <w:abstractNumId w:val="37"/>
  </w:num>
  <w:num w:numId="87">
    <w:abstractNumId w:val="108"/>
  </w:num>
  <w:num w:numId="88">
    <w:abstractNumId w:val="97"/>
  </w:num>
  <w:num w:numId="89">
    <w:abstractNumId w:val="103"/>
  </w:num>
  <w:num w:numId="90">
    <w:abstractNumId w:val="63"/>
  </w:num>
  <w:num w:numId="91">
    <w:abstractNumId w:val="84"/>
  </w:num>
  <w:num w:numId="92">
    <w:abstractNumId w:val="75"/>
  </w:num>
  <w:num w:numId="93">
    <w:abstractNumId w:val="99"/>
  </w:num>
  <w:num w:numId="94">
    <w:abstractNumId w:val="68"/>
  </w:num>
  <w:num w:numId="95">
    <w:abstractNumId w:val="22"/>
  </w:num>
  <w:num w:numId="96">
    <w:abstractNumId w:val="80"/>
  </w:num>
  <w:num w:numId="97">
    <w:abstractNumId w:val="45"/>
  </w:num>
  <w:num w:numId="98">
    <w:abstractNumId w:val="74"/>
  </w:num>
  <w:num w:numId="99">
    <w:abstractNumId w:val="96"/>
  </w:num>
  <w:num w:numId="100">
    <w:abstractNumId w:val="43"/>
  </w:num>
  <w:num w:numId="101">
    <w:abstractNumId w:val="82"/>
  </w:num>
  <w:num w:numId="102">
    <w:abstractNumId w:val="100"/>
  </w:num>
  <w:num w:numId="103">
    <w:abstractNumId w:val="105"/>
  </w:num>
  <w:num w:numId="104">
    <w:abstractNumId w:val="78"/>
  </w:num>
  <w:num w:numId="105">
    <w:abstractNumId w:val="71"/>
  </w:num>
  <w:num w:numId="106">
    <w:abstractNumId w:val="49"/>
  </w:num>
  <w:num w:numId="107">
    <w:abstractNumId w:val="92"/>
  </w:num>
  <w:num w:numId="108">
    <w:abstractNumId w:val="9"/>
  </w:num>
  <w:num w:numId="109">
    <w:abstractNumId w:val="24"/>
  </w:num>
  <w:num w:numId="110">
    <w:abstractNumId w:val="109"/>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0013C"/>
    <w:rsid w:val="00000882"/>
    <w:rsid w:val="000039DB"/>
    <w:rsid w:val="00003B94"/>
    <w:rsid w:val="00005CF4"/>
    <w:rsid w:val="00012285"/>
    <w:rsid w:val="00015811"/>
    <w:rsid w:val="000167D9"/>
    <w:rsid w:val="00017E97"/>
    <w:rsid w:val="0002173A"/>
    <w:rsid w:val="00021A3B"/>
    <w:rsid w:val="00026D83"/>
    <w:rsid w:val="000273D7"/>
    <w:rsid w:val="00032248"/>
    <w:rsid w:val="00040051"/>
    <w:rsid w:val="00040EC2"/>
    <w:rsid w:val="000410AB"/>
    <w:rsid w:val="000412C9"/>
    <w:rsid w:val="000426B7"/>
    <w:rsid w:val="000450C4"/>
    <w:rsid w:val="00045348"/>
    <w:rsid w:val="00045EC1"/>
    <w:rsid w:val="000460FF"/>
    <w:rsid w:val="0005517F"/>
    <w:rsid w:val="00055A57"/>
    <w:rsid w:val="00063343"/>
    <w:rsid w:val="000636C3"/>
    <w:rsid w:val="000670CE"/>
    <w:rsid w:val="000705B5"/>
    <w:rsid w:val="00071F6B"/>
    <w:rsid w:val="00072C00"/>
    <w:rsid w:val="0007395C"/>
    <w:rsid w:val="000814E0"/>
    <w:rsid w:val="00081B3A"/>
    <w:rsid w:val="000841BC"/>
    <w:rsid w:val="000866CF"/>
    <w:rsid w:val="00090310"/>
    <w:rsid w:val="0009078E"/>
    <w:rsid w:val="00092462"/>
    <w:rsid w:val="0009604A"/>
    <w:rsid w:val="000A00F2"/>
    <w:rsid w:val="000A32CE"/>
    <w:rsid w:val="000A6768"/>
    <w:rsid w:val="000A7C2B"/>
    <w:rsid w:val="000B2102"/>
    <w:rsid w:val="000B2289"/>
    <w:rsid w:val="000B4B2A"/>
    <w:rsid w:val="000B4B39"/>
    <w:rsid w:val="000B506A"/>
    <w:rsid w:val="000B78A1"/>
    <w:rsid w:val="000C0BBF"/>
    <w:rsid w:val="000C3F55"/>
    <w:rsid w:val="000C6849"/>
    <w:rsid w:val="000E081F"/>
    <w:rsid w:val="000E1CB6"/>
    <w:rsid w:val="000E22AD"/>
    <w:rsid w:val="000E6889"/>
    <w:rsid w:val="000E69D7"/>
    <w:rsid w:val="000E7D0B"/>
    <w:rsid w:val="000F1E49"/>
    <w:rsid w:val="000F1FE2"/>
    <w:rsid w:val="000F2412"/>
    <w:rsid w:val="000F3004"/>
    <w:rsid w:val="00101765"/>
    <w:rsid w:val="00105581"/>
    <w:rsid w:val="00107B94"/>
    <w:rsid w:val="0011032A"/>
    <w:rsid w:val="001154E6"/>
    <w:rsid w:val="00124A98"/>
    <w:rsid w:val="00126D45"/>
    <w:rsid w:val="00126EDA"/>
    <w:rsid w:val="001272AF"/>
    <w:rsid w:val="0013348C"/>
    <w:rsid w:val="0013505F"/>
    <w:rsid w:val="001376C0"/>
    <w:rsid w:val="001410D0"/>
    <w:rsid w:val="00142A55"/>
    <w:rsid w:val="00143170"/>
    <w:rsid w:val="00145262"/>
    <w:rsid w:val="00147E11"/>
    <w:rsid w:val="00151FC7"/>
    <w:rsid w:val="001529FA"/>
    <w:rsid w:val="0015429D"/>
    <w:rsid w:val="00155AA9"/>
    <w:rsid w:val="001574C6"/>
    <w:rsid w:val="00160118"/>
    <w:rsid w:val="0016312E"/>
    <w:rsid w:val="0016433A"/>
    <w:rsid w:val="001676E3"/>
    <w:rsid w:val="001718A3"/>
    <w:rsid w:val="001735E2"/>
    <w:rsid w:val="00175893"/>
    <w:rsid w:val="00180205"/>
    <w:rsid w:val="00182316"/>
    <w:rsid w:val="00184EE8"/>
    <w:rsid w:val="0018709D"/>
    <w:rsid w:val="00192AB6"/>
    <w:rsid w:val="001947C4"/>
    <w:rsid w:val="00194B99"/>
    <w:rsid w:val="00196214"/>
    <w:rsid w:val="001A345E"/>
    <w:rsid w:val="001A7841"/>
    <w:rsid w:val="001A7922"/>
    <w:rsid w:val="001B0C16"/>
    <w:rsid w:val="001B1333"/>
    <w:rsid w:val="001B2714"/>
    <w:rsid w:val="001B3629"/>
    <w:rsid w:val="001B3A4D"/>
    <w:rsid w:val="001C0351"/>
    <w:rsid w:val="001C17D2"/>
    <w:rsid w:val="001C1EED"/>
    <w:rsid w:val="001C4C2E"/>
    <w:rsid w:val="001C52A8"/>
    <w:rsid w:val="001C606A"/>
    <w:rsid w:val="001D2EFC"/>
    <w:rsid w:val="001D5CA5"/>
    <w:rsid w:val="001D5F1E"/>
    <w:rsid w:val="001D6C30"/>
    <w:rsid w:val="001D71B5"/>
    <w:rsid w:val="001E2209"/>
    <w:rsid w:val="001E25F5"/>
    <w:rsid w:val="001E59CD"/>
    <w:rsid w:val="001E5C93"/>
    <w:rsid w:val="001E78B7"/>
    <w:rsid w:val="001E79B5"/>
    <w:rsid w:val="001F06F5"/>
    <w:rsid w:val="001F1E1B"/>
    <w:rsid w:val="001F26B1"/>
    <w:rsid w:val="00210504"/>
    <w:rsid w:val="002116C8"/>
    <w:rsid w:val="002124D8"/>
    <w:rsid w:val="0021303C"/>
    <w:rsid w:val="00225241"/>
    <w:rsid w:val="002261FC"/>
    <w:rsid w:val="002326C8"/>
    <w:rsid w:val="002338B4"/>
    <w:rsid w:val="00233BE5"/>
    <w:rsid w:val="00237B30"/>
    <w:rsid w:val="00240EE7"/>
    <w:rsid w:val="00241A98"/>
    <w:rsid w:val="002424CF"/>
    <w:rsid w:val="00250065"/>
    <w:rsid w:val="00251969"/>
    <w:rsid w:val="002528F0"/>
    <w:rsid w:val="0025358D"/>
    <w:rsid w:val="00253734"/>
    <w:rsid w:val="002630B1"/>
    <w:rsid w:val="00270E8A"/>
    <w:rsid w:val="002731A8"/>
    <w:rsid w:val="00273EBE"/>
    <w:rsid w:val="00280588"/>
    <w:rsid w:val="002825CF"/>
    <w:rsid w:val="00283873"/>
    <w:rsid w:val="00285CDA"/>
    <w:rsid w:val="002866AA"/>
    <w:rsid w:val="00290FBD"/>
    <w:rsid w:val="002A39B3"/>
    <w:rsid w:val="002A4D9F"/>
    <w:rsid w:val="002A55B0"/>
    <w:rsid w:val="002B1DD1"/>
    <w:rsid w:val="002B488E"/>
    <w:rsid w:val="002B4A42"/>
    <w:rsid w:val="002B7A4A"/>
    <w:rsid w:val="002C0BA7"/>
    <w:rsid w:val="002C3FA2"/>
    <w:rsid w:val="002C437F"/>
    <w:rsid w:val="002C438C"/>
    <w:rsid w:val="002D0264"/>
    <w:rsid w:val="002D426E"/>
    <w:rsid w:val="002D7FDD"/>
    <w:rsid w:val="002E012E"/>
    <w:rsid w:val="002E348B"/>
    <w:rsid w:val="002E41FA"/>
    <w:rsid w:val="002F30D8"/>
    <w:rsid w:val="002F5CE9"/>
    <w:rsid w:val="002F794F"/>
    <w:rsid w:val="003042B0"/>
    <w:rsid w:val="00306569"/>
    <w:rsid w:val="00306D7B"/>
    <w:rsid w:val="003108F5"/>
    <w:rsid w:val="00314D40"/>
    <w:rsid w:val="00314E1F"/>
    <w:rsid w:val="00315641"/>
    <w:rsid w:val="00320352"/>
    <w:rsid w:val="003234A2"/>
    <w:rsid w:val="00325CD2"/>
    <w:rsid w:val="00332751"/>
    <w:rsid w:val="0033324E"/>
    <w:rsid w:val="00334E66"/>
    <w:rsid w:val="003453FB"/>
    <w:rsid w:val="00347BED"/>
    <w:rsid w:val="003508E0"/>
    <w:rsid w:val="00356281"/>
    <w:rsid w:val="003568E9"/>
    <w:rsid w:val="00367938"/>
    <w:rsid w:val="00367DCF"/>
    <w:rsid w:val="00371E0E"/>
    <w:rsid w:val="00374091"/>
    <w:rsid w:val="00377C75"/>
    <w:rsid w:val="00377D89"/>
    <w:rsid w:val="00377E6F"/>
    <w:rsid w:val="0038098C"/>
    <w:rsid w:val="0038213E"/>
    <w:rsid w:val="00382625"/>
    <w:rsid w:val="00384028"/>
    <w:rsid w:val="003848F0"/>
    <w:rsid w:val="00384CED"/>
    <w:rsid w:val="00394686"/>
    <w:rsid w:val="0039487A"/>
    <w:rsid w:val="00394898"/>
    <w:rsid w:val="003960EE"/>
    <w:rsid w:val="00397D9C"/>
    <w:rsid w:val="003A0A62"/>
    <w:rsid w:val="003A12BA"/>
    <w:rsid w:val="003A4B53"/>
    <w:rsid w:val="003A6AEE"/>
    <w:rsid w:val="003A76E2"/>
    <w:rsid w:val="003B0ABD"/>
    <w:rsid w:val="003B1972"/>
    <w:rsid w:val="003B21BA"/>
    <w:rsid w:val="003B3A58"/>
    <w:rsid w:val="003B6268"/>
    <w:rsid w:val="003C0F0B"/>
    <w:rsid w:val="003C1EB1"/>
    <w:rsid w:val="003C1F30"/>
    <w:rsid w:val="003C4B9F"/>
    <w:rsid w:val="003C53A1"/>
    <w:rsid w:val="003C5F1F"/>
    <w:rsid w:val="003D0994"/>
    <w:rsid w:val="003D09D0"/>
    <w:rsid w:val="003D1E55"/>
    <w:rsid w:val="003E03AA"/>
    <w:rsid w:val="003E3077"/>
    <w:rsid w:val="003F2DF4"/>
    <w:rsid w:val="003F62F2"/>
    <w:rsid w:val="0040188F"/>
    <w:rsid w:val="00417330"/>
    <w:rsid w:val="0042016C"/>
    <w:rsid w:val="004238B1"/>
    <w:rsid w:val="00425021"/>
    <w:rsid w:val="00427EDE"/>
    <w:rsid w:val="00434552"/>
    <w:rsid w:val="004359CE"/>
    <w:rsid w:val="00437345"/>
    <w:rsid w:val="0044254C"/>
    <w:rsid w:val="0044779E"/>
    <w:rsid w:val="00451483"/>
    <w:rsid w:val="00451D8A"/>
    <w:rsid w:val="00455230"/>
    <w:rsid w:val="004554A2"/>
    <w:rsid w:val="00455D04"/>
    <w:rsid w:val="00456AC0"/>
    <w:rsid w:val="00462574"/>
    <w:rsid w:val="00477FFA"/>
    <w:rsid w:val="004802F6"/>
    <w:rsid w:val="00484DFB"/>
    <w:rsid w:val="00486D25"/>
    <w:rsid w:val="00493833"/>
    <w:rsid w:val="004A1733"/>
    <w:rsid w:val="004A22AA"/>
    <w:rsid w:val="004A34F9"/>
    <w:rsid w:val="004A6162"/>
    <w:rsid w:val="004A6D6E"/>
    <w:rsid w:val="004A71A6"/>
    <w:rsid w:val="004B0B85"/>
    <w:rsid w:val="004B22E2"/>
    <w:rsid w:val="004B35E9"/>
    <w:rsid w:val="004B66ED"/>
    <w:rsid w:val="004C2D1B"/>
    <w:rsid w:val="004C51E2"/>
    <w:rsid w:val="004C6E5E"/>
    <w:rsid w:val="004C738A"/>
    <w:rsid w:val="004C74DB"/>
    <w:rsid w:val="004D2002"/>
    <w:rsid w:val="004D4327"/>
    <w:rsid w:val="004D4C17"/>
    <w:rsid w:val="004D50FD"/>
    <w:rsid w:val="004D5131"/>
    <w:rsid w:val="004D69A4"/>
    <w:rsid w:val="004D738C"/>
    <w:rsid w:val="004E18AC"/>
    <w:rsid w:val="004E2823"/>
    <w:rsid w:val="004E2999"/>
    <w:rsid w:val="004E2AC4"/>
    <w:rsid w:val="004E428A"/>
    <w:rsid w:val="004E4A93"/>
    <w:rsid w:val="004E4B59"/>
    <w:rsid w:val="004E7AC4"/>
    <w:rsid w:val="004F1461"/>
    <w:rsid w:val="004F1BF4"/>
    <w:rsid w:val="004F3561"/>
    <w:rsid w:val="004F45C7"/>
    <w:rsid w:val="004F4658"/>
    <w:rsid w:val="004F605C"/>
    <w:rsid w:val="004F6514"/>
    <w:rsid w:val="004F7629"/>
    <w:rsid w:val="004F7E20"/>
    <w:rsid w:val="0050013C"/>
    <w:rsid w:val="005019F0"/>
    <w:rsid w:val="00501A5E"/>
    <w:rsid w:val="00501F27"/>
    <w:rsid w:val="00503002"/>
    <w:rsid w:val="00503C3D"/>
    <w:rsid w:val="005056AC"/>
    <w:rsid w:val="005058EF"/>
    <w:rsid w:val="00505B80"/>
    <w:rsid w:val="005062D5"/>
    <w:rsid w:val="005073D5"/>
    <w:rsid w:val="00511A44"/>
    <w:rsid w:val="00515DDF"/>
    <w:rsid w:val="00517D43"/>
    <w:rsid w:val="00520911"/>
    <w:rsid w:val="00521215"/>
    <w:rsid w:val="0052395D"/>
    <w:rsid w:val="00523CD4"/>
    <w:rsid w:val="005240B1"/>
    <w:rsid w:val="00526F9E"/>
    <w:rsid w:val="0053074F"/>
    <w:rsid w:val="005315E8"/>
    <w:rsid w:val="00533886"/>
    <w:rsid w:val="005424A2"/>
    <w:rsid w:val="00543F3A"/>
    <w:rsid w:val="00545D30"/>
    <w:rsid w:val="005468BB"/>
    <w:rsid w:val="0055283E"/>
    <w:rsid w:val="00552B3F"/>
    <w:rsid w:val="005546CA"/>
    <w:rsid w:val="0055502A"/>
    <w:rsid w:val="00555907"/>
    <w:rsid w:val="0055696B"/>
    <w:rsid w:val="005605A2"/>
    <w:rsid w:val="00560938"/>
    <w:rsid w:val="0056152F"/>
    <w:rsid w:val="00564482"/>
    <w:rsid w:val="00565427"/>
    <w:rsid w:val="00566551"/>
    <w:rsid w:val="005703B3"/>
    <w:rsid w:val="00571371"/>
    <w:rsid w:val="005750F4"/>
    <w:rsid w:val="00580A50"/>
    <w:rsid w:val="005831CA"/>
    <w:rsid w:val="0058372E"/>
    <w:rsid w:val="005855B5"/>
    <w:rsid w:val="00585AF1"/>
    <w:rsid w:val="00586412"/>
    <w:rsid w:val="00586A91"/>
    <w:rsid w:val="00593959"/>
    <w:rsid w:val="00594191"/>
    <w:rsid w:val="00595A8B"/>
    <w:rsid w:val="00596991"/>
    <w:rsid w:val="005972E6"/>
    <w:rsid w:val="005A0E24"/>
    <w:rsid w:val="005A103C"/>
    <w:rsid w:val="005A11F9"/>
    <w:rsid w:val="005B1DB6"/>
    <w:rsid w:val="005B34D4"/>
    <w:rsid w:val="005B3EC1"/>
    <w:rsid w:val="005B7FB4"/>
    <w:rsid w:val="005C25EE"/>
    <w:rsid w:val="005C2BA9"/>
    <w:rsid w:val="005C6DF9"/>
    <w:rsid w:val="005D2C00"/>
    <w:rsid w:val="005D743B"/>
    <w:rsid w:val="005E17F2"/>
    <w:rsid w:val="005E5682"/>
    <w:rsid w:val="005F0CE1"/>
    <w:rsid w:val="005F1049"/>
    <w:rsid w:val="005F26F1"/>
    <w:rsid w:val="0060068B"/>
    <w:rsid w:val="0060071F"/>
    <w:rsid w:val="00601623"/>
    <w:rsid w:val="006020DF"/>
    <w:rsid w:val="00602490"/>
    <w:rsid w:val="00604430"/>
    <w:rsid w:val="00604DDC"/>
    <w:rsid w:val="006059D0"/>
    <w:rsid w:val="006106E1"/>
    <w:rsid w:val="0061258D"/>
    <w:rsid w:val="0061532F"/>
    <w:rsid w:val="0062610F"/>
    <w:rsid w:val="00626D30"/>
    <w:rsid w:val="006339ED"/>
    <w:rsid w:val="0063407D"/>
    <w:rsid w:val="006362A1"/>
    <w:rsid w:val="006377CE"/>
    <w:rsid w:val="00637C3C"/>
    <w:rsid w:val="00643B0E"/>
    <w:rsid w:val="00645174"/>
    <w:rsid w:val="00645D40"/>
    <w:rsid w:val="006470A6"/>
    <w:rsid w:val="00650D88"/>
    <w:rsid w:val="006511B9"/>
    <w:rsid w:val="00651DCE"/>
    <w:rsid w:val="00652311"/>
    <w:rsid w:val="00652640"/>
    <w:rsid w:val="006545F8"/>
    <w:rsid w:val="0065513F"/>
    <w:rsid w:val="0066087C"/>
    <w:rsid w:val="00665E4F"/>
    <w:rsid w:val="00666193"/>
    <w:rsid w:val="00666F3E"/>
    <w:rsid w:val="0067056B"/>
    <w:rsid w:val="00670EAE"/>
    <w:rsid w:val="006762A0"/>
    <w:rsid w:val="00676C46"/>
    <w:rsid w:val="00677BFE"/>
    <w:rsid w:val="006814F8"/>
    <w:rsid w:val="006846E5"/>
    <w:rsid w:val="00686E77"/>
    <w:rsid w:val="00687E08"/>
    <w:rsid w:val="00693CD7"/>
    <w:rsid w:val="00693DA3"/>
    <w:rsid w:val="0069506B"/>
    <w:rsid w:val="0069549C"/>
    <w:rsid w:val="00695DEB"/>
    <w:rsid w:val="00695E95"/>
    <w:rsid w:val="006A3818"/>
    <w:rsid w:val="006A5C05"/>
    <w:rsid w:val="006A7EDD"/>
    <w:rsid w:val="006B06C3"/>
    <w:rsid w:val="006B29A0"/>
    <w:rsid w:val="006B4FB5"/>
    <w:rsid w:val="006C0C5C"/>
    <w:rsid w:val="006C2E08"/>
    <w:rsid w:val="006C3F25"/>
    <w:rsid w:val="006C695F"/>
    <w:rsid w:val="006C7924"/>
    <w:rsid w:val="006D10F8"/>
    <w:rsid w:val="006D41CB"/>
    <w:rsid w:val="006D4B42"/>
    <w:rsid w:val="006E0ADF"/>
    <w:rsid w:val="006E2167"/>
    <w:rsid w:val="006E2841"/>
    <w:rsid w:val="006E2EA4"/>
    <w:rsid w:val="006E488C"/>
    <w:rsid w:val="006E5D2E"/>
    <w:rsid w:val="006E633A"/>
    <w:rsid w:val="006E7089"/>
    <w:rsid w:val="006F0084"/>
    <w:rsid w:val="006F0492"/>
    <w:rsid w:val="006F0AF6"/>
    <w:rsid w:val="006F1068"/>
    <w:rsid w:val="006F2F3B"/>
    <w:rsid w:val="006F2F62"/>
    <w:rsid w:val="006F3D9C"/>
    <w:rsid w:val="006F3DAD"/>
    <w:rsid w:val="006F51BC"/>
    <w:rsid w:val="006F6BAC"/>
    <w:rsid w:val="00704A52"/>
    <w:rsid w:val="00704CB8"/>
    <w:rsid w:val="00712F47"/>
    <w:rsid w:val="00716442"/>
    <w:rsid w:val="00717659"/>
    <w:rsid w:val="00717CFF"/>
    <w:rsid w:val="00721CA9"/>
    <w:rsid w:val="00721F9E"/>
    <w:rsid w:val="00722FEE"/>
    <w:rsid w:val="00733021"/>
    <w:rsid w:val="00733D14"/>
    <w:rsid w:val="00736DCE"/>
    <w:rsid w:val="00744DB5"/>
    <w:rsid w:val="00745F5E"/>
    <w:rsid w:val="007528C8"/>
    <w:rsid w:val="00755142"/>
    <w:rsid w:val="00755CE1"/>
    <w:rsid w:val="00756E41"/>
    <w:rsid w:val="007629FD"/>
    <w:rsid w:val="007632EC"/>
    <w:rsid w:val="00763FA9"/>
    <w:rsid w:val="00764FF8"/>
    <w:rsid w:val="00770143"/>
    <w:rsid w:val="00773F24"/>
    <w:rsid w:val="00775666"/>
    <w:rsid w:val="00781B9D"/>
    <w:rsid w:val="00784E39"/>
    <w:rsid w:val="007858DB"/>
    <w:rsid w:val="00791E6F"/>
    <w:rsid w:val="00794D10"/>
    <w:rsid w:val="00796FD3"/>
    <w:rsid w:val="007A1071"/>
    <w:rsid w:val="007A126D"/>
    <w:rsid w:val="007A1945"/>
    <w:rsid w:val="007A63AE"/>
    <w:rsid w:val="007B2279"/>
    <w:rsid w:val="007B49ED"/>
    <w:rsid w:val="007B6DC4"/>
    <w:rsid w:val="007C038F"/>
    <w:rsid w:val="007C18EB"/>
    <w:rsid w:val="007C1945"/>
    <w:rsid w:val="007C2BA1"/>
    <w:rsid w:val="007C6E00"/>
    <w:rsid w:val="007C7EE1"/>
    <w:rsid w:val="007D038E"/>
    <w:rsid w:val="007D32A4"/>
    <w:rsid w:val="007D347C"/>
    <w:rsid w:val="007E2FA7"/>
    <w:rsid w:val="007E333F"/>
    <w:rsid w:val="007E3CA4"/>
    <w:rsid w:val="007E406F"/>
    <w:rsid w:val="007E480A"/>
    <w:rsid w:val="007F054A"/>
    <w:rsid w:val="007F0794"/>
    <w:rsid w:val="007F2B06"/>
    <w:rsid w:val="007F3C0D"/>
    <w:rsid w:val="007F4E16"/>
    <w:rsid w:val="00803C5D"/>
    <w:rsid w:val="00806783"/>
    <w:rsid w:val="00807AA1"/>
    <w:rsid w:val="00810DC9"/>
    <w:rsid w:val="008115FA"/>
    <w:rsid w:val="008137D8"/>
    <w:rsid w:val="00822ED4"/>
    <w:rsid w:val="00826736"/>
    <w:rsid w:val="008365DC"/>
    <w:rsid w:val="00840213"/>
    <w:rsid w:val="00840698"/>
    <w:rsid w:val="0084166C"/>
    <w:rsid w:val="00842E8F"/>
    <w:rsid w:val="00843871"/>
    <w:rsid w:val="00845E28"/>
    <w:rsid w:val="00846BFB"/>
    <w:rsid w:val="008501AE"/>
    <w:rsid w:val="00850B9F"/>
    <w:rsid w:val="008512F8"/>
    <w:rsid w:val="00853053"/>
    <w:rsid w:val="00853534"/>
    <w:rsid w:val="00854733"/>
    <w:rsid w:val="00856F6B"/>
    <w:rsid w:val="00860646"/>
    <w:rsid w:val="008619C3"/>
    <w:rsid w:val="00862426"/>
    <w:rsid w:val="008649E2"/>
    <w:rsid w:val="00865452"/>
    <w:rsid w:val="00865526"/>
    <w:rsid w:val="0086705C"/>
    <w:rsid w:val="00867455"/>
    <w:rsid w:val="00872B38"/>
    <w:rsid w:val="00872F32"/>
    <w:rsid w:val="00875DF0"/>
    <w:rsid w:val="00877960"/>
    <w:rsid w:val="00877C20"/>
    <w:rsid w:val="0088083C"/>
    <w:rsid w:val="00882B36"/>
    <w:rsid w:val="00890364"/>
    <w:rsid w:val="008936B2"/>
    <w:rsid w:val="00893B24"/>
    <w:rsid w:val="008A6BCC"/>
    <w:rsid w:val="008B2C97"/>
    <w:rsid w:val="008C138E"/>
    <w:rsid w:val="008C148A"/>
    <w:rsid w:val="008C1C26"/>
    <w:rsid w:val="008C246B"/>
    <w:rsid w:val="008C5062"/>
    <w:rsid w:val="008C7B92"/>
    <w:rsid w:val="008D4CA0"/>
    <w:rsid w:val="008D4F54"/>
    <w:rsid w:val="008E09EE"/>
    <w:rsid w:val="008E3A35"/>
    <w:rsid w:val="008E3C2E"/>
    <w:rsid w:val="008E53B7"/>
    <w:rsid w:val="008F1867"/>
    <w:rsid w:val="008F1DFF"/>
    <w:rsid w:val="008F2E8A"/>
    <w:rsid w:val="008F4C7A"/>
    <w:rsid w:val="008F5C50"/>
    <w:rsid w:val="008F7853"/>
    <w:rsid w:val="00905D31"/>
    <w:rsid w:val="00907DF6"/>
    <w:rsid w:val="009117D4"/>
    <w:rsid w:val="00911E5C"/>
    <w:rsid w:val="009158C6"/>
    <w:rsid w:val="009159F4"/>
    <w:rsid w:val="00915E89"/>
    <w:rsid w:val="00922144"/>
    <w:rsid w:val="00923A43"/>
    <w:rsid w:val="00924472"/>
    <w:rsid w:val="009251AF"/>
    <w:rsid w:val="00927125"/>
    <w:rsid w:val="00927900"/>
    <w:rsid w:val="00932A29"/>
    <w:rsid w:val="00933C67"/>
    <w:rsid w:val="00933D7A"/>
    <w:rsid w:val="00934C6D"/>
    <w:rsid w:val="00947EBB"/>
    <w:rsid w:val="009501C6"/>
    <w:rsid w:val="00955218"/>
    <w:rsid w:val="00955AF3"/>
    <w:rsid w:val="0095629E"/>
    <w:rsid w:val="009638B3"/>
    <w:rsid w:val="009661C1"/>
    <w:rsid w:val="0097447A"/>
    <w:rsid w:val="00977A13"/>
    <w:rsid w:val="0098477A"/>
    <w:rsid w:val="00986D7D"/>
    <w:rsid w:val="00991532"/>
    <w:rsid w:val="009915AB"/>
    <w:rsid w:val="00991E2D"/>
    <w:rsid w:val="00993936"/>
    <w:rsid w:val="00994FDE"/>
    <w:rsid w:val="00996979"/>
    <w:rsid w:val="009A0CB0"/>
    <w:rsid w:val="009A3269"/>
    <w:rsid w:val="009A5D97"/>
    <w:rsid w:val="009A6663"/>
    <w:rsid w:val="009A7038"/>
    <w:rsid w:val="009B2298"/>
    <w:rsid w:val="009B2678"/>
    <w:rsid w:val="009B3253"/>
    <w:rsid w:val="009B3308"/>
    <w:rsid w:val="009B3483"/>
    <w:rsid w:val="009B64C7"/>
    <w:rsid w:val="009B795D"/>
    <w:rsid w:val="009C03D9"/>
    <w:rsid w:val="009C2173"/>
    <w:rsid w:val="009C24CD"/>
    <w:rsid w:val="009C2F0E"/>
    <w:rsid w:val="009C3918"/>
    <w:rsid w:val="009C45E7"/>
    <w:rsid w:val="009C5B70"/>
    <w:rsid w:val="009D2A36"/>
    <w:rsid w:val="009D642D"/>
    <w:rsid w:val="009D6BBF"/>
    <w:rsid w:val="009D6CB7"/>
    <w:rsid w:val="009E1AFC"/>
    <w:rsid w:val="009E2774"/>
    <w:rsid w:val="009E53AE"/>
    <w:rsid w:val="009F0E6F"/>
    <w:rsid w:val="009F2811"/>
    <w:rsid w:val="009F32EE"/>
    <w:rsid w:val="009F3807"/>
    <w:rsid w:val="009F3DB9"/>
    <w:rsid w:val="009F5659"/>
    <w:rsid w:val="009F723D"/>
    <w:rsid w:val="009F7390"/>
    <w:rsid w:val="00A01677"/>
    <w:rsid w:val="00A04770"/>
    <w:rsid w:val="00A053B7"/>
    <w:rsid w:val="00A10881"/>
    <w:rsid w:val="00A11724"/>
    <w:rsid w:val="00A12903"/>
    <w:rsid w:val="00A15BAA"/>
    <w:rsid w:val="00A15E71"/>
    <w:rsid w:val="00A178B8"/>
    <w:rsid w:val="00A17A95"/>
    <w:rsid w:val="00A21B16"/>
    <w:rsid w:val="00A2373A"/>
    <w:rsid w:val="00A23789"/>
    <w:rsid w:val="00A27550"/>
    <w:rsid w:val="00A30544"/>
    <w:rsid w:val="00A3102C"/>
    <w:rsid w:val="00A31181"/>
    <w:rsid w:val="00A31D39"/>
    <w:rsid w:val="00A45ACB"/>
    <w:rsid w:val="00A558FF"/>
    <w:rsid w:val="00A575F6"/>
    <w:rsid w:val="00A57A16"/>
    <w:rsid w:val="00A604B8"/>
    <w:rsid w:val="00A610C4"/>
    <w:rsid w:val="00A632F0"/>
    <w:rsid w:val="00A63AEA"/>
    <w:rsid w:val="00A67B4D"/>
    <w:rsid w:val="00A8691D"/>
    <w:rsid w:val="00A93B9E"/>
    <w:rsid w:val="00A95A79"/>
    <w:rsid w:val="00A96829"/>
    <w:rsid w:val="00AA458D"/>
    <w:rsid w:val="00AB08C9"/>
    <w:rsid w:val="00AB08E5"/>
    <w:rsid w:val="00AB0D0A"/>
    <w:rsid w:val="00AB17F7"/>
    <w:rsid w:val="00AB41ED"/>
    <w:rsid w:val="00AB5063"/>
    <w:rsid w:val="00AB52BC"/>
    <w:rsid w:val="00AB7998"/>
    <w:rsid w:val="00AC0485"/>
    <w:rsid w:val="00AC08BA"/>
    <w:rsid w:val="00AC10FF"/>
    <w:rsid w:val="00AC1BA9"/>
    <w:rsid w:val="00AD02CF"/>
    <w:rsid w:val="00AD371B"/>
    <w:rsid w:val="00AD6021"/>
    <w:rsid w:val="00AE1055"/>
    <w:rsid w:val="00AE1FCB"/>
    <w:rsid w:val="00AE2F7A"/>
    <w:rsid w:val="00AE562A"/>
    <w:rsid w:val="00AF07CB"/>
    <w:rsid w:val="00AF0F55"/>
    <w:rsid w:val="00AF2111"/>
    <w:rsid w:val="00AF65B9"/>
    <w:rsid w:val="00AF6B90"/>
    <w:rsid w:val="00AF6C0B"/>
    <w:rsid w:val="00AF799D"/>
    <w:rsid w:val="00B00C9C"/>
    <w:rsid w:val="00B03AEC"/>
    <w:rsid w:val="00B03D03"/>
    <w:rsid w:val="00B10A9E"/>
    <w:rsid w:val="00B13497"/>
    <w:rsid w:val="00B2154D"/>
    <w:rsid w:val="00B21AF2"/>
    <w:rsid w:val="00B26A8E"/>
    <w:rsid w:val="00B30932"/>
    <w:rsid w:val="00B31217"/>
    <w:rsid w:val="00B33366"/>
    <w:rsid w:val="00B33B72"/>
    <w:rsid w:val="00B353A0"/>
    <w:rsid w:val="00B3713B"/>
    <w:rsid w:val="00B43212"/>
    <w:rsid w:val="00B456E2"/>
    <w:rsid w:val="00B5243D"/>
    <w:rsid w:val="00B530D4"/>
    <w:rsid w:val="00B57B75"/>
    <w:rsid w:val="00B63772"/>
    <w:rsid w:val="00B70FB8"/>
    <w:rsid w:val="00B74126"/>
    <w:rsid w:val="00B775BC"/>
    <w:rsid w:val="00B77E05"/>
    <w:rsid w:val="00B808CF"/>
    <w:rsid w:val="00B80CFD"/>
    <w:rsid w:val="00B8102C"/>
    <w:rsid w:val="00B825BD"/>
    <w:rsid w:val="00B83650"/>
    <w:rsid w:val="00B8581F"/>
    <w:rsid w:val="00B95493"/>
    <w:rsid w:val="00B95570"/>
    <w:rsid w:val="00B96B97"/>
    <w:rsid w:val="00BA3960"/>
    <w:rsid w:val="00BA3BD1"/>
    <w:rsid w:val="00BA461A"/>
    <w:rsid w:val="00BA5075"/>
    <w:rsid w:val="00BA5BB3"/>
    <w:rsid w:val="00BA5D4A"/>
    <w:rsid w:val="00BB1FFE"/>
    <w:rsid w:val="00BB37BD"/>
    <w:rsid w:val="00BB3859"/>
    <w:rsid w:val="00BB5A55"/>
    <w:rsid w:val="00BB6533"/>
    <w:rsid w:val="00BC0C69"/>
    <w:rsid w:val="00BC0E66"/>
    <w:rsid w:val="00BC163F"/>
    <w:rsid w:val="00BC169B"/>
    <w:rsid w:val="00BC3555"/>
    <w:rsid w:val="00BC5DE5"/>
    <w:rsid w:val="00BC627A"/>
    <w:rsid w:val="00BD1932"/>
    <w:rsid w:val="00BD21C7"/>
    <w:rsid w:val="00BD5453"/>
    <w:rsid w:val="00BD6ADC"/>
    <w:rsid w:val="00BD6EBD"/>
    <w:rsid w:val="00BE5893"/>
    <w:rsid w:val="00BF0CE9"/>
    <w:rsid w:val="00BF4CB4"/>
    <w:rsid w:val="00BF5461"/>
    <w:rsid w:val="00BF5820"/>
    <w:rsid w:val="00BF75A2"/>
    <w:rsid w:val="00BF7BBB"/>
    <w:rsid w:val="00C0339D"/>
    <w:rsid w:val="00C03AD9"/>
    <w:rsid w:val="00C06FEF"/>
    <w:rsid w:val="00C12128"/>
    <w:rsid w:val="00C136A6"/>
    <w:rsid w:val="00C142BE"/>
    <w:rsid w:val="00C16BA0"/>
    <w:rsid w:val="00C172CB"/>
    <w:rsid w:val="00C3339F"/>
    <w:rsid w:val="00C40792"/>
    <w:rsid w:val="00C41880"/>
    <w:rsid w:val="00C43A05"/>
    <w:rsid w:val="00C4422E"/>
    <w:rsid w:val="00C442B3"/>
    <w:rsid w:val="00C46227"/>
    <w:rsid w:val="00C47ECA"/>
    <w:rsid w:val="00C50F83"/>
    <w:rsid w:val="00C50FDC"/>
    <w:rsid w:val="00C51823"/>
    <w:rsid w:val="00C52B2A"/>
    <w:rsid w:val="00C66650"/>
    <w:rsid w:val="00C66E17"/>
    <w:rsid w:val="00C72209"/>
    <w:rsid w:val="00C76C93"/>
    <w:rsid w:val="00C80EB2"/>
    <w:rsid w:val="00C84445"/>
    <w:rsid w:val="00C84614"/>
    <w:rsid w:val="00C91384"/>
    <w:rsid w:val="00C9238F"/>
    <w:rsid w:val="00C94BE0"/>
    <w:rsid w:val="00C96AFE"/>
    <w:rsid w:val="00CA0658"/>
    <w:rsid w:val="00CA0AFC"/>
    <w:rsid w:val="00CA0D63"/>
    <w:rsid w:val="00CA4782"/>
    <w:rsid w:val="00CB2948"/>
    <w:rsid w:val="00CB448F"/>
    <w:rsid w:val="00CC31C0"/>
    <w:rsid w:val="00CC4760"/>
    <w:rsid w:val="00CD2C81"/>
    <w:rsid w:val="00CD6A77"/>
    <w:rsid w:val="00CD7AEB"/>
    <w:rsid w:val="00CD7EC0"/>
    <w:rsid w:val="00CE2153"/>
    <w:rsid w:val="00CE242A"/>
    <w:rsid w:val="00CE45B0"/>
    <w:rsid w:val="00CE4FF5"/>
    <w:rsid w:val="00CE5A97"/>
    <w:rsid w:val="00CE7CA9"/>
    <w:rsid w:val="00CF0FA1"/>
    <w:rsid w:val="00CF34D8"/>
    <w:rsid w:val="00CF3A49"/>
    <w:rsid w:val="00D01A11"/>
    <w:rsid w:val="00D10D9D"/>
    <w:rsid w:val="00D12EDD"/>
    <w:rsid w:val="00D135EA"/>
    <w:rsid w:val="00D2223F"/>
    <w:rsid w:val="00D22B8F"/>
    <w:rsid w:val="00D2683A"/>
    <w:rsid w:val="00D2750A"/>
    <w:rsid w:val="00D30B7E"/>
    <w:rsid w:val="00D349AA"/>
    <w:rsid w:val="00D37C0D"/>
    <w:rsid w:val="00D404E9"/>
    <w:rsid w:val="00D45713"/>
    <w:rsid w:val="00D47836"/>
    <w:rsid w:val="00D502B1"/>
    <w:rsid w:val="00D536DD"/>
    <w:rsid w:val="00D54816"/>
    <w:rsid w:val="00D55A84"/>
    <w:rsid w:val="00D629F3"/>
    <w:rsid w:val="00D64391"/>
    <w:rsid w:val="00D64C27"/>
    <w:rsid w:val="00D66C3D"/>
    <w:rsid w:val="00D71FDB"/>
    <w:rsid w:val="00D801DB"/>
    <w:rsid w:val="00D806C7"/>
    <w:rsid w:val="00D815A3"/>
    <w:rsid w:val="00D81E1A"/>
    <w:rsid w:val="00D82538"/>
    <w:rsid w:val="00D85EC7"/>
    <w:rsid w:val="00D943AA"/>
    <w:rsid w:val="00D94EC3"/>
    <w:rsid w:val="00D962D6"/>
    <w:rsid w:val="00DA0DFB"/>
    <w:rsid w:val="00DA1EFC"/>
    <w:rsid w:val="00DA7D19"/>
    <w:rsid w:val="00DB25AC"/>
    <w:rsid w:val="00DB3C53"/>
    <w:rsid w:val="00DC252A"/>
    <w:rsid w:val="00DC365B"/>
    <w:rsid w:val="00DC7FE5"/>
    <w:rsid w:val="00DD12A5"/>
    <w:rsid w:val="00DD554A"/>
    <w:rsid w:val="00DE060E"/>
    <w:rsid w:val="00DE133A"/>
    <w:rsid w:val="00DE229D"/>
    <w:rsid w:val="00DE5D4C"/>
    <w:rsid w:val="00DF12EB"/>
    <w:rsid w:val="00DF3C0E"/>
    <w:rsid w:val="00DF533B"/>
    <w:rsid w:val="00DF6F5F"/>
    <w:rsid w:val="00DF7495"/>
    <w:rsid w:val="00E01EC8"/>
    <w:rsid w:val="00E03136"/>
    <w:rsid w:val="00E0473E"/>
    <w:rsid w:val="00E10AA2"/>
    <w:rsid w:val="00E159A0"/>
    <w:rsid w:val="00E16A13"/>
    <w:rsid w:val="00E17516"/>
    <w:rsid w:val="00E20752"/>
    <w:rsid w:val="00E259CB"/>
    <w:rsid w:val="00E2688F"/>
    <w:rsid w:val="00E2747A"/>
    <w:rsid w:val="00E276FB"/>
    <w:rsid w:val="00E34820"/>
    <w:rsid w:val="00E37074"/>
    <w:rsid w:val="00E436E9"/>
    <w:rsid w:val="00E52E94"/>
    <w:rsid w:val="00E616F2"/>
    <w:rsid w:val="00E70CC8"/>
    <w:rsid w:val="00E735D1"/>
    <w:rsid w:val="00E75558"/>
    <w:rsid w:val="00E759F7"/>
    <w:rsid w:val="00E77E6D"/>
    <w:rsid w:val="00E82515"/>
    <w:rsid w:val="00E84693"/>
    <w:rsid w:val="00E8639F"/>
    <w:rsid w:val="00EA0325"/>
    <w:rsid w:val="00EA35E8"/>
    <w:rsid w:val="00EB0D04"/>
    <w:rsid w:val="00EB71B0"/>
    <w:rsid w:val="00EC3C01"/>
    <w:rsid w:val="00EC3DF2"/>
    <w:rsid w:val="00EC4FD3"/>
    <w:rsid w:val="00EC519D"/>
    <w:rsid w:val="00EC6FF8"/>
    <w:rsid w:val="00ED1B30"/>
    <w:rsid w:val="00ED1D59"/>
    <w:rsid w:val="00ED410C"/>
    <w:rsid w:val="00ED432E"/>
    <w:rsid w:val="00ED6508"/>
    <w:rsid w:val="00ED6F01"/>
    <w:rsid w:val="00EE10F6"/>
    <w:rsid w:val="00EE37BF"/>
    <w:rsid w:val="00EF282F"/>
    <w:rsid w:val="00F001A4"/>
    <w:rsid w:val="00F001F3"/>
    <w:rsid w:val="00F06160"/>
    <w:rsid w:val="00F06428"/>
    <w:rsid w:val="00F074A6"/>
    <w:rsid w:val="00F1163B"/>
    <w:rsid w:val="00F1285C"/>
    <w:rsid w:val="00F2015C"/>
    <w:rsid w:val="00F222E7"/>
    <w:rsid w:val="00F22D68"/>
    <w:rsid w:val="00F23E81"/>
    <w:rsid w:val="00F246C7"/>
    <w:rsid w:val="00F24DF1"/>
    <w:rsid w:val="00F252C0"/>
    <w:rsid w:val="00F263AD"/>
    <w:rsid w:val="00F34244"/>
    <w:rsid w:val="00F35499"/>
    <w:rsid w:val="00F36D9B"/>
    <w:rsid w:val="00F418C8"/>
    <w:rsid w:val="00F43A6C"/>
    <w:rsid w:val="00F47BA7"/>
    <w:rsid w:val="00F47CFD"/>
    <w:rsid w:val="00F5323E"/>
    <w:rsid w:val="00F54837"/>
    <w:rsid w:val="00F57ABF"/>
    <w:rsid w:val="00F61A04"/>
    <w:rsid w:val="00F64202"/>
    <w:rsid w:val="00F649C8"/>
    <w:rsid w:val="00F64B9D"/>
    <w:rsid w:val="00F660D6"/>
    <w:rsid w:val="00F734E9"/>
    <w:rsid w:val="00F7358D"/>
    <w:rsid w:val="00F74069"/>
    <w:rsid w:val="00F74486"/>
    <w:rsid w:val="00F74836"/>
    <w:rsid w:val="00F74A3C"/>
    <w:rsid w:val="00F74D0F"/>
    <w:rsid w:val="00F753A0"/>
    <w:rsid w:val="00F768F8"/>
    <w:rsid w:val="00F76AF5"/>
    <w:rsid w:val="00F76C37"/>
    <w:rsid w:val="00F802D9"/>
    <w:rsid w:val="00F83B35"/>
    <w:rsid w:val="00F86A11"/>
    <w:rsid w:val="00F9047E"/>
    <w:rsid w:val="00F97137"/>
    <w:rsid w:val="00F97EC5"/>
    <w:rsid w:val="00FA052A"/>
    <w:rsid w:val="00FA3B9C"/>
    <w:rsid w:val="00FA43C5"/>
    <w:rsid w:val="00FA76E6"/>
    <w:rsid w:val="00FB04B0"/>
    <w:rsid w:val="00FB126A"/>
    <w:rsid w:val="00FB12D6"/>
    <w:rsid w:val="00FC01C3"/>
    <w:rsid w:val="00FC3F9B"/>
    <w:rsid w:val="00FD3A51"/>
    <w:rsid w:val="00FD43CC"/>
    <w:rsid w:val="00FE3950"/>
    <w:rsid w:val="00FE4543"/>
    <w:rsid w:val="00FF58AC"/>
    <w:rsid w:val="00FF66B5"/>
    <w:rsid w:val="00FF6B9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55"/>
        <o:r id="V:Rule2" type="connector" idref="#_x0000_s1047"/>
        <o:r id="V:Rule3" type="connector" idref="#_x0000_s1035"/>
        <o:r id="V:Rule4" type="connector" idref="#_x0000_s1065"/>
        <o:r id="V:Rule5" type="connector" idref="#_x0000_s1056"/>
        <o:r id="V:Rule6" type="connector" idref="#_x0000_s1063"/>
        <o:r id="V:Rule7" type="connector" idref="#_x0000_s1052"/>
        <o:r id="V:Rule8" type="connector" idref="#_x0000_s1030"/>
        <o:r id="V:Rule9" type="connector" idref="#_x0000_s1068"/>
        <o:r id="V:Rule10" type="connector" idref="#_x0000_s1064"/>
        <o:r id="V:Rule11" type="connector" idref="#_x0000_s1054"/>
        <o:r id="V:Rule12" type="connector" idref="#_x0000_s1031"/>
        <o:r id="V:Rule13" type="connector" idref="#_x0000_s1028"/>
        <o:r id="V:Rule14" type="connector" idref="#_x0000_s1046"/>
        <o:r id="V:Rule15" type="connector" idref="#_x0000_s1038"/>
        <o:r id="V:Rule16" type="connector" idref="#_x0000_s1048"/>
        <o:r id="V:Rule17" type="connector" idref="#_x0000_s1029"/>
        <o:r id="V:Rule18" type="connector" idref="#_x0000_s1045"/>
        <o:r id="V:Rule19" type="connector" idref="#_x0000_s1067"/>
        <o:r id="V:Rule20" type="connector" idref="#_x0000_s1039"/>
        <o:r id="V:Rule21" type="connector" idref="#_x0000_s1037"/>
        <o:r id="V:Rule22" type="connector" idref="#_x0000_s1066"/>
      </o:rules>
    </o:shapelayout>
  </w:shapeDefaults>
  <w:decimalSymbol w:val="."/>
  <w:listSeparator w:val=","/>
  <w15:docId w15:val="{B550D224-9EF7-44FA-A84A-B01938AF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6C9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0013C"/>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50013C"/>
    <w:pPr>
      <w:keepNext/>
      <w:keepLines/>
      <w:numPr>
        <w:ilvl w:val="1"/>
        <w:numId w:val="1"/>
      </w:numPr>
      <w:spacing w:before="20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50013C"/>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F47CF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50013C"/>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50013C"/>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50013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50013C"/>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50013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0013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50013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50013C"/>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F47CF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50013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rsid w:val="0050013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rsid w:val="0050013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rsid w:val="0050013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50013C"/>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qFormat/>
    <w:rsid w:val="0050013C"/>
    <w:pPr>
      <w:jc w:val="center"/>
    </w:pPr>
    <w:rPr>
      <w:rFonts w:ascii="Arial" w:hAnsi="Arial"/>
      <w:sz w:val="44"/>
      <w:szCs w:val="20"/>
    </w:rPr>
  </w:style>
  <w:style w:type="character" w:customStyle="1" w:styleId="TitleChar">
    <w:name w:val="Title Char"/>
    <w:basedOn w:val="DefaultParagraphFont"/>
    <w:link w:val="Title"/>
    <w:rsid w:val="0050013C"/>
    <w:rPr>
      <w:rFonts w:ascii="Arial" w:eastAsia="Times New Roman" w:hAnsi="Arial" w:cs="Times New Roman"/>
      <w:sz w:val="44"/>
      <w:szCs w:val="20"/>
    </w:rPr>
  </w:style>
  <w:style w:type="paragraph" w:styleId="ListParagraph">
    <w:name w:val="List Paragraph"/>
    <w:basedOn w:val="Normal"/>
    <w:uiPriority w:val="34"/>
    <w:qFormat/>
    <w:rsid w:val="0050013C"/>
    <w:pPr>
      <w:spacing w:after="200" w:line="276" w:lineRule="auto"/>
      <w:ind w:left="720"/>
    </w:pPr>
    <w:rPr>
      <w:rFonts w:ascii="Calibri" w:hAnsi="Calibri" w:cs="Calibri"/>
      <w:sz w:val="22"/>
      <w:szCs w:val="22"/>
    </w:rPr>
  </w:style>
  <w:style w:type="paragraph" w:styleId="NoSpacing">
    <w:name w:val="No Spacing"/>
    <w:link w:val="NoSpacingChar"/>
    <w:uiPriority w:val="1"/>
    <w:qFormat/>
    <w:rsid w:val="0050013C"/>
    <w:pPr>
      <w:spacing w:after="0" w:line="240" w:lineRule="auto"/>
    </w:pPr>
  </w:style>
  <w:style w:type="character" w:customStyle="1" w:styleId="NoSpacingChar">
    <w:name w:val="No Spacing Char"/>
    <w:basedOn w:val="DefaultParagraphFont"/>
    <w:link w:val="NoSpacing"/>
    <w:uiPriority w:val="1"/>
    <w:rsid w:val="0050013C"/>
  </w:style>
  <w:style w:type="character" w:styleId="CommentReference">
    <w:name w:val="annotation reference"/>
    <w:basedOn w:val="DefaultParagraphFont"/>
    <w:uiPriority w:val="99"/>
    <w:semiHidden/>
    <w:unhideWhenUsed/>
    <w:rsid w:val="002825CF"/>
    <w:rPr>
      <w:sz w:val="16"/>
      <w:szCs w:val="16"/>
    </w:rPr>
  </w:style>
  <w:style w:type="paragraph" w:styleId="CommentText">
    <w:name w:val="annotation text"/>
    <w:basedOn w:val="Normal"/>
    <w:link w:val="CommentTextChar"/>
    <w:uiPriority w:val="99"/>
    <w:semiHidden/>
    <w:unhideWhenUsed/>
    <w:rsid w:val="002825CF"/>
    <w:rPr>
      <w:sz w:val="20"/>
      <w:szCs w:val="20"/>
    </w:rPr>
  </w:style>
  <w:style w:type="character" w:customStyle="1" w:styleId="CommentTextChar">
    <w:name w:val="Comment Text Char"/>
    <w:basedOn w:val="DefaultParagraphFont"/>
    <w:link w:val="CommentText"/>
    <w:uiPriority w:val="99"/>
    <w:semiHidden/>
    <w:rsid w:val="002825C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825CF"/>
    <w:rPr>
      <w:b/>
      <w:bCs/>
    </w:rPr>
  </w:style>
  <w:style w:type="character" w:customStyle="1" w:styleId="CommentSubjectChar">
    <w:name w:val="Comment Subject Char"/>
    <w:basedOn w:val="CommentTextChar"/>
    <w:link w:val="CommentSubject"/>
    <w:uiPriority w:val="99"/>
    <w:semiHidden/>
    <w:rsid w:val="002825CF"/>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2825CF"/>
    <w:rPr>
      <w:rFonts w:ascii="Tahoma" w:hAnsi="Tahoma" w:cs="Tahoma"/>
      <w:sz w:val="16"/>
      <w:szCs w:val="16"/>
    </w:rPr>
  </w:style>
  <w:style w:type="character" w:customStyle="1" w:styleId="BalloonTextChar">
    <w:name w:val="Balloon Text Char"/>
    <w:basedOn w:val="DefaultParagraphFont"/>
    <w:link w:val="BalloonText"/>
    <w:uiPriority w:val="99"/>
    <w:semiHidden/>
    <w:rsid w:val="002825CF"/>
    <w:rPr>
      <w:rFonts w:ascii="Tahoma" w:eastAsia="Times New Roman" w:hAnsi="Tahoma" w:cs="Tahoma"/>
      <w:sz w:val="16"/>
      <w:szCs w:val="16"/>
    </w:rPr>
  </w:style>
  <w:style w:type="paragraph" w:customStyle="1" w:styleId="Default">
    <w:name w:val="Default"/>
    <w:rsid w:val="00A67B4D"/>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59"/>
    <w:rsid w:val="00DE060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455230"/>
    <w:pPr>
      <w:tabs>
        <w:tab w:val="center" w:pos="4680"/>
        <w:tab w:val="right" w:pos="9360"/>
      </w:tabs>
    </w:pPr>
  </w:style>
  <w:style w:type="character" w:customStyle="1" w:styleId="HeaderChar">
    <w:name w:val="Header Char"/>
    <w:basedOn w:val="DefaultParagraphFont"/>
    <w:link w:val="Header"/>
    <w:uiPriority w:val="99"/>
    <w:rsid w:val="0045523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55230"/>
    <w:pPr>
      <w:tabs>
        <w:tab w:val="center" w:pos="4680"/>
        <w:tab w:val="right" w:pos="9360"/>
      </w:tabs>
    </w:pPr>
  </w:style>
  <w:style w:type="character" w:customStyle="1" w:styleId="FooterChar">
    <w:name w:val="Footer Char"/>
    <w:basedOn w:val="DefaultParagraphFont"/>
    <w:link w:val="Footer"/>
    <w:uiPriority w:val="99"/>
    <w:rsid w:val="00455230"/>
    <w:rPr>
      <w:rFonts w:ascii="Times New Roman" w:eastAsia="Times New Roman" w:hAnsi="Times New Roman" w:cs="Times New Roman"/>
      <w:sz w:val="24"/>
      <w:szCs w:val="24"/>
    </w:rPr>
  </w:style>
  <w:style w:type="paragraph" w:styleId="TOCHeading">
    <w:name w:val="TOC Heading"/>
    <w:basedOn w:val="Heading1"/>
    <w:next w:val="Normal"/>
    <w:uiPriority w:val="39"/>
    <w:semiHidden/>
    <w:unhideWhenUsed/>
    <w:qFormat/>
    <w:rsid w:val="009F3DB9"/>
    <w:pPr>
      <w:numPr>
        <w:numId w:val="0"/>
      </w:numPr>
      <w:spacing w:line="276" w:lineRule="auto"/>
      <w:outlineLvl w:val="9"/>
    </w:pPr>
  </w:style>
  <w:style w:type="paragraph" w:styleId="TOC1">
    <w:name w:val="toc 1"/>
    <w:basedOn w:val="Normal"/>
    <w:next w:val="Normal"/>
    <w:autoRedefine/>
    <w:uiPriority w:val="39"/>
    <w:unhideWhenUsed/>
    <w:rsid w:val="009F3DB9"/>
    <w:pPr>
      <w:spacing w:after="100"/>
    </w:pPr>
  </w:style>
  <w:style w:type="paragraph" w:styleId="TOC2">
    <w:name w:val="toc 2"/>
    <w:basedOn w:val="Normal"/>
    <w:next w:val="Normal"/>
    <w:autoRedefine/>
    <w:uiPriority w:val="39"/>
    <w:unhideWhenUsed/>
    <w:rsid w:val="009F3DB9"/>
    <w:pPr>
      <w:spacing w:after="100"/>
      <w:ind w:left="240"/>
    </w:pPr>
  </w:style>
  <w:style w:type="paragraph" w:styleId="TOC3">
    <w:name w:val="toc 3"/>
    <w:basedOn w:val="Normal"/>
    <w:next w:val="Normal"/>
    <w:autoRedefine/>
    <w:uiPriority w:val="39"/>
    <w:unhideWhenUsed/>
    <w:rsid w:val="009F3DB9"/>
    <w:pPr>
      <w:spacing w:after="100"/>
      <w:ind w:left="480"/>
    </w:pPr>
  </w:style>
  <w:style w:type="character" w:styleId="Hyperlink">
    <w:name w:val="Hyperlink"/>
    <w:basedOn w:val="DefaultParagraphFont"/>
    <w:uiPriority w:val="99"/>
    <w:unhideWhenUsed/>
    <w:rsid w:val="009F3DB9"/>
    <w:rPr>
      <w:color w:val="0000FF" w:themeColor="hyperlink"/>
      <w:u w:val="single"/>
    </w:rPr>
  </w:style>
  <w:style w:type="paragraph" w:styleId="TOC4">
    <w:name w:val="toc 4"/>
    <w:basedOn w:val="Normal"/>
    <w:next w:val="Normal"/>
    <w:autoRedefine/>
    <w:uiPriority w:val="39"/>
    <w:unhideWhenUsed/>
    <w:rsid w:val="00745F5E"/>
    <w:pPr>
      <w:spacing w:after="100" w:line="276" w:lineRule="auto"/>
      <w:ind w:left="660"/>
    </w:pPr>
    <w:rPr>
      <w:rFonts w:asciiTheme="minorHAnsi" w:eastAsiaTheme="minorEastAsia" w:hAnsiTheme="minorHAnsi" w:cstheme="minorBidi"/>
      <w:sz w:val="22"/>
      <w:szCs w:val="22"/>
      <w:lang w:val="en-ZA" w:eastAsia="en-ZA"/>
    </w:rPr>
  </w:style>
  <w:style w:type="paragraph" w:styleId="TOC5">
    <w:name w:val="toc 5"/>
    <w:basedOn w:val="Normal"/>
    <w:next w:val="Normal"/>
    <w:autoRedefine/>
    <w:uiPriority w:val="39"/>
    <w:unhideWhenUsed/>
    <w:rsid w:val="00745F5E"/>
    <w:pPr>
      <w:spacing w:after="100" w:line="276" w:lineRule="auto"/>
      <w:ind w:left="880"/>
    </w:pPr>
    <w:rPr>
      <w:rFonts w:asciiTheme="minorHAnsi" w:eastAsiaTheme="minorEastAsia" w:hAnsiTheme="minorHAnsi" w:cstheme="minorBidi"/>
      <w:sz w:val="22"/>
      <w:szCs w:val="22"/>
      <w:lang w:val="en-ZA" w:eastAsia="en-ZA"/>
    </w:rPr>
  </w:style>
  <w:style w:type="paragraph" w:styleId="TOC6">
    <w:name w:val="toc 6"/>
    <w:basedOn w:val="Normal"/>
    <w:next w:val="Normal"/>
    <w:autoRedefine/>
    <w:uiPriority w:val="39"/>
    <w:unhideWhenUsed/>
    <w:rsid w:val="00745F5E"/>
    <w:pPr>
      <w:spacing w:after="100" w:line="276" w:lineRule="auto"/>
      <w:ind w:left="1100"/>
    </w:pPr>
    <w:rPr>
      <w:rFonts w:asciiTheme="minorHAnsi" w:eastAsiaTheme="minorEastAsia" w:hAnsiTheme="minorHAnsi" w:cstheme="minorBidi"/>
      <w:sz w:val="22"/>
      <w:szCs w:val="22"/>
      <w:lang w:val="en-ZA" w:eastAsia="en-ZA"/>
    </w:rPr>
  </w:style>
  <w:style w:type="paragraph" w:styleId="TOC7">
    <w:name w:val="toc 7"/>
    <w:basedOn w:val="Normal"/>
    <w:next w:val="Normal"/>
    <w:autoRedefine/>
    <w:uiPriority w:val="39"/>
    <w:unhideWhenUsed/>
    <w:rsid w:val="00745F5E"/>
    <w:pPr>
      <w:spacing w:after="100" w:line="276" w:lineRule="auto"/>
      <w:ind w:left="1320"/>
    </w:pPr>
    <w:rPr>
      <w:rFonts w:asciiTheme="minorHAnsi" w:eastAsiaTheme="minorEastAsia" w:hAnsiTheme="minorHAnsi" w:cstheme="minorBidi"/>
      <w:sz w:val="22"/>
      <w:szCs w:val="22"/>
      <w:lang w:val="en-ZA" w:eastAsia="en-ZA"/>
    </w:rPr>
  </w:style>
  <w:style w:type="paragraph" w:styleId="TOC8">
    <w:name w:val="toc 8"/>
    <w:basedOn w:val="Normal"/>
    <w:next w:val="Normal"/>
    <w:autoRedefine/>
    <w:uiPriority w:val="39"/>
    <w:unhideWhenUsed/>
    <w:rsid w:val="00745F5E"/>
    <w:pPr>
      <w:spacing w:after="100" w:line="276" w:lineRule="auto"/>
      <w:ind w:left="1540"/>
    </w:pPr>
    <w:rPr>
      <w:rFonts w:asciiTheme="minorHAnsi" w:eastAsiaTheme="minorEastAsia" w:hAnsiTheme="minorHAnsi" w:cstheme="minorBidi"/>
      <w:sz w:val="22"/>
      <w:szCs w:val="22"/>
      <w:lang w:val="en-ZA" w:eastAsia="en-ZA"/>
    </w:rPr>
  </w:style>
  <w:style w:type="paragraph" w:styleId="TOC9">
    <w:name w:val="toc 9"/>
    <w:basedOn w:val="Normal"/>
    <w:next w:val="Normal"/>
    <w:autoRedefine/>
    <w:uiPriority w:val="39"/>
    <w:unhideWhenUsed/>
    <w:rsid w:val="00745F5E"/>
    <w:pPr>
      <w:spacing w:after="100" w:line="276" w:lineRule="auto"/>
      <w:ind w:left="1760"/>
    </w:pPr>
    <w:rPr>
      <w:rFonts w:asciiTheme="minorHAnsi" w:eastAsiaTheme="minorEastAsia" w:hAnsiTheme="minorHAnsi" w:cstheme="minorBidi"/>
      <w:sz w:val="22"/>
      <w:szCs w:val="22"/>
      <w:lang w:val="en-ZA" w:eastAsia="en-ZA"/>
    </w:rPr>
  </w:style>
  <w:style w:type="character" w:customStyle="1" w:styleId="gi">
    <w:name w:val="gi"/>
    <w:basedOn w:val="DefaultParagraphFont"/>
    <w:rsid w:val="006551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0327">
      <w:bodyDiv w:val="1"/>
      <w:marLeft w:val="0"/>
      <w:marRight w:val="0"/>
      <w:marTop w:val="0"/>
      <w:marBottom w:val="0"/>
      <w:divBdr>
        <w:top w:val="none" w:sz="0" w:space="0" w:color="auto"/>
        <w:left w:val="none" w:sz="0" w:space="0" w:color="auto"/>
        <w:bottom w:val="none" w:sz="0" w:space="0" w:color="auto"/>
        <w:right w:val="none" w:sz="0" w:space="0" w:color="auto"/>
      </w:divBdr>
    </w:div>
    <w:div w:id="111942410">
      <w:bodyDiv w:val="1"/>
      <w:marLeft w:val="0"/>
      <w:marRight w:val="0"/>
      <w:marTop w:val="0"/>
      <w:marBottom w:val="0"/>
      <w:divBdr>
        <w:top w:val="none" w:sz="0" w:space="0" w:color="auto"/>
        <w:left w:val="none" w:sz="0" w:space="0" w:color="auto"/>
        <w:bottom w:val="none" w:sz="0" w:space="0" w:color="auto"/>
        <w:right w:val="none" w:sz="0" w:space="0" w:color="auto"/>
      </w:divBdr>
    </w:div>
    <w:div w:id="131875801">
      <w:bodyDiv w:val="1"/>
      <w:marLeft w:val="0"/>
      <w:marRight w:val="0"/>
      <w:marTop w:val="0"/>
      <w:marBottom w:val="0"/>
      <w:divBdr>
        <w:top w:val="none" w:sz="0" w:space="0" w:color="auto"/>
        <w:left w:val="none" w:sz="0" w:space="0" w:color="auto"/>
        <w:bottom w:val="none" w:sz="0" w:space="0" w:color="auto"/>
        <w:right w:val="none" w:sz="0" w:space="0" w:color="auto"/>
      </w:divBdr>
    </w:div>
    <w:div w:id="170679628">
      <w:bodyDiv w:val="1"/>
      <w:marLeft w:val="0"/>
      <w:marRight w:val="0"/>
      <w:marTop w:val="0"/>
      <w:marBottom w:val="0"/>
      <w:divBdr>
        <w:top w:val="none" w:sz="0" w:space="0" w:color="auto"/>
        <w:left w:val="none" w:sz="0" w:space="0" w:color="auto"/>
        <w:bottom w:val="none" w:sz="0" w:space="0" w:color="auto"/>
        <w:right w:val="none" w:sz="0" w:space="0" w:color="auto"/>
      </w:divBdr>
    </w:div>
    <w:div w:id="313872477">
      <w:bodyDiv w:val="1"/>
      <w:marLeft w:val="0"/>
      <w:marRight w:val="0"/>
      <w:marTop w:val="0"/>
      <w:marBottom w:val="0"/>
      <w:divBdr>
        <w:top w:val="none" w:sz="0" w:space="0" w:color="auto"/>
        <w:left w:val="none" w:sz="0" w:space="0" w:color="auto"/>
        <w:bottom w:val="none" w:sz="0" w:space="0" w:color="auto"/>
        <w:right w:val="none" w:sz="0" w:space="0" w:color="auto"/>
      </w:divBdr>
    </w:div>
    <w:div w:id="417748374">
      <w:bodyDiv w:val="1"/>
      <w:marLeft w:val="0"/>
      <w:marRight w:val="0"/>
      <w:marTop w:val="0"/>
      <w:marBottom w:val="0"/>
      <w:divBdr>
        <w:top w:val="none" w:sz="0" w:space="0" w:color="auto"/>
        <w:left w:val="none" w:sz="0" w:space="0" w:color="auto"/>
        <w:bottom w:val="none" w:sz="0" w:space="0" w:color="auto"/>
        <w:right w:val="none" w:sz="0" w:space="0" w:color="auto"/>
      </w:divBdr>
    </w:div>
    <w:div w:id="433481739">
      <w:bodyDiv w:val="1"/>
      <w:marLeft w:val="0"/>
      <w:marRight w:val="0"/>
      <w:marTop w:val="0"/>
      <w:marBottom w:val="0"/>
      <w:divBdr>
        <w:top w:val="none" w:sz="0" w:space="0" w:color="auto"/>
        <w:left w:val="none" w:sz="0" w:space="0" w:color="auto"/>
        <w:bottom w:val="none" w:sz="0" w:space="0" w:color="auto"/>
        <w:right w:val="none" w:sz="0" w:space="0" w:color="auto"/>
      </w:divBdr>
    </w:div>
    <w:div w:id="722559881">
      <w:bodyDiv w:val="1"/>
      <w:marLeft w:val="0"/>
      <w:marRight w:val="0"/>
      <w:marTop w:val="0"/>
      <w:marBottom w:val="0"/>
      <w:divBdr>
        <w:top w:val="none" w:sz="0" w:space="0" w:color="auto"/>
        <w:left w:val="none" w:sz="0" w:space="0" w:color="auto"/>
        <w:bottom w:val="none" w:sz="0" w:space="0" w:color="auto"/>
        <w:right w:val="none" w:sz="0" w:space="0" w:color="auto"/>
      </w:divBdr>
    </w:div>
    <w:div w:id="770587249">
      <w:bodyDiv w:val="1"/>
      <w:marLeft w:val="0"/>
      <w:marRight w:val="0"/>
      <w:marTop w:val="0"/>
      <w:marBottom w:val="0"/>
      <w:divBdr>
        <w:top w:val="none" w:sz="0" w:space="0" w:color="auto"/>
        <w:left w:val="none" w:sz="0" w:space="0" w:color="auto"/>
        <w:bottom w:val="none" w:sz="0" w:space="0" w:color="auto"/>
        <w:right w:val="none" w:sz="0" w:space="0" w:color="auto"/>
      </w:divBdr>
    </w:div>
    <w:div w:id="798840082">
      <w:bodyDiv w:val="1"/>
      <w:marLeft w:val="0"/>
      <w:marRight w:val="0"/>
      <w:marTop w:val="0"/>
      <w:marBottom w:val="0"/>
      <w:divBdr>
        <w:top w:val="none" w:sz="0" w:space="0" w:color="auto"/>
        <w:left w:val="none" w:sz="0" w:space="0" w:color="auto"/>
        <w:bottom w:val="none" w:sz="0" w:space="0" w:color="auto"/>
        <w:right w:val="none" w:sz="0" w:space="0" w:color="auto"/>
      </w:divBdr>
    </w:div>
    <w:div w:id="815604383">
      <w:bodyDiv w:val="1"/>
      <w:marLeft w:val="0"/>
      <w:marRight w:val="0"/>
      <w:marTop w:val="0"/>
      <w:marBottom w:val="0"/>
      <w:divBdr>
        <w:top w:val="none" w:sz="0" w:space="0" w:color="auto"/>
        <w:left w:val="none" w:sz="0" w:space="0" w:color="auto"/>
        <w:bottom w:val="none" w:sz="0" w:space="0" w:color="auto"/>
        <w:right w:val="none" w:sz="0" w:space="0" w:color="auto"/>
      </w:divBdr>
    </w:div>
    <w:div w:id="857082239">
      <w:bodyDiv w:val="1"/>
      <w:marLeft w:val="0"/>
      <w:marRight w:val="0"/>
      <w:marTop w:val="0"/>
      <w:marBottom w:val="0"/>
      <w:divBdr>
        <w:top w:val="none" w:sz="0" w:space="0" w:color="auto"/>
        <w:left w:val="none" w:sz="0" w:space="0" w:color="auto"/>
        <w:bottom w:val="none" w:sz="0" w:space="0" w:color="auto"/>
        <w:right w:val="none" w:sz="0" w:space="0" w:color="auto"/>
      </w:divBdr>
    </w:div>
    <w:div w:id="872183743">
      <w:bodyDiv w:val="1"/>
      <w:marLeft w:val="0"/>
      <w:marRight w:val="0"/>
      <w:marTop w:val="0"/>
      <w:marBottom w:val="0"/>
      <w:divBdr>
        <w:top w:val="none" w:sz="0" w:space="0" w:color="auto"/>
        <w:left w:val="none" w:sz="0" w:space="0" w:color="auto"/>
        <w:bottom w:val="none" w:sz="0" w:space="0" w:color="auto"/>
        <w:right w:val="none" w:sz="0" w:space="0" w:color="auto"/>
      </w:divBdr>
    </w:div>
    <w:div w:id="926160107">
      <w:bodyDiv w:val="1"/>
      <w:marLeft w:val="0"/>
      <w:marRight w:val="0"/>
      <w:marTop w:val="0"/>
      <w:marBottom w:val="0"/>
      <w:divBdr>
        <w:top w:val="none" w:sz="0" w:space="0" w:color="auto"/>
        <w:left w:val="none" w:sz="0" w:space="0" w:color="auto"/>
        <w:bottom w:val="none" w:sz="0" w:space="0" w:color="auto"/>
        <w:right w:val="none" w:sz="0" w:space="0" w:color="auto"/>
      </w:divBdr>
    </w:div>
    <w:div w:id="1032222504">
      <w:bodyDiv w:val="1"/>
      <w:marLeft w:val="0"/>
      <w:marRight w:val="0"/>
      <w:marTop w:val="0"/>
      <w:marBottom w:val="0"/>
      <w:divBdr>
        <w:top w:val="none" w:sz="0" w:space="0" w:color="auto"/>
        <w:left w:val="none" w:sz="0" w:space="0" w:color="auto"/>
        <w:bottom w:val="none" w:sz="0" w:space="0" w:color="auto"/>
        <w:right w:val="none" w:sz="0" w:space="0" w:color="auto"/>
      </w:divBdr>
    </w:div>
    <w:div w:id="1096483659">
      <w:bodyDiv w:val="1"/>
      <w:marLeft w:val="0"/>
      <w:marRight w:val="0"/>
      <w:marTop w:val="0"/>
      <w:marBottom w:val="0"/>
      <w:divBdr>
        <w:top w:val="none" w:sz="0" w:space="0" w:color="auto"/>
        <w:left w:val="none" w:sz="0" w:space="0" w:color="auto"/>
        <w:bottom w:val="none" w:sz="0" w:space="0" w:color="auto"/>
        <w:right w:val="none" w:sz="0" w:space="0" w:color="auto"/>
      </w:divBdr>
    </w:div>
    <w:div w:id="1126774374">
      <w:bodyDiv w:val="1"/>
      <w:marLeft w:val="0"/>
      <w:marRight w:val="0"/>
      <w:marTop w:val="0"/>
      <w:marBottom w:val="0"/>
      <w:divBdr>
        <w:top w:val="none" w:sz="0" w:space="0" w:color="auto"/>
        <w:left w:val="none" w:sz="0" w:space="0" w:color="auto"/>
        <w:bottom w:val="none" w:sz="0" w:space="0" w:color="auto"/>
        <w:right w:val="none" w:sz="0" w:space="0" w:color="auto"/>
      </w:divBdr>
    </w:div>
    <w:div w:id="1311135746">
      <w:bodyDiv w:val="1"/>
      <w:marLeft w:val="0"/>
      <w:marRight w:val="0"/>
      <w:marTop w:val="0"/>
      <w:marBottom w:val="0"/>
      <w:divBdr>
        <w:top w:val="none" w:sz="0" w:space="0" w:color="auto"/>
        <w:left w:val="none" w:sz="0" w:space="0" w:color="auto"/>
        <w:bottom w:val="none" w:sz="0" w:space="0" w:color="auto"/>
        <w:right w:val="none" w:sz="0" w:space="0" w:color="auto"/>
      </w:divBdr>
    </w:div>
    <w:div w:id="1880705848">
      <w:bodyDiv w:val="1"/>
      <w:marLeft w:val="0"/>
      <w:marRight w:val="0"/>
      <w:marTop w:val="0"/>
      <w:marBottom w:val="0"/>
      <w:divBdr>
        <w:top w:val="none" w:sz="0" w:space="0" w:color="auto"/>
        <w:left w:val="none" w:sz="0" w:space="0" w:color="auto"/>
        <w:bottom w:val="none" w:sz="0" w:space="0" w:color="auto"/>
        <w:right w:val="none" w:sz="0" w:space="0" w:color="auto"/>
      </w:divBdr>
    </w:div>
    <w:div w:id="1987271258">
      <w:bodyDiv w:val="1"/>
      <w:marLeft w:val="0"/>
      <w:marRight w:val="0"/>
      <w:marTop w:val="0"/>
      <w:marBottom w:val="0"/>
      <w:divBdr>
        <w:top w:val="none" w:sz="0" w:space="0" w:color="auto"/>
        <w:left w:val="none" w:sz="0" w:space="0" w:color="auto"/>
        <w:bottom w:val="none" w:sz="0" w:space="0" w:color="auto"/>
        <w:right w:val="none" w:sz="0" w:space="0" w:color="auto"/>
      </w:divBdr>
    </w:div>
    <w:div w:id="205765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package" Target="embeddings/Microsoft_Excel_Worksheet1.xlsx"/><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BEC87A-77EC-4AB7-B1D6-72A0E9F83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120</Pages>
  <Words>27473</Words>
  <Characters>156600</Characters>
  <Application>Microsoft Office Word</Application>
  <DocSecurity>0</DocSecurity>
  <Lines>1305</Lines>
  <Paragraphs>367</Paragraphs>
  <ScaleCrop>false</ScaleCrop>
  <HeadingPairs>
    <vt:vector size="2" baseType="variant">
      <vt:variant>
        <vt:lpstr>Title</vt:lpstr>
      </vt:variant>
      <vt:variant>
        <vt:i4>1</vt:i4>
      </vt:variant>
    </vt:vector>
  </HeadingPairs>
  <TitlesOfParts>
    <vt:vector size="1" baseType="lpstr">
      <vt:lpstr/>
    </vt:vector>
  </TitlesOfParts>
  <Company>Accenture</Company>
  <LinksUpToDate>false</LinksUpToDate>
  <CharactersWithSpaces>183706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Lillian</dc:creator>
  <cp:lastModifiedBy>alvin kameme</cp:lastModifiedBy>
  <cp:revision>4</cp:revision>
  <dcterms:created xsi:type="dcterms:W3CDTF">2013-11-18T17:34:00Z</dcterms:created>
  <dcterms:modified xsi:type="dcterms:W3CDTF">2014-06-03T08:53:00Z</dcterms:modified>
</cp:coreProperties>
</file>